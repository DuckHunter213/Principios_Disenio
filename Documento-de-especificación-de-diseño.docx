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59C5CD" w14:textId="77777777" w:rsidR="006427A1" w:rsidRPr="00F913C6" w:rsidRDefault="006427A1" w:rsidP="0069144F">
      <w:pPr>
        <w:jc w:val="center"/>
        <w:rPr>
          <w:rFonts w:ascii="Arial" w:hAnsi="Arial" w:cs="Arial"/>
          <w:b/>
          <w:sz w:val="56"/>
          <w:szCs w:val="56"/>
          <w:lang w:val="es-ES_tradnl"/>
        </w:rPr>
      </w:pPr>
      <w:r w:rsidRPr="00F913C6">
        <w:rPr>
          <w:rFonts w:ascii="Arial" w:hAnsi="Arial" w:cs="Arial"/>
          <w:b/>
          <w:sz w:val="56"/>
          <w:szCs w:val="56"/>
        </w:rPr>
        <w:t>Proyecto biblioteca “</w:t>
      </w:r>
      <w:r w:rsidRPr="00F913C6">
        <w:rPr>
          <w:rFonts w:ascii="Arial" w:hAnsi="Arial" w:cs="Arial"/>
          <w:b/>
          <w:sz w:val="56"/>
          <w:szCs w:val="56"/>
          <w:lang w:val="es-ES_tradnl"/>
        </w:rPr>
        <w:t>Lic. Javier Juárez Sánchez”</w:t>
      </w:r>
    </w:p>
    <w:p w14:paraId="4206331F" w14:textId="4C5BE7E6" w:rsidR="00F913C6" w:rsidRPr="00F913C6" w:rsidRDefault="009831CA" w:rsidP="00F913C6">
      <w:pPr>
        <w:jc w:val="center"/>
        <w:rPr>
          <w:rFonts w:ascii="Arial" w:hAnsi="Arial" w:cs="Arial"/>
          <w:sz w:val="40"/>
          <w:szCs w:val="40"/>
          <w:lang w:val="es-ES_tradnl"/>
        </w:rPr>
      </w:pPr>
      <w:r>
        <w:rPr>
          <w:rFonts w:ascii="Arial" w:hAnsi="Arial" w:cs="Arial"/>
          <w:sz w:val="40"/>
          <w:szCs w:val="40"/>
          <w:lang w:val="es-ES_tradnl"/>
        </w:rPr>
        <w:t>Especificación de diseño</w:t>
      </w:r>
    </w:p>
    <w:p w14:paraId="02E40A73" w14:textId="77777777" w:rsidR="00F913C6" w:rsidRDefault="00F913C6" w:rsidP="0069144F">
      <w:pPr>
        <w:rPr>
          <w:rFonts w:ascii="Arial" w:hAnsi="Arial" w:cs="Arial"/>
          <w:b/>
          <w:sz w:val="24"/>
          <w:szCs w:val="24"/>
          <w:lang w:val="es-ES_tradnl"/>
        </w:rPr>
      </w:pPr>
    </w:p>
    <w:p w14:paraId="01719D9F" w14:textId="77777777" w:rsidR="00F913C6" w:rsidRDefault="00F913C6" w:rsidP="0069144F">
      <w:pPr>
        <w:rPr>
          <w:rFonts w:ascii="Arial" w:hAnsi="Arial" w:cs="Arial"/>
          <w:b/>
          <w:sz w:val="24"/>
          <w:szCs w:val="24"/>
          <w:lang w:val="es-ES_tradnl"/>
        </w:rPr>
      </w:pPr>
    </w:p>
    <w:p w14:paraId="7EB886F2" w14:textId="77777777" w:rsidR="0069144F" w:rsidRDefault="0069144F" w:rsidP="0069144F">
      <w:pPr>
        <w:rPr>
          <w:rFonts w:ascii="Arial" w:hAnsi="Arial" w:cs="Arial"/>
          <w:b/>
          <w:sz w:val="24"/>
          <w:szCs w:val="24"/>
          <w:lang w:val="es-ES_tradnl"/>
        </w:rPr>
      </w:pPr>
      <w:r>
        <w:rPr>
          <w:rFonts w:ascii="Arial" w:hAnsi="Arial" w:cs="Arial"/>
          <w:b/>
          <w:sz w:val="24"/>
          <w:szCs w:val="24"/>
          <w:lang w:val="es-ES_tradnl"/>
        </w:rPr>
        <w:t>Integrantes:</w:t>
      </w:r>
    </w:p>
    <w:p w14:paraId="081DECDF" w14:textId="617BF746" w:rsidR="0069144F" w:rsidRPr="0069144F" w:rsidRDefault="00BF3B47" w:rsidP="0069144F">
      <w:pPr>
        <w:pStyle w:val="Prrafodelista"/>
        <w:numPr>
          <w:ilvl w:val="0"/>
          <w:numId w:val="1"/>
        </w:numPr>
        <w:rPr>
          <w:rFonts w:ascii="Arial" w:hAnsi="Arial" w:cs="Arial"/>
          <w:sz w:val="24"/>
          <w:szCs w:val="24"/>
          <w:lang w:val="es-ES_tradnl"/>
        </w:rPr>
      </w:pPr>
      <w:r>
        <w:rPr>
          <w:rFonts w:ascii="Arial" w:hAnsi="Arial" w:cs="Arial"/>
          <w:sz w:val="24"/>
          <w:szCs w:val="24"/>
          <w:lang w:val="es-ES_tradnl"/>
        </w:rPr>
        <w:t>Luis Fernando Gómez Alejandre</w:t>
      </w:r>
    </w:p>
    <w:p w14:paraId="7F14CA26" w14:textId="77777777"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Francisco Gerardo Mares Solano</w:t>
      </w:r>
    </w:p>
    <w:p w14:paraId="5B9C1B46" w14:textId="77777777"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Rodrigo Ruiz Salmorán</w:t>
      </w:r>
    </w:p>
    <w:p w14:paraId="0ECF35DB" w14:textId="216F0230"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 xml:space="preserve">Ossiel Niembro </w:t>
      </w:r>
      <w:r w:rsidR="0099318E" w:rsidRPr="0069144F">
        <w:rPr>
          <w:rFonts w:ascii="Arial" w:hAnsi="Arial" w:cs="Arial"/>
          <w:sz w:val="24"/>
          <w:szCs w:val="24"/>
          <w:lang w:val="es-ES_tradnl"/>
        </w:rPr>
        <w:t>Garc</w:t>
      </w:r>
      <w:r w:rsidR="0099318E" w:rsidRPr="00217D82">
        <w:rPr>
          <w:rFonts w:ascii="Arial" w:hAnsi="Arial" w:cs="Arial"/>
          <w:sz w:val="24"/>
          <w:szCs w:val="24"/>
          <w:lang w:val="es-ES_tradnl"/>
        </w:rPr>
        <w:t>í</w:t>
      </w:r>
      <w:r w:rsidR="0099318E" w:rsidRPr="0069144F">
        <w:rPr>
          <w:rFonts w:ascii="Arial" w:hAnsi="Arial" w:cs="Arial"/>
          <w:sz w:val="24"/>
          <w:szCs w:val="24"/>
          <w:lang w:val="es-ES_tradnl"/>
        </w:rPr>
        <w:t>a</w:t>
      </w:r>
    </w:p>
    <w:p w14:paraId="3E51DBD7" w14:textId="77777777" w:rsid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Víctor Hugo Hernández Hoyos</w:t>
      </w:r>
    </w:p>
    <w:p w14:paraId="656B934E" w14:textId="77777777" w:rsidR="0069144F" w:rsidRPr="00F913C6" w:rsidRDefault="0069144F" w:rsidP="0069144F">
      <w:pPr>
        <w:rPr>
          <w:rFonts w:ascii="Arial" w:hAnsi="Arial" w:cs="Arial"/>
          <w:b/>
          <w:sz w:val="24"/>
          <w:szCs w:val="24"/>
          <w:lang w:val="es-ES_tradnl"/>
        </w:rPr>
      </w:pPr>
      <w:r w:rsidRPr="00F913C6">
        <w:rPr>
          <w:rFonts w:ascii="Arial" w:hAnsi="Arial" w:cs="Arial"/>
          <w:b/>
          <w:sz w:val="24"/>
          <w:szCs w:val="24"/>
          <w:lang w:val="es-ES_tradnl"/>
        </w:rPr>
        <w:t>Experiencia educativa:</w:t>
      </w:r>
    </w:p>
    <w:p w14:paraId="6AFF0D1F" w14:textId="77777777" w:rsidR="0069144F" w:rsidRDefault="0069144F" w:rsidP="0069144F">
      <w:pPr>
        <w:rPr>
          <w:rFonts w:ascii="Arial" w:hAnsi="Arial" w:cs="Arial"/>
          <w:sz w:val="24"/>
          <w:szCs w:val="24"/>
          <w:lang w:val="es-ES_tradnl"/>
        </w:rPr>
      </w:pPr>
      <w:r>
        <w:rPr>
          <w:rFonts w:ascii="Arial" w:hAnsi="Arial" w:cs="Arial"/>
          <w:sz w:val="24"/>
          <w:szCs w:val="24"/>
          <w:lang w:val="es-ES_tradnl"/>
        </w:rPr>
        <w:tab/>
        <w:t>Principios de Diseño de Software</w:t>
      </w:r>
    </w:p>
    <w:p w14:paraId="55A74CC8" w14:textId="77777777" w:rsidR="0069144F" w:rsidRPr="00F913C6" w:rsidRDefault="0069144F" w:rsidP="0069144F">
      <w:pPr>
        <w:rPr>
          <w:rFonts w:ascii="Arial" w:hAnsi="Arial" w:cs="Arial"/>
          <w:b/>
          <w:sz w:val="24"/>
          <w:szCs w:val="24"/>
          <w:lang w:val="es-ES_tradnl"/>
        </w:rPr>
      </w:pPr>
      <w:r w:rsidRPr="00F913C6">
        <w:rPr>
          <w:rFonts w:ascii="Arial" w:hAnsi="Arial" w:cs="Arial"/>
          <w:b/>
          <w:sz w:val="24"/>
          <w:szCs w:val="24"/>
          <w:lang w:val="es-ES_tradnl"/>
        </w:rPr>
        <w:t>Maestro:</w:t>
      </w:r>
    </w:p>
    <w:p w14:paraId="0E396B80" w14:textId="77777777" w:rsidR="0069144F" w:rsidRDefault="0069144F" w:rsidP="0069144F">
      <w:pPr>
        <w:rPr>
          <w:rFonts w:ascii="Arial" w:hAnsi="Arial" w:cs="Arial"/>
          <w:sz w:val="24"/>
          <w:szCs w:val="24"/>
          <w:lang w:val="es-ES_tradnl"/>
        </w:rPr>
      </w:pPr>
      <w:r>
        <w:rPr>
          <w:rFonts w:ascii="Arial" w:hAnsi="Arial" w:cs="Arial"/>
          <w:sz w:val="24"/>
          <w:szCs w:val="24"/>
          <w:lang w:val="es-ES_tradnl"/>
        </w:rPr>
        <w:tab/>
      </w:r>
      <w:r w:rsidRPr="0069144F">
        <w:rPr>
          <w:rFonts w:ascii="Arial" w:hAnsi="Arial" w:cs="Arial"/>
          <w:sz w:val="24"/>
          <w:szCs w:val="24"/>
          <w:lang w:val="es-ES_tradnl"/>
        </w:rPr>
        <w:t>Ocharán Hernández Jorge Octavio</w:t>
      </w:r>
    </w:p>
    <w:p w14:paraId="4BDDD4FB" w14:textId="77777777" w:rsidR="00F913C6" w:rsidRPr="00F913C6" w:rsidRDefault="00F913C6" w:rsidP="0069144F">
      <w:pPr>
        <w:rPr>
          <w:rFonts w:ascii="Arial" w:hAnsi="Arial" w:cs="Arial"/>
          <w:b/>
          <w:sz w:val="24"/>
          <w:szCs w:val="24"/>
          <w:lang w:val="es-ES_tradnl"/>
        </w:rPr>
      </w:pPr>
      <w:r w:rsidRPr="00F913C6">
        <w:rPr>
          <w:rFonts w:ascii="Arial" w:hAnsi="Arial" w:cs="Arial"/>
          <w:b/>
          <w:sz w:val="24"/>
          <w:szCs w:val="24"/>
          <w:lang w:val="es-ES_tradnl"/>
        </w:rPr>
        <w:t>Fecha:</w:t>
      </w:r>
    </w:p>
    <w:p w14:paraId="184085F7" w14:textId="77777777" w:rsidR="00F913C6" w:rsidRDefault="00F913C6" w:rsidP="0069144F">
      <w:pPr>
        <w:rPr>
          <w:rFonts w:ascii="Arial" w:hAnsi="Arial" w:cs="Arial"/>
          <w:sz w:val="24"/>
          <w:szCs w:val="24"/>
          <w:lang w:val="es-ES_tradnl"/>
        </w:rPr>
      </w:pPr>
      <w:r>
        <w:rPr>
          <w:rFonts w:ascii="Arial" w:hAnsi="Arial" w:cs="Arial"/>
          <w:sz w:val="24"/>
          <w:szCs w:val="24"/>
          <w:lang w:val="es-ES_tradnl"/>
        </w:rPr>
        <w:tab/>
      </w:r>
      <w:r w:rsidR="00020161">
        <w:rPr>
          <w:rFonts w:ascii="Arial" w:hAnsi="Arial" w:cs="Arial"/>
          <w:sz w:val="24"/>
          <w:szCs w:val="24"/>
          <w:lang w:val="es-ES_tradnl"/>
        </w:rPr>
        <w:t>Viernes, 20</w:t>
      </w:r>
      <w:r>
        <w:rPr>
          <w:rFonts w:ascii="Arial" w:hAnsi="Arial" w:cs="Arial"/>
          <w:sz w:val="24"/>
          <w:szCs w:val="24"/>
          <w:lang w:val="es-ES_tradnl"/>
        </w:rPr>
        <w:t xml:space="preserve"> de ma</w:t>
      </w:r>
      <w:r w:rsidR="00020161">
        <w:rPr>
          <w:rFonts w:ascii="Arial" w:hAnsi="Arial" w:cs="Arial"/>
          <w:sz w:val="24"/>
          <w:szCs w:val="24"/>
          <w:lang w:val="es-ES_tradnl"/>
        </w:rPr>
        <w:t>yo</w:t>
      </w:r>
      <w:r>
        <w:rPr>
          <w:rFonts w:ascii="Arial" w:hAnsi="Arial" w:cs="Arial"/>
          <w:sz w:val="24"/>
          <w:szCs w:val="24"/>
          <w:lang w:val="es-ES_tradnl"/>
        </w:rPr>
        <w:t xml:space="preserve"> de 2016</w:t>
      </w:r>
    </w:p>
    <w:p w14:paraId="7E6013F7" w14:textId="77777777" w:rsidR="00D0595A" w:rsidRDefault="00D0595A">
      <w:pPr>
        <w:rPr>
          <w:rFonts w:ascii="Arial" w:hAnsi="Arial" w:cs="Arial"/>
          <w:sz w:val="24"/>
          <w:szCs w:val="24"/>
          <w:lang w:val="es-ES_tradnl"/>
        </w:rPr>
      </w:pPr>
      <w:r>
        <w:rPr>
          <w:rFonts w:ascii="Arial" w:hAnsi="Arial" w:cs="Arial"/>
          <w:sz w:val="24"/>
          <w:szCs w:val="24"/>
          <w:lang w:val="es-ES_tradnl"/>
        </w:rPr>
        <w:br w:type="page"/>
      </w:r>
    </w:p>
    <w:p w14:paraId="46EAF69F" w14:textId="77777777" w:rsidR="00D0595A" w:rsidRPr="002D4E62" w:rsidRDefault="00D0595A" w:rsidP="002D4E62">
      <w:pPr>
        <w:jc w:val="center"/>
        <w:rPr>
          <w:rFonts w:ascii="Raleway" w:hAnsi="Raleway"/>
          <w:smallCaps/>
          <w:sz w:val="48"/>
        </w:rPr>
      </w:pPr>
      <w:r w:rsidRPr="002D4E62">
        <w:rPr>
          <w:rFonts w:ascii="Raleway" w:hAnsi="Raleway"/>
          <w:smallCaps/>
          <w:sz w:val="48"/>
        </w:rPr>
        <w:lastRenderedPageBreak/>
        <w:t>índice</w:t>
      </w:r>
    </w:p>
    <w:p w14:paraId="064BFDDA" w14:textId="25E6917A" w:rsidR="00BF3B47" w:rsidRDefault="00D0595A">
      <w:pPr>
        <w:pStyle w:val="TDC1"/>
        <w:tabs>
          <w:tab w:val="left" w:pos="440"/>
          <w:tab w:val="right" w:leader="underscore" w:pos="8828"/>
        </w:tabs>
        <w:rPr>
          <w:rFonts w:eastAsiaTheme="minorEastAsia"/>
          <w:noProof/>
          <w:lang w:eastAsia="ja-JP"/>
        </w:rPr>
      </w:pPr>
      <w:r>
        <w:rPr>
          <w:rFonts w:ascii="Arial" w:eastAsia="Times New Roman" w:hAnsi="Arial" w:cs="Arial"/>
          <w:color w:val="000000"/>
          <w:sz w:val="28"/>
          <w:szCs w:val="28"/>
          <w:lang w:eastAsia="es-MX"/>
        </w:rPr>
        <w:fldChar w:fldCharType="begin"/>
      </w:r>
      <w:r>
        <w:rPr>
          <w:rFonts w:ascii="Arial" w:eastAsia="Times New Roman" w:hAnsi="Arial" w:cs="Arial"/>
          <w:color w:val="000000"/>
          <w:sz w:val="28"/>
          <w:szCs w:val="28"/>
          <w:lang w:eastAsia="es-MX"/>
        </w:rPr>
        <w:instrText xml:space="preserve"> TOC \o "1-5" \h \z \t "H3,3" </w:instrText>
      </w:r>
      <w:r>
        <w:rPr>
          <w:rFonts w:ascii="Arial" w:eastAsia="Times New Roman" w:hAnsi="Arial" w:cs="Arial"/>
          <w:color w:val="000000"/>
          <w:sz w:val="28"/>
          <w:szCs w:val="28"/>
          <w:lang w:eastAsia="es-MX"/>
        </w:rPr>
        <w:fldChar w:fldCharType="separate"/>
      </w:r>
      <w:hyperlink w:anchor="_Toc452731626" w:history="1">
        <w:r w:rsidR="00BF3B47" w:rsidRPr="00D515D5">
          <w:rPr>
            <w:rStyle w:val="Hipervnculo"/>
            <w:noProof/>
          </w:rPr>
          <w:t>1.</w:t>
        </w:r>
        <w:r w:rsidR="00BF3B47">
          <w:rPr>
            <w:rFonts w:eastAsiaTheme="minorEastAsia"/>
            <w:noProof/>
            <w:lang w:eastAsia="ja-JP"/>
          </w:rPr>
          <w:tab/>
        </w:r>
        <w:r w:rsidR="00BF3B47" w:rsidRPr="00D515D5">
          <w:rPr>
            <w:rStyle w:val="Hipervnculo"/>
            <w:noProof/>
          </w:rPr>
          <w:t>INTRODUCCIÓN</w:t>
        </w:r>
        <w:r w:rsidR="00BF3B47">
          <w:rPr>
            <w:noProof/>
            <w:webHidden/>
          </w:rPr>
          <w:tab/>
        </w:r>
        <w:r w:rsidR="00BF3B47">
          <w:rPr>
            <w:noProof/>
            <w:webHidden/>
          </w:rPr>
          <w:fldChar w:fldCharType="begin"/>
        </w:r>
        <w:r w:rsidR="00BF3B47">
          <w:rPr>
            <w:noProof/>
            <w:webHidden/>
          </w:rPr>
          <w:instrText xml:space="preserve"> PAGEREF _Toc452731626 \h </w:instrText>
        </w:r>
        <w:r w:rsidR="00BF3B47">
          <w:rPr>
            <w:noProof/>
            <w:webHidden/>
          </w:rPr>
        </w:r>
        <w:r w:rsidR="00BF3B47">
          <w:rPr>
            <w:noProof/>
            <w:webHidden/>
          </w:rPr>
          <w:fldChar w:fldCharType="separate"/>
        </w:r>
        <w:r w:rsidR="00BF3B47">
          <w:rPr>
            <w:noProof/>
            <w:webHidden/>
          </w:rPr>
          <w:t>7</w:t>
        </w:r>
        <w:r w:rsidR="00BF3B47">
          <w:rPr>
            <w:noProof/>
            <w:webHidden/>
          </w:rPr>
          <w:fldChar w:fldCharType="end"/>
        </w:r>
      </w:hyperlink>
    </w:p>
    <w:p w14:paraId="2C5639D0" w14:textId="1F116B90" w:rsidR="00BF3B47" w:rsidRDefault="00582BB7">
      <w:pPr>
        <w:pStyle w:val="TDC2"/>
        <w:tabs>
          <w:tab w:val="left" w:pos="880"/>
          <w:tab w:val="right" w:leader="underscore" w:pos="8828"/>
        </w:tabs>
        <w:rPr>
          <w:rFonts w:eastAsiaTheme="minorEastAsia"/>
          <w:noProof/>
          <w:lang w:eastAsia="ja-JP"/>
        </w:rPr>
      </w:pPr>
      <w:hyperlink w:anchor="_Toc452731627" w:history="1">
        <w:r w:rsidR="00BF3B47" w:rsidRPr="00D515D5">
          <w:rPr>
            <w:rStyle w:val="Hipervnculo"/>
            <w:noProof/>
          </w:rPr>
          <w:t>1.1</w:t>
        </w:r>
        <w:r w:rsidR="00BF3B47">
          <w:rPr>
            <w:rFonts w:eastAsiaTheme="minorEastAsia"/>
            <w:noProof/>
            <w:lang w:eastAsia="ja-JP"/>
          </w:rPr>
          <w:tab/>
        </w:r>
        <w:r w:rsidR="00BF3B47" w:rsidRPr="00D515D5">
          <w:rPr>
            <w:rStyle w:val="Hipervnculo"/>
            <w:noProof/>
          </w:rPr>
          <w:t>Propósito</w:t>
        </w:r>
        <w:r w:rsidR="00BF3B47">
          <w:rPr>
            <w:noProof/>
            <w:webHidden/>
          </w:rPr>
          <w:tab/>
        </w:r>
        <w:r w:rsidR="00BF3B47">
          <w:rPr>
            <w:noProof/>
            <w:webHidden/>
          </w:rPr>
          <w:fldChar w:fldCharType="begin"/>
        </w:r>
        <w:r w:rsidR="00BF3B47">
          <w:rPr>
            <w:noProof/>
            <w:webHidden/>
          </w:rPr>
          <w:instrText xml:space="preserve"> PAGEREF _Toc452731627 \h </w:instrText>
        </w:r>
        <w:r w:rsidR="00BF3B47">
          <w:rPr>
            <w:noProof/>
            <w:webHidden/>
          </w:rPr>
        </w:r>
        <w:r w:rsidR="00BF3B47">
          <w:rPr>
            <w:noProof/>
            <w:webHidden/>
          </w:rPr>
          <w:fldChar w:fldCharType="separate"/>
        </w:r>
        <w:r w:rsidR="00BF3B47">
          <w:rPr>
            <w:noProof/>
            <w:webHidden/>
          </w:rPr>
          <w:t>7</w:t>
        </w:r>
        <w:r w:rsidR="00BF3B47">
          <w:rPr>
            <w:noProof/>
            <w:webHidden/>
          </w:rPr>
          <w:fldChar w:fldCharType="end"/>
        </w:r>
      </w:hyperlink>
    </w:p>
    <w:p w14:paraId="02F4A695" w14:textId="52860739" w:rsidR="00BF3B47" w:rsidRDefault="00582BB7">
      <w:pPr>
        <w:pStyle w:val="TDC2"/>
        <w:tabs>
          <w:tab w:val="left" w:pos="880"/>
          <w:tab w:val="right" w:leader="underscore" w:pos="8828"/>
        </w:tabs>
        <w:rPr>
          <w:rFonts w:eastAsiaTheme="minorEastAsia"/>
          <w:noProof/>
          <w:lang w:eastAsia="ja-JP"/>
        </w:rPr>
      </w:pPr>
      <w:hyperlink w:anchor="_Toc452731628" w:history="1">
        <w:r w:rsidR="00BF3B47" w:rsidRPr="00D515D5">
          <w:rPr>
            <w:rStyle w:val="Hipervnculo"/>
            <w:noProof/>
          </w:rPr>
          <w:t>1.2</w:t>
        </w:r>
        <w:r w:rsidR="00BF3B47">
          <w:rPr>
            <w:rFonts w:eastAsiaTheme="minorEastAsia"/>
            <w:noProof/>
            <w:lang w:eastAsia="ja-JP"/>
          </w:rPr>
          <w:tab/>
        </w:r>
        <w:r w:rsidR="00BF3B47" w:rsidRPr="00D515D5">
          <w:rPr>
            <w:rStyle w:val="Hipervnculo"/>
            <w:noProof/>
          </w:rPr>
          <w:t>Alcance</w:t>
        </w:r>
        <w:r w:rsidR="00BF3B47">
          <w:rPr>
            <w:noProof/>
            <w:webHidden/>
          </w:rPr>
          <w:tab/>
        </w:r>
        <w:r w:rsidR="00BF3B47">
          <w:rPr>
            <w:noProof/>
            <w:webHidden/>
          </w:rPr>
          <w:fldChar w:fldCharType="begin"/>
        </w:r>
        <w:r w:rsidR="00BF3B47">
          <w:rPr>
            <w:noProof/>
            <w:webHidden/>
          </w:rPr>
          <w:instrText xml:space="preserve"> PAGEREF _Toc452731628 \h </w:instrText>
        </w:r>
        <w:r w:rsidR="00BF3B47">
          <w:rPr>
            <w:noProof/>
            <w:webHidden/>
          </w:rPr>
        </w:r>
        <w:r w:rsidR="00BF3B47">
          <w:rPr>
            <w:noProof/>
            <w:webHidden/>
          </w:rPr>
          <w:fldChar w:fldCharType="separate"/>
        </w:r>
        <w:r w:rsidR="00BF3B47">
          <w:rPr>
            <w:noProof/>
            <w:webHidden/>
          </w:rPr>
          <w:t>8</w:t>
        </w:r>
        <w:r w:rsidR="00BF3B47">
          <w:rPr>
            <w:noProof/>
            <w:webHidden/>
          </w:rPr>
          <w:fldChar w:fldCharType="end"/>
        </w:r>
      </w:hyperlink>
    </w:p>
    <w:p w14:paraId="7EA75749" w14:textId="1A3BCFFA" w:rsidR="00BF3B47" w:rsidRDefault="00582BB7">
      <w:pPr>
        <w:pStyle w:val="TDC2"/>
        <w:tabs>
          <w:tab w:val="left" w:pos="880"/>
          <w:tab w:val="right" w:leader="underscore" w:pos="8828"/>
        </w:tabs>
        <w:rPr>
          <w:rFonts w:eastAsiaTheme="minorEastAsia"/>
          <w:noProof/>
          <w:lang w:eastAsia="ja-JP"/>
        </w:rPr>
      </w:pPr>
      <w:hyperlink w:anchor="_Toc452731629" w:history="1">
        <w:r w:rsidR="00BF3B47" w:rsidRPr="00D515D5">
          <w:rPr>
            <w:rStyle w:val="Hipervnculo"/>
            <w:noProof/>
          </w:rPr>
          <w:t>1.3</w:t>
        </w:r>
        <w:r w:rsidR="00BF3B47">
          <w:rPr>
            <w:rFonts w:eastAsiaTheme="minorEastAsia"/>
            <w:noProof/>
            <w:lang w:eastAsia="ja-JP"/>
          </w:rPr>
          <w:tab/>
        </w:r>
        <w:r w:rsidR="00BF3B47" w:rsidRPr="00D515D5">
          <w:rPr>
            <w:rStyle w:val="Hipervnculo"/>
            <w:noProof/>
          </w:rPr>
          <w:t>Definiciones, acrónimos y abreviaturas</w:t>
        </w:r>
        <w:r w:rsidR="00BF3B47">
          <w:rPr>
            <w:noProof/>
            <w:webHidden/>
          </w:rPr>
          <w:tab/>
        </w:r>
        <w:r w:rsidR="00BF3B47">
          <w:rPr>
            <w:noProof/>
            <w:webHidden/>
          </w:rPr>
          <w:fldChar w:fldCharType="begin"/>
        </w:r>
        <w:r w:rsidR="00BF3B47">
          <w:rPr>
            <w:noProof/>
            <w:webHidden/>
          </w:rPr>
          <w:instrText xml:space="preserve"> PAGEREF _Toc452731629 \h </w:instrText>
        </w:r>
        <w:r w:rsidR="00BF3B47">
          <w:rPr>
            <w:noProof/>
            <w:webHidden/>
          </w:rPr>
        </w:r>
        <w:r w:rsidR="00BF3B47">
          <w:rPr>
            <w:noProof/>
            <w:webHidden/>
          </w:rPr>
          <w:fldChar w:fldCharType="separate"/>
        </w:r>
        <w:r w:rsidR="00BF3B47">
          <w:rPr>
            <w:noProof/>
            <w:webHidden/>
          </w:rPr>
          <w:t>8</w:t>
        </w:r>
        <w:r w:rsidR="00BF3B47">
          <w:rPr>
            <w:noProof/>
            <w:webHidden/>
          </w:rPr>
          <w:fldChar w:fldCharType="end"/>
        </w:r>
      </w:hyperlink>
    </w:p>
    <w:p w14:paraId="74CC9A12" w14:textId="0304DE34" w:rsidR="00BF3B47" w:rsidRDefault="00582BB7">
      <w:pPr>
        <w:pStyle w:val="TDC2"/>
        <w:tabs>
          <w:tab w:val="left" w:pos="880"/>
          <w:tab w:val="right" w:leader="underscore" w:pos="8828"/>
        </w:tabs>
        <w:rPr>
          <w:rFonts w:eastAsiaTheme="minorEastAsia"/>
          <w:noProof/>
          <w:lang w:eastAsia="ja-JP"/>
        </w:rPr>
      </w:pPr>
      <w:hyperlink w:anchor="_Toc452731630" w:history="1">
        <w:r w:rsidR="00BF3B47" w:rsidRPr="00D515D5">
          <w:rPr>
            <w:rStyle w:val="Hipervnculo"/>
            <w:noProof/>
          </w:rPr>
          <w:t>1.4</w:t>
        </w:r>
        <w:r w:rsidR="00BF3B47">
          <w:rPr>
            <w:rFonts w:eastAsiaTheme="minorEastAsia"/>
            <w:noProof/>
            <w:lang w:eastAsia="ja-JP"/>
          </w:rPr>
          <w:tab/>
        </w:r>
        <w:r w:rsidR="00BF3B47" w:rsidRPr="00D515D5">
          <w:rPr>
            <w:rStyle w:val="Hipervnculo"/>
            <w:noProof/>
          </w:rPr>
          <w:t>Información general</w:t>
        </w:r>
        <w:r w:rsidR="00BF3B47">
          <w:rPr>
            <w:noProof/>
            <w:webHidden/>
          </w:rPr>
          <w:tab/>
        </w:r>
        <w:r w:rsidR="00BF3B47">
          <w:rPr>
            <w:noProof/>
            <w:webHidden/>
          </w:rPr>
          <w:fldChar w:fldCharType="begin"/>
        </w:r>
        <w:r w:rsidR="00BF3B47">
          <w:rPr>
            <w:noProof/>
            <w:webHidden/>
          </w:rPr>
          <w:instrText xml:space="preserve"> PAGEREF _Toc452731630 \h </w:instrText>
        </w:r>
        <w:r w:rsidR="00BF3B47">
          <w:rPr>
            <w:noProof/>
            <w:webHidden/>
          </w:rPr>
        </w:r>
        <w:r w:rsidR="00BF3B47">
          <w:rPr>
            <w:noProof/>
            <w:webHidden/>
          </w:rPr>
          <w:fldChar w:fldCharType="separate"/>
        </w:r>
        <w:r w:rsidR="00BF3B47">
          <w:rPr>
            <w:noProof/>
            <w:webHidden/>
          </w:rPr>
          <w:t>8</w:t>
        </w:r>
        <w:r w:rsidR="00BF3B47">
          <w:rPr>
            <w:noProof/>
            <w:webHidden/>
          </w:rPr>
          <w:fldChar w:fldCharType="end"/>
        </w:r>
      </w:hyperlink>
    </w:p>
    <w:p w14:paraId="683F9827" w14:textId="6EB3B078" w:rsidR="00BF3B47" w:rsidRDefault="00582BB7">
      <w:pPr>
        <w:pStyle w:val="TDC1"/>
        <w:tabs>
          <w:tab w:val="left" w:pos="440"/>
          <w:tab w:val="right" w:leader="underscore" w:pos="8828"/>
        </w:tabs>
        <w:rPr>
          <w:rFonts w:eastAsiaTheme="minorEastAsia"/>
          <w:noProof/>
          <w:lang w:eastAsia="ja-JP"/>
        </w:rPr>
      </w:pPr>
      <w:hyperlink w:anchor="_Toc452731631" w:history="1">
        <w:r w:rsidR="00BF3B47" w:rsidRPr="00D515D5">
          <w:rPr>
            <w:rStyle w:val="Hipervnculo"/>
            <w:noProof/>
          </w:rPr>
          <w:t>2.</w:t>
        </w:r>
        <w:r w:rsidR="00BF3B47">
          <w:rPr>
            <w:rFonts w:eastAsiaTheme="minorEastAsia"/>
            <w:noProof/>
            <w:lang w:eastAsia="ja-JP"/>
          </w:rPr>
          <w:tab/>
        </w:r>
        <w:r w:rsidR="00BF3B47" w:rsidRPr="00D515D5">
          <w:rPr>
            <w:rStyle w:val="Hipervnculo"/>
            <w:noProof/>
          </w:rPr>
          <w:t>DESCRIPCIÓN GENERAL</w:t>
        </w:r>
        <w:r w:rsidR="00BF3B47">
          <w:rPr>
            <w:noProof/>
            <w:webHidden/>
          </w:rPr>
          <w:tab/>
        </w:r>
        <w:r w:rsidR="00BF3B47">
          <w:rPr>
            <w:noProof/>
            <w:webHidden/>
          </w:rPr>
          <w:fldChar w:fldCharType="begin"/>
        </w:r>
        <w:r w:rsidR="00BF3B47">
          <w:rPr>
            <w:noProof/>
            <w:webHidden/>
          </w:rPr>
          <w:instrText xml:space="preserve"> PAGEREF _Toc452731631 \h </w:instrText>
        </w:r>
        <w:r w:rsidR="00BF3B47">
          <w:rPr>
            <w:noProof/>
            <w:webHidden/>
          </w:rPr>
        </w:r>
        <w:r w:rsidR="00BF3B47">
          <w:rPr>
            <w:noProof/>
            <w:webHidden/>
          </w:rPr>
          <w:fldChar w:fldCharType="separate"/>
        </w:r>
        <w:r w:rsidR="00BF3B47">
          <w:rPr>
            <w:noProof/>
            <w:webHidden/>
          </w:rPr>
          <w:t>9</w:t>
        </w:r>
        <w:r w:rsidR="00BF3B47">
          <w:rPr>
            <w:noProof/>
            <w:webHidden/>
          </w:rPr>
          <w:fldChar w:fldCharType="end"/>
        </w:r>
      </w:hyperlink>
    </w:p>
    <w:p w14:paraId="6ABCF47F" w14:textId="0B1306D4" w:rsidR="00BF3B47" w:rsidRDefault="00582BB7">
      <w:pPr>
        <w:pStyle w:val="TDC2"/>
        <w:tabs>
          <w:tab w:val="left" w:pos="880"/>
          <w:tab w:val="right" w:leader="underscore" w:pos="8828"/>
        </w:tabs>
        <w:rPr>
          <w:rFonts w:eastAsiaTheme="minorEastAsia"/>
          <w:noProof/>
          <w:lang w:eastAsia="ja-JP"/>
        </w:rPr>
      </w:pPr>
      <w:hyperlink w:anchor="_Toc452731632" w:history="1">
        <w:r w:rsidR="00BF3B47" w:rsidRPr="00D515D5">
          <w:rPr>
            <w:rStyle w:val="Hipervnculo"/>
            <w:noProof/>
          </w:rPr>
          <w:t>2.1</w:t>
        </w:r>
        <w:r w:rsidR="00BF3B47">
          <w:rPr>
            <w:rFonts w:eastAsiaTheme="minorEastAsia"/>
            <w:noProof/>
            <w:lang w:eastAsia="ja-JP"/>
          </w:rPr>
          <w:tab/>
        </w:r>
        <w:r w:rsidR="00BF3B47" w:rsidRPr="00D515D5">
          <w:rPr>
            <w:rStyle w:val="Hipervnculo"/>
            <w:noProof/>
          </w:rPr>
          <w:t>Perspectiva del producto</w:t>
        </w:r>
        <w:r w:rsidR="00BF3B47">
          <w:rPr>
            <w:noProof/>
            <w:webHidden/>
          </w:rPr>
          <w:tab/>
        </w:r>
        <w:r w:rsidR="00BF3B47">
          <w:rPr>
            <w:noProof/>
            <w:webHidden/>
          </w:rPr>
          <w:fldChar w:fldCharType="begin"/>
        </w:r>
        <w:r w:rsidR="00BF3B47">
          <w:rPr>
            <w:noProof/>
            <w:webHidden/>
          </w:rPr>
          <w:instrText xml:space="preserve"> PAGEREF _Toc452731632 \h </w:instrText>
        </w:r>
        <w:r w:rsidR="00BF3B47">
          <w:rPr>
            <w:noProof/>
            <w:webHidden/>
          </w:rPr>
        </w:r>
        <w:r w:rsidR="00BF3B47">
          <w:rPr>
            <w:noProof/>
            <w:webHidden/>
          </w:rPr>
          <w:fldChar w:fldCharType="separate"/>
        </w:r>
        <w:r w:rsidR="00BF3B47">
          <w:rPr>
            <w:noProof/>
            <w:webHidden/>
          </w:rPr>
          <w:t>9</w:t>
        </w:r>
        <w:r w:rsidR="00BF3B47">
          <w:rPr>
            <w:noProof/>
            <w:webHidden/>
          </w:rPr>
          <w:fldChar w:fldCharType="end"/>
        </w:r>
      </w:hyperlink>
    </w:p>
    <w:p w14:paraId="6DFC8E4A" w14:textId="6B0D0AA1" w:rsidR="00BF3B47" w:rsidRDefault="00582BB7">
      <w:pPr>
        <w:pStyle w:val="TDC2"/>
        <w:tabs>
          <w:tab w:val="left" w:pos="880"/>
          <w:tab w:val="right" w:leader="underscore" w:pos="8828"/>
        </w:tabs>
        <w:rPr>
          <w:rFonts w:eastAsiaTheme="minorEastAsia"/>
          <w:noProof/>
          <w:lang w:eastAsia="ja-JP"/>
        </w:rPr>
      </w:pPr>
      <w:hyperlink w:anchor="_Toc452731633" w:history="1">
        <w:r w:rsidR="00BF3B47" w:rsidRPr="00D515D5">
          <w:rPr>
            <w:rStyle w:val="Hipervnculo"/>
            <w:noProof/>
          </w:rPr>
          <w:t>2.2</w:t>
        </w:r>
        <w:r w:rsidR="00BF3B47">
          <w:rPr>
            <w:rFonts w:eastAsiaTheme="minorEastAsia"/>
            <w:noProof/>
            <w:lang w:eastAsia="ja-JP"/>
          </w:rPr>
          <w:tab/>
        </w:r>
        <w:r w:rsidR="00BF3B47" w:rsidRPr="00D515D5">
          <w:rPr>
            <w:rStyle w:val="Hipervnculo"/>
            <w:noProof/>
          </w:rPr>
          <w:t>Funcionalidad del producto</w:t>
        </w:r>
        <w:r w:rsidR="00BF3B47">
          <w:rPr>
            <w:noProof/>
            <w:webHidden/>
          </w:rPr>
          <w:tab/>
        </w:r>
        <w:r w:rsidR="00BF3B47">
          <w:rPr>
            <w:noProof/>
            <w:webHidden/>
          </w:rPr>
          <w:fldChar w:fldCharType="begin"/>
        </w:r>
        <w:r w:rsidR="00BF3B47">
          <w:rPr>
            <w:noProof/>
            <w:webHidden/>
          </w:rPr>
          <w:instrText xml:space="preserve"> PAGEREF _Toc452731633 \h </w:instrText>
        </w:r>
        <w:r w:rsidR="00BF3B47">
          <w:rPr>
            <w:noProof/>
            <w:webHidden/>
          </w:rPr>
        </w:r>
        <w:r w:rsidR="00BF3B47">
          <w:rPr>
            <w:noProof/>
            <w:webHidden/>
          </w:rPr>
          <w:fldChar w:fldCharType="separate"/>
        </w:r>
        <w:r w:rsidR="00BF3B47">
          <w:rPr>
            <w:noProof/>
            <w:webHidden/>
          </w:rPr>
          <w:t>9</w:t>
        </w:r>
        <w:r w:rsidR="00BF3B47">
          <w:rPr>
            <w:noProof/>
            <w:webHidden/>
          </w:rPr>
          <w:fldChar w:fldCharType="end"/>
        </w:r>
      </w:hyperlink>
    </w:p>
    <w:p w14:paraId="0CEBAB24" w14:textId="2D17F534" w:rsidR="00BF3B47" w:rsidRDefault="00582BB7">
      <w:pPr>
        <w:pStyle w:val="TDC2"/>
        <w:tabs>
          <w:tab w:val="left" w:pos="880"/>
          <w:tab w:val="right" w:leader="underscore" w:pos="8828"/>
        </w:tabs>
        <w:rPr>
          <w:rFonts w:eastAsiaTheme="minorEastAsia"/>
          <w:noProof/>
          <w:lang w:eastAsia="ja-JP"/>
        </w:rPr>
      </w:pPr>
      <w:hyperlink w:anchor="_Toc452731634" w:history="1">
        <w:r w:rsidR="00BF3B47" w:rsidRPr="00D515D5">
          <w:rPr>
            <w:rStyle w:val="Hipervnculo"/>
            <w:noProof/>
          </w:rPr>
          <w:t>2.1</w:t>
        </w:r>
        <w:r w:rsidR="00BF3B47">
          <w:rPr>
            <w:rFonts w:eastAsiaTheme="minorEastAsia"/>
            <w:noProof/>
            <w:lang w:eastAsia="ja-JP"/>
          </w:rPr>
          <w:tab/>
        </w:r>
        <w:r w:rsidR="00BF3B47" w:rsidRPr="00D515D5">
          <w:rPr>
            <w:rStyle w:val="Hipervnculo"/>
            <w:noProof/>
          </w:rPr>
          <w:t>Diagrama de casos de uso de paquete</w:t>
        </w:r>
        <w:r w:rsidR="00BF3B47">
          <w:rPr>
            <w:noProof/>
            <w:webHidden/>
          </w:rPr>
          <w:tab/>
        </w:r>
        <w:r w:rsidR="00BF3B47">
          <w:rPr>
            <w:noProof/>
            <w:webHidden/>
          </w:rPr>
          <w:fldChar w:fldCharType="begin"/>
        </w:r>
        <w:r w:rsidR="00BF3B47">
          <w:rPr>
            <w:noProof/>
            <w:webHidden/>
          </w:rPr>
          <w:instrText xml:space="preserve"> PAGEREF _Toc452731634 \h </w:instrText>
        </w:r>
        <w:r w:rsidR="00BF3B47">
          <w:rPr>
            <w:noProof/>
            <w:webHidden/>
          </w:rPr>
        </w:r>
        <w:r w:rsidR="00BF3B47">
          <w:rPr>
            <w:noProof/>
            <w:webHidden/>
          </w:rPr>
          <w:fldChar w:fldCharType="separate"/>
        </w:r>
        <w:r w:rsidR="00BF3B47">
          <w:rPr>
            <w:noProof/>
            <w:webHidden/>
          </w:rPr>
          <w:t>10</w:t>
        </w:r>
        <w:r w:rsidR="00BF3B47">
          <w:rPr>
            <w:noProof/>
            <w:webHidden/>
          </w:rPr>
          <w:fldChar w:fldCharType="end"/>
        </w:r>
      </w:hyperlink>
    </w:p>
    <w:p w14:paraId="48113A1A" w14:textId="49C886DF" w:rsidR="00BF3B47" w:rsidRDefault="00582BB7">
      <w:pPr>
        <w:pStyle w:val="TDC2"/>
        <w:tabs>
          <w:tab w:val="left" w:pos="880"/>
          <w:tab w:val="right" w:leader="underscore" w:pos="8828"/>
        </w:tabs>
        <w:rPr>
          <w:rFonts w:eastAsiaTheme="minorEastAsia"/>
          <w:noProof/>
          <w:lang w:eastAsia="ja-JP"/>
        </w:rPr>
      </w:pPr>
      <w:hyperlink w:anchor="_Toc452731635" w:history="1">
        <w:r w:rsidR="00BF3B47" w:rsidRPr="00D515D5">
          <w:rPr>
            <w:rStyle w:val="Hipervnculo"/>
            <w:noProof/>
          </w:rPr>
          <w:t>2.2</w:t>
        </w:r>
        <w:r w:rsidR="00BF3B47">
          <w:rPr>
            <w:rFonts w:eastAsiaTheme="minorEastAsia"/>
            <w:noProof/>
            <w:lang w:eastAsia="ja-JP"/>
          </w:rPr>
          <w:tab/>
        </w:r>
        <w:r w:rsidR="00BF3B47" w:rsidRPr="00D515D5">
          <w:rPr>
            <w:rStyle w:val="Hipervnculo"/>
            <w:noProof/>
          </w:rPr>
          <w:t>Características de los usuarios</w:t>
        </w:r>
        <w:r w:rsidR="00BF3B47">
          <w:rPr>
            <w:noProof/>
            <w:webHidden/>
          </w:rPr>
          <w:tab/>
        </w:r>
        <w:r w:rsidR="00BF3B47">
          <w:rPr>
            <w:noProof/>
            <w:webHidden/>
          </w:rPr>
          <w:fldChar w:fldCharType="begin"/>
        </w:r>
        <w:r w:rsidR="00BF3B47">
          <w:rPr>
            <w:noProof/>
            <w:webHidden/>
          </w:rPr>
          <w:instrText xml:space="preserve"> PAGEREF _Toc452731635 \h </w:instrText>
        </w:r>
        <w:r w:rsidR="00BF3B47">
          <w:rPr>
            <w:noProof/>
            <w:webHidden/>
          </w:rPr>
        </w:r>
        <w:r w:rsidR="00BF3B47">
          <w:rPr>
            <w:noProof/>
            <w:webHidden/>
          </w:rPr>
          <w:fldChar w:fldCharType="separate"/>
        </w:r>
        <w:r w:rsidR="00BF3B47">
          <w:rPr>
            <w:noProof/>
            <w:webHidden/>
          </w:rPr>
          <w:t>11</w:t>
        </w:r>
        <w:r w:rsidR="00BF3B47">
          <w:rPr>
            <w:noProof/>
            <w:webHidden/>
          </w:rPr>
          <w:fldChar w:fldCharType="end"/>
        </w:r>
      </w:hyperlink>
    </w:p>
    <w:p w14:paraId="57EECFDC" w14:textId="48F0482E" w:rsidR="00BF3B47" w:rsidRDefault="00582BB7">
      <w:pPr>
        <w:pStyle w:val="TDC2"/>
        <w:tabs>
          <w:tab w:val="left" w:pos="880"/>
          <w:tab w:val="right" w:leader="underscore" w:pos="8828"/>
        </w:tabs>
        <w:rPr>
          <w:rFonts w:eastAsiaTheme="minorEastAsia"/>
          <w:noProof/>
          <w:lang w:eastAsia="ja-JP"/>
        </w:rPr>
      </w:pPr>
      <w:hyperlink w:anchor="_Toc452731636" w:history="1">
        <w:r w:rsidR="00BF3B47" w:rsidRPr="00D515D5">
          <w:rPr>
            <w:rStyle w:val="Hipervnculo"/>
            <w:noProof/>
          </w:rPr>
          <w:t>2.3</w:t>
        </w:r>
        <w:r w:rsidR="00BF3B47">
          <w:rPr>
            <w:rFonts w:eastAsiaTheme="minorEastAsia"/>
            <w:noProof/>
            <w:lang w:eastAsia="ja-JP"/>
          </w:rPr>
          <w:tab/>
        </w:r>
        <w:r w:rsidR="00BF3B47" w:rsidRPr="00D515D5">
          <w:rPr>
            <w:rStyle w:val="Hipervnculo"/>
            <w:noProof/>
          </w:rPr>
          <w:t>Diagramas de casos de uso por paquete</w:t>
        </w:r>
        <w:r w:rsidR="00BF3B47">
          <w:rPr>
            <w:noProof/>
            <w:webHidden/>
          </w:rPr>
          <w:tab/>
        </w:r>
        <w:r w:rsidR="00BF3B47">
          <w:rPr>
            <w:noProof/>
            <w:webHidden/>
          </w:rPr>
          <w:fldChar w:fldCharType="begin"/>
        </w:r>
        <w:r w:rsidR="00BF3B47">
          <w:rPr>
            <w:noProof/>
            <w:webHidden/>
          </w:rPr>
          <w:instrText xml:space="preserve"> PAGEREF _Toc452731636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7FA911A5" w14:textId="13B7B54C" w:rsidR="00BF3B47" w:rsidRDefault="00582BB7">
      <w:pPr>
        <w:pStyle w:val="TDC3"/>
        <w:tabs>
          <w:tab w:val="right" w:leader="underscore" w:pos="8828"/>
        </w:tabs>
        <w:rPr>
          <w:rFonts w:eastAsiaTheme="minorEastAsia"/>
          <w:noProof/>
          <w:lang w:eastAsia="ja-JP"/>
        </w:rPr>
      </w:pPr>
      <w:hyperlink w:anchor="_Toc452731637" w:history="1">
        <w:r w:rsidR="00BF3B47" w:rsidRPr="00D515D5">
          <w:rPr>
            <w:rStyle w:val="Hipervnculo"/>
            <w:noProof/>
          </w:rPr>
          <w:t>Administración</w:t>
        </w:r>
        <w:r w:rsidR="00BF3B47">
          <w:rPr>
            <w:noProof/>
            <w:webHidden/>
          </w:rPr>
          <w:tab/>
        </w:r>
        <w:r w:rsidR="00BF3B47">
          <w:rPr>
            <w:noProof/>
            <w:webHidden/>
          </w:rPr>
          <w:fldChar w:fldCharType="begin"/>
        </w:r>
        <w:r w:rsidR="00BF3B47">
          <w:rPr>
            <w:noProof/>
            <w:webHidden/>
          </w:rPr>
          <w:instrText xml:space="preserve"> PAGEREF _Toc452731637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1416E845" w14:textId="333C7AF9" w:rsidR="00BF3B47" w:rsidRDefault="00582BB7">
      <w:pPr>
        <w:pStyle w:val="TDC3"/>
        <w:tabs>
          <w:tab w:val="right" w:leader="underscore" w:pos="8828"/>
        </w:tabs>
        <w:rPr>
          <w:rFonts w:eastAsiaTheme="minorEastAsia"/>
          <w:noProof/>
          <w:lang w:eastAsia="ja-JP"/>
        </w:rPr>
      </w:pPr>
      <w:hyperlink w:anchor="_Toc452731638" w:history="1">
        <w:r w:rsidR="00BF3B47" w:rsidRPr="00D515D5">
          <w:rPr>
            <w:rStyle w:val="Hipervnculo"/>
            <w:noProof/>
          </w:rPr>
          <w:t>Administrar Usuarios</w:t>
        </w:r>
        <w:r w:rsidR="00BF3B47">
          <w:rPr>
            <w:noProof/>
            <w:webHidden/>
          </w:rPr>
          <w:tab/>
        </w:r>
        <w:r w:rsidR="00BF3B47">
          <w:rPr>
            <w:noProof/>
            <w:webHidden/>
          </w:rPr>
          <w:fldChar w:fldCharType="begin"/>
        </w:r>
        <w:r w:rsidR="00BF3B47">
          <w:rPr>
            <w:noProof/>
            <w:webHidden/>
          </w:rPr>
          <w:instrText xml:space="preserve"> PAGEREF _Toc452731638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4DD96653" w14:textId="25294791" w:rsidR="00BF3B47" w:rsidRDefault="00582BB7">
      <w:pPr>
        <w:pStyle w:val="TDC3"/>
        <w:tabs>
          <w:tab w:val="right" w:leader="underscore" w:pos="8828"/>
        </w:tabs>
        <w:rPr>
          <w:rFonts w:eastAsiaTheme="minorEastAsia"/>
          <w:noProof/>
          <w:lang w:eastAsia="ja-JP"/>
        </w:rPr>
      </w:pPr>
      <w:hyperlink w:anchor="_Toc452731639" w:history="1">
        <w:r w:rsidR="00BF3B47" w:rsidRPr="00D515D5">
          <w:rPr>
            <w:rStyle w:val="Hipervnculo"/>
            <w:noProof/>
          </w:rPr>
          <w:t>Funcionalidad del sistema</w:t>
        </w:r>
        <w:r w:rsidR="00BF3B47" w:rsidRPr="00D515D5">
          <w:rPr>
            <w:rStyle w:val="Hipervnculo"/>
            <w:noProof/>
            <w:lang w:eastAsia="ja-JP"/>
          </w:rPr>
          <w:drawing>
            <wp:inline distT="0" distB="0" distL="0" distR="0" wp14:anchorId="0A1A8265" wp14:editId="36090561">
              <wp:extent cx="4686300" cy="6715125"/>
              <wp:effectExtent l="0" t="0" r="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6715125"/>
                      </a:xfrm>
                      <a:prstGeom prst="rect">
                        <a:avLst/>
                      </a:prstGeom>
                      <a:noFill/>
                      <a:ln>
                        <a:noFill/>
                      </a:ln>
                    </pic:spPr>
                  </pic:pic>
                </a:graphicData>
              </a:graphic>
            </wp:inline>
          </w:drawing>
        </w:r>
        <w:r w:rsidR="00BF3B47" w:rsidRPr="00D515D5">
          <w:rPr>
            <w:rStyle w:val="Hipervnculo"/>
            <w:noProof/>
          </w:rPr>
          <w:t>Restricciones</w:t>
        </w:r>
        <w:r w:rsidR="00BF3B47">
          <w:rPr>
            <w:noProof/>
            <w:webHidden/>
          </w:rPr>
          <w:tab/>
        </w:r>
        <w:r w:rsidR="00BF3B47">
          <w:rPr>
            <w:noProof/>
            <w:webHidden/>
          </w:rPr>
          <w:fldChar w:fldCharType="begin"/>
        </w:r>
        <w:r w:rsidR="00BF3B47">
          <w:rPr>
            <w:noProof/>
            <w:webHidden/>
          </w:rPr>
          <w:instrText xml:space="preserve"> PAGEREF _Toc452731639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28374E07" w14:textId="3FB66D32" w:rsidR="00BF3B47" w:rsidRDefault="00582BB7">
      <w:pPr>
        <w:pStyle w:val="TDC2"/>
        <w:tabs>
          <w:tab w:val="left" w:pos="880"/>
          <w:tab w:val="right" w:leader="underscore" w:pos="8828"/>
        </w:tabs>
        <w:rPr>
          <w:rFonts w:eastAsiaTheme="minorEastAsia"/>
          <w:noProof/>
          <w:lang w:eastAsia="ja-JP"/>
        </w:rPr>
      </w:pPr>
      <w:hyperlink w:anchor="_Toc452731640" w:history="1">
        <w:r w:rsidR="00BF3B47" w:rsidRPr="00D515D5">
          <w:rPr>
            <w:rStyle w:val="Hipervnculo"/>
            <w:noProof/>
          </w:rPr>
          <w:t>2.4</w:t>
        </w:r>
        <w:r w:rsidR="00BF3B47">
          <w:rPr>
            <w:rFonts w:eastAsiaTheme="minorEastAsia"/>
            <w:noProof/>
            <w:lang w:eastAsia="ja-JP"/>
          </w:rPr>
          <w:tab/>
        </w:r>
        <w:r w:rsidR="00BF3B47" w:rsidRPr="00D515D5">
          <w:rPr>
            <w:rStyle w:val="Hipervnculo"/>
            <w:noProof/>
          </w:rPr>
          <w:t>Suposiciones y dependencias</w:t>
        </w:r>
        <w:r w:rsidR="00BF3B47">
          <w:rPr>
            <w:noProof/>
            <w:webHidden/>
          </w:rPr>
          <w:tab/>
        </w:r>
        <w:r w:rsidR="00BF3B47">
          <w:rPr>
            <w:noProof/>
            <w:webHidden/>
          </w:rPr>
          <w:fldChar w:fldCharType="begin"/>
        </w:r>
        <w:r w:rsidR="00BF3B47">
          <w:rPr>
            <w:noProof/>
            <w:webHidden/>
          </w:rPr>
          <w:instrText xml:space="preserve"> PAGEREF _Toc452731640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6CB92E25" w14:textId="1ABB3AB9" w:rsidR="00BF3B47" w:rsidRDefault="00582BB7">
      <w:pPr>
        <w:pStyle w:val="TDC1"/>
        <w:tabs>
          <w:tab w:val="left" w:pos="440"/>
          <w:tab w:val="right" w:leader="underscore" w:pos="8828"/>
        </w:tabs>
        <w:rPr>
          <w:rFonts w:eastAsiaTheme="minorEastAsia"/>
          <w:noProof/>
          <w:lang w:eastAsia="ja-JP"/>
        </w:rPr>
      </w:pPr>
      <w:hyperlink w:anchor="_Toc452731641" w:history="1">
        <w:r w:rsidR="00BF3B47" w:rsidRPr="00D515D5">
          <w:rPr>
            <w:rStyle w:val="Hipervnculo"/>
            <w:noProof/>
          </w:rPr>
          <w:t>3.</w:t>
        </w:r>
        <w:r w:rsidR="00BF3B47">
          <w:rPr>
            <w:rFonts w:eastAsiaTheme="minorEastAsia"/>
            <w:noProof/>
            <w:lang w:eastAsia="ja-JP"/>
          </w:rPr>
          <w:tab/>
        </w:r>
        <w:r w:rsidR="00BF3B47" w:rsidRPr="00D515D5">
          <w:rPr>
            <w:rStyle w:val="Hipervnculo"/>
            <w:noProof/>
          </w:rPr>
          <w:t>Requisitos específicos</w:t>
        </w:r>
        <w:r w:rsidR="00BF3B47">
          <w:rPr>
            <w:noProof/>
            <w:webHidden/>
          </w:rPr>
          <w:tab/>
        </w:r>
        <w:r w:rsidR="00BF3B47">
          <w:rPr>
            <w:noProof/>
            <w:webHidden/>
          </w:rPr>
          <w:fldChar w:fldCharType="begin"/>
        </w:r>
        <w:r w:rsidR="00BF3B47">
          <w:rPr>
            <w:noProof/>
            <w:webHidden/>
          </w:rPr>
          <w:instrText xml:space="preserve"> PAGEREF _Toc452731641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172C25D9" w14:textId="23657F92" w:rsidR="00BF3B47" w:rsidRDefault="00582BB7">
      <w:pPr>
        <w:pStyle w:val="TDC2"/>
        <w:tabs>
          <w:tab w:val="left" w:pos="880"/>
          <w:tab w:val="right" w:leader="underscore" w:pos="8828"/>
        </w:tabs>
        <w:rPr>
          <w:rFonts w:eastAsiaTheme="minorEastAsia"/>
          <w:noProof/>
          <w:lang w:eastAsia="ja-JP"/>
        </w:rPr>
      </w:pPr>
      <w:hyperlink w:anchor="_Toc452731642" w:history="1">
        <w:r w:rsidR="00BF3B47" w:rsidRPr="00D515D5">
          <w:rPr>
            <w:rStyle w:val="Hipervnculo"/>
            <w:noProof/>
          </w:rPr>
          <w:t>3.1</w:t>
        </w:r>
        <w:r w:rsidR="00BF3B47">
          <w:rPr>
            <w:rFonts w:eastAsiaTheme="minorEastAsia"/>
            <w:noProof/>
            <w:lang w:eastAsia="ja-JP"/>
          </w:rPr>
          <w:tab/>
        </w:r>
        <w:r w:rsidR="00BF3B47" w:rsidRPr="00D515D5">
          <w:rPr>
            <w:rStyle w:val="Hipervnculo"/>
            <w:noProof/>
          </w:rPr>
          <w:t>Modelo de clases</w:t>
        </w:r>
        <w:r w:rsidR="00BF3B47">
          <w:rPr>
            <w:noProof/>
            <w:webHidden/>
          </w:rPr>
          <w:tab/>
        </w:r>
        <w:r w:rsidR="00BF3B47">
          <w:rPr>
            <w:noProof/>
            <w:webHidden/>
          </w:rPr>
          <w:fldChar w:fldCharType="begin"/>
        </w:r>
        <w:r w:rsidR="00BF3B47">
          <w:rPr>
            <w:noProof/>
            <w:webHidden/>
          </w:rPr>
          <w:instrText xml:space="preserve"> PAGEREF _Toc452731642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13B4B899" w14:textId="5E682FC9" w:rsidR="00BF3B47" w:rsidRDefault="00582BB7">
      <w:pPr>
        <w:pStyle w:val="TDC2"/>
        <w:tabs>
          <w:tab w:val="left" w:pos="880"/>
          <w:tab w:val="right" w:leader="underscore" w:pos="8828"/>
        </w:tabs>
        <w:rPr>
          <w:rFonts w:eastAsiaTheme="minorEastAsia"/>
          <w:noProof/>
          <w:lang w:eastAsia="ja-JP"/>
        </w:rPr>
      </w:pPr>
      <w:hyperlink w:anchor="_Toc452731643" w:history="1">
        <w:r w:rsidR="00BF3B47" w:rsidRPr="00D515D5">
          <w:rPr>
            <w:rStyle w:val="Hipervnculo"/>
            <w:noProof/>
            <w:lang w:val="es-ES"/>
          </w:rPr>
          <w:t>3.2</w:t>
        </w:r>
        <w:r w:rsidR="00BF3B47">
          <w:rPr>
            <w:rFonts w:eastAsiaTheme="minorEastAsia"/>
            <w:noProof/>
            <w:lang w:eastAsia="ja-JP"/>
          </w:rPr>
          <w:tab/>
        </w:r>
        <w:r w:rsidR="00BF3B47" w:rsidRPr="00D515D5">
          <w:rPr>
            <w:rStyle w:val="Hipervnculo"/>
            <w:noProof/>
            <w:lang w:val="es-ES"/>
          </w:rPr>
          <w:t>Detalles de caso de uso</w:t>
        </w:r>
        <w:r w:rsidR="00BF3B47">
          <w:rPr>
            <w:noProof/>
            <w:webHidden/>
          </w:rPr>
          <w:tab/>
        </w:r>
        <w:r w:rsidR="00BF3B47">
          <w:rPr>
            <w:noProof/>
            <w:webHidden/>
          </w:rPr>
          <w:fldChar w:fldCharType="begin"/>
        </w:r>
        <w:r w:rsidR="00BF3B47">
          <w:rPr>
            <w:noProof/>
            <w:webHidden/>
          </w:rPr>
          <w:instrText xml:space="preserve"> PAGEREF _Toc452731643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171A72FE" w14:textId="5F736F44" w:rsidR="00BF3B47" w:rsidRDefault="00582BB7">
      <w:pPr>
        <w:pStyle w:val="TDC3"/>
        <w:tabs>
          <w:tab w:val="right" w:leader="underscore" w:pos="8828"/>
        </w:tabs>
        <w:rPr>
          <w:rFonts w:eastAsiaTheme="minorEastAsia"/>
          <w:noProof/>
          <w:lang w:eastAsia="ja-JP"/>
        </w:rPr>
      </w:pPr>
      <w:hyperlink w:anchor="_Toc452731644" w:history="1">
        <w:r w:rsidR="00BF3B47" w:rsidRPr="00D515D5">
          <w:rPr>
            <w:rStyle w:val="Hipervnculo"/>
            <w:noProof/>
          </w:rPr>
          <w:t>Acervo</w:t>
        </w:r>
        <w:r w:rsidR="00BF3B47">
          <w:rPr>
            <w:noProof/>
            <w:webHidden/>
          </w:rPr>
          <w:tab/>
        </w:r>
        <w:r w:rsidR="00BF3B47">
          <w:rPr>
            <w:noProof/>
            <w:webHidden/>
          </w:rPr>
          <w:fldChar w:fldCharType="begin"/>
        </w:r>
        <w:r w:rsidR="00BF3B47">
          <w:rPr>
            <w:noProof/>
            <w:webHidden/>
          </w:rPr>
          <w:instrText xml:space="preserve"> PAGEREF _Toc452731644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6CBA3098" w14:textId="778F297E" w:rsidR="00BF3B47" w:rsidRDefault="00582BB7">
      <w:pPr>
        <w:pStyle w:val="TDC4"/>
        <w:tabs>
          <w:tab w:val="left" w:pos="1540"/>
          <w:tab w:val="right" w:leader="underscore" w:pos="8828"/>
        </w:tabs>
        <w:rPr>
          <w:noProof/>
        </w:rPr>
      </w:pPr>
      <w:hyperlink w:anchor="_Toc452731645" w:history="1">
        <w:r w:rsidR="00BF3B47" w:rsidRPr="00D515D5">
          <w:rPr>
            <w:rStyle w:val="Hipervnculo"/>
            <w:noProof/>
          </w:rPr>
          <w:t>3.2.1</w:t>
        </w:r>
        <w:r w:rsidR="00BF3B47">
          <w:rPr>
            <w:noProof/>
          </w:rPr>
          <w:tab/>
        </w:r>
        <w:r w:rsidR="00BF3B47" w:rsidRPr="00D515D5">
          <w:rPr>
            <w:rStyle w:val="Hipervnculo"/>
            <w:noProof/>
          </w:rPr>
          <w:t>Administrar convenios</w:t>
        </w:r>
        <w:r w:rsidR="00BF3B47">
          <w:rPr>
            <w:noProof/>
            <w:webHidden/>
          </w:rPr>
          <w:tab/>
        </w:r>
        <w:r w:rsidR="00BF3B47">
          <w:rPr>
            <w:noProof/>
            <w:webHidden/>
          </w:rPr>
          <w:fldChar w:fldCharType="begin"/>
        </w:r>
        <w:r w:rsidR="00BF3B47">
          <w:rPr>
            <w:noProof/>
            <w:webHidden/>
          </w:rPr>
          <w:instrText xml:space="preserve"> PAGEREF _Toc452731645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3DE72B82" w14:textId="48E4563C" w:rsidR="00BF3B47" w:rsidRDefault="00582BB7">
      <w:pPr>
        <w:pStyle w:val="TDC4"/>
        <w:tabs>
          <w:tab w:val="left" w:pos="1540"/>
          <w:tab w:val="right" w:leader="underscore" w:pos="8828"/>
        </w:tabs>
        <w:rPr>
          <w:noProof/>
        </w:rPr>
      </w:pPr>
      <w:hyperlink w:anchor="_Toc452731646" w:history="1">
        <w:r w:rsidR="00BF3B47" w:rsidRPr="00D515D5">
          <w:rPr>
            <w:rStyle w:val="Hipervnculo"/>
            <w:noProof/>
          </w:rPr>
          <w:t>3.2.2</w:t>
        </w:r>
        <w:r w:rsidR="00BF3B47">
          <w:rPr>
            <w:noProof/>
          </w:rPr>
          <w:tab/>
        </w:r>
        <w:r w:rsidR="00BF3B47" w:rsidRPr="00D515D5">
          <w:rPr>
            <w:rStyle w:val="Hipervnculo"/>
            <w:noProof/>
          </w:rPr>
          <w:t>Administrar fondos de la biblioteca</w:t>
        </w:r>
        <w:r w:rsidR="00BF3B47">
          <w:rPr>
            <w:noProof/>
            <w:webHidden/>
          </w:rPr>
          <w:tab/>
        </w:r>
        <w:r w:rsidR="00BF3B47">
          <w:rPr>
            <w:noProof/>
            <w:webHidden/>
          </w:rPr>
          <w:fldChar w:fldCharType="begin"/>
        </w:r>
        <w:r w:rsidR="00BF3B47">
          <w:rPr>
            <w:noProof/>
            <w:webHidden/>
          </w:rPr>
          <w:instrText xml:space="preserve"> PAGEREF _Toc452731646 \h </w:instrText>
        </w:r>
        <w:r w:rsidR="00BF3B47">
          <w:rPr>
            <w:noProof/>
            <w:webHidden/>
          </w:rPr>
        </w:r>
        <w:r w:rsidR="00BF3B47">
          <w:rPr>
            <w:noProof/>
            <w:webHidden/>
          </w:rPr>
          <w:fldChar w:fldCharType="separate"/>
        </w:r>
        <w:r w:rsidR="00BF3B47">
          <w:rPr>
            <w:noProof/>
            <w:webHidden/>
          </w:rPr>
          <w:t>15</w:t>
        </w:r>
        <w:r w:rsidR="00BF3B47">
          <w:rPr>
            <w:noProof/>
            <w:webHidden/>
          </w:rPr>
          <w:fldChar w:fldCharType="end"/>
        </w:r>
      </w:hyperlink>
    </w:p>
    <w:p w14:paraId="687CF078" w14:textId="5E8CE32D" w:rsidR="00BF3B47" w:rsidRDefault="00582BB7">
      <w:pPr>
        <w:pStyle w:val="TDC4"/>
        <w:tabs>
          <w:tab w:val="left" w:pos="1540"/>
          <w:tab w:val="right" w:leader="underscore" w:pos="8828"/>
        </w:tabs>
        <w:rPr>
          <w:noProof/>
        </w:rPr>
      </w:pPr>
      <w:hyperlink w:anchor="_Toc452731647" w:history="1">
        <w:r w:rsidR="00BF3B47" w:rsidRPr="00D515D5">
          <w:rPr>
            <w:rStyle w:val="Hipervnculo"/>
            <w:noProof/>
          </w:rPr>
          <w:t>3.2.3</w:t>
        </w:r>
        <w:r w:rsidR="00BF3B47">
          <w:rPr>
            <w:noProof/>
          </w:rPr>
          <w:tab/>
        </w:r>
        <w:r w:rsidR="00BF3B47" w:rsidRPr="00D515D5">
          <w:rPr>
            <w:rStyle w:val="Hipervnculo"/>
            <w:noProof/>
          </w:rPr>
          <w:t>Consultar donaciones a la biblioteca</w:t>
        </w:r>
        <w:r w:rsidR="00BF3B47">
          <w:rPr>
            <w:noProof/>
            <w:webHidden/>
          </w:rPr>
          <w:tab/>
        </w:r>
        <w:r w:rsidR="00BF3B47">
          <w:rPr>
            <w:noProof/>
            <w:webHidden/>
          </w:rPr>
          <w:fldChar w:fldCharType="begin"/>
        </w:r>
        <w:r w:rsidR="00BF3B47">
          <w:rPr>
            <w:noProof/>
            <w:webHidden/>
          </w:rPr>
          <w:instrText xml:space="preserve"> PAGEREF _Toc452731647 \h </w:instrText>
        </w:r>
        <w:r w:rsidR="00BF3B47">
          <w:rPr>
            <w:noProof/>
            <w:webHidden/>
          </w:rPr>
        </w:r>
        <w:r w:rsidR="00BF3B47">
          <w:rPr>
            <w:noProof/>
            <w:webHidden/>
          </w:rPr>
          <w:fldChar w:fldCharType="separate"/>
        </w:r>
        <w:r w:rsidR="00BF3B47">
          <w:rPr>
            <w:noProof/>
            <w:webHidden/>
          </w:rPr>
          <w:t>17</w:t>
        </w:r>
        <w:r w:rsidR="00BF3B47">
          <w:rPr>
            <w:noProof/>
            <w:webHidden/>
          </w:rPr>
          <w:fldChar w:fldCharType="end"/>
        </w:r>
      </w:hyperlink>
    </w:p>
    <w:p w14:paraId="1C22080F" w14:textId="6135B569" w:rsidR="00BF3B47" w:rsidRDefault="00582BB7">
      <w:pPr>
        <w:pStyle w:val="TDC3"/>
        <w:tabs>
          <w:tab w:val="right" w:leader="underscore" w:pos="8828"/>
        </w:tabs>
        <w:rPr>
          <w:rFonts w:eastAsiaTheme="minorEastAsia"/>
          <w:noProof/>
          <w:lang w:eastAsia="ja-JP"/>
        </w:rPr>
      </w:pPr>
      <w:hyperlink w:anchor="_Toc452731648" w:history="1">
        <w:r w:rsidR="00BF3B47" w:rsidRPr="00D515D5">
          <w:rPr>
            <w:rStyle w:val="Hipervnculo"/>
            <w:noProof/>
          </w:rPr>
          <w:t>Administración</w:t>
        </w:r>
        <w:r w:rsidR="00BF3B47">
          <w:rPr>
            <w:noProof/>
            <w:webHidden/>
          </w:rPr>
          <w:tab/>
        </w:r>
        <w:r w:rsidR="00BF3B47">
          <w:rPr>
            <w:noProof/>
            <w:webHidden/>
          </w:rPr>
          <w:fldChar w:fldCharType="begin"/>
        </w:r>
        <w:r w:rsidR="00BF3B47">
          <w:rPr>
            <w:noProof/>
            <w:webHidden/>
          </w:rPr>
          <w:instrText xml:space="preserve"> PAGEREF _Toc452731648 \h </w:instrText>
        </w:r>
        <w:r w:rsidR="00BF3B47">
          <w:rPr>
            <w:noProof/>
            <w:webHidden/>
          </w:rPr>
        </w:r>
        <w:r w:rsidR="00BF3B47">
          <w:rPr>
            <w:noProof/>
            <w:webHidden/>
          </w:rPr>
          <w:fldChar w:fldCharType="separate"/>
        </w:r>
        <w:r w:rsidR="00BF3B47">
          <w:rPr>
            <w:noProof/>
            <w:webHidden/>
          </w:rPr>
          <w:t>18</w:t>
        </w:r>
        <w:r w:rsidR="00BF3B47">
          <w:rPr>
            <w:noProof/>
            <w:webHidden/>
          </w:rPr>
          <w:fldChar w:fldCharType="end"/>
        </w:r>
      </w:hyperlink>
    </w:p>
    <w:p w14:paraId="609BE078" w14:textId="470E6968" w:rsidR="00BF3B47" w:rsidRDefault="00582BB7">
      <w:pPr>
        <w:pStyle w:val="TDC4"/>
        <w:tabs>
          <w:tab w:val="left" w:pos="1540"/>
          <w:tab w:val="right" w:leader="underscore" w:pos="8828"/>
        </w:tabs>
        <w:rPr>
          <w:noProof/>
        </w:rPr>
      </w:pPr>
      <w:hyperlink w:anchor="_Toc452731649" w:history="1">
        <w:r w:rsidR="00BF3B47" w:rsidRPr="00D515D5">
          <w:rPr>
            <w:rStyle w:val="Hipervnculo"/>
            <w:noProof/>
          </w:rPr>
          <w:t>3.2.4</w:t>
        </w:r>
        <w:r w:rsidR="00BF3B47">
          <w:rPr>
            <w:noProof/>
          </w:rPr>
          <w:tab/>
        </w:r>
        <w:r w:rsidR="00BF3B47" w:rsidRPr="00D515D5">
          <w:rPr>
            <w:rStyle w:val="Hipervnculo"/>
            <w:noProof/>
            <w:shd w:val="clear" w:color="auto" w:fill="FEFEFE"/>
          </w:rPr>
          <w:t>Consultar adquisiciones</w:t>
        </w:r>
        <w:r w:rsidR="00BF3B47">
          <w:rPr>
            <w:noProof/>
            <w:webHidden/>
          </w:rPr>
          <w:tab/>
        </w:r>
        <w:r w:rsidR="00BF3B47">
          <w:rPr>
            <w:noProof/>
            <w:webHidden/>
          </w:rPr>
          <w:fldChar w:fldCharType="begin"/>
        </w:r>
        <w:r w:rsidR="00BF3B47">
          <w:rPr>
            <w:noProof/>
            <w:webHidden/>
          </w:rPr>
          <w:instrText xml:space="preserve"> PAGEREF _Toc452731649 \h </w:instrText>
        </w:r>
        <w:r w:rsidR="00BF3B47">
          <w:rPr>
            <w:noProof/>
            <w:webHidden/>
          </w:rPr>
        </w:r>
        <w:r w:rsidR="00BF3B47">
          <w:rPr>
            <w:noProof/>
            <w:webHidden/>
          </w:rPr>
          <w:fldChar w:fldCharType="separate"/>
        </w:r>
        <w:r w:rsidR="00BF3B47">
          <w:rPr>
            <w:noProof/>
            <w:webHidden/>
          </w:rPr>
          <w:t>18</w:t>
        </w:r>
        <w:r w:rsidR="00BF3B47">
          <w:rPr>
            <w:noProof/>
            <w:webHidden/>
          </w:rPr>
          <w:fldChar w:fldCharType="end"/>
        </w:r>
      </w:hyperlink>
    </w:p>
    <w:p w14:paraId="56FF3E33" w14:textId="324FEB56" w:rsidR="00BF3B47" w:rsidRDefault="00582BB7">
      <w:pPr>
        <w:pStyle w:val="TDC4"/>
        <w:tabs>
          <w:tab w:val="left" w:pos="1540"/>
          <w:tab w:val="right" w:leader="underscore" w:pos="8828"/>
        </w:tabs>
        <w:rPr>
          <w:noProof/>
        </w:rPr>
      </w:pPr>
      <w:hyperlink w:anchor="_Toc452731650" w:history="1">
        <w:r w:rsidR="00BF3B47" w:rsidRPr="00D515D5">
          <w:rPr>
            <w:rStyle w:val="Hipervnculo"/>
            <w:noProof/>
          </w:rPr>
          <w:t>3.2.5</w:t>
        </w:r>
        <w:r w:rsidR="00BF3B47">
          <w:rPr>
            <w:noProof/>
          </w:rPr>
          <w:tab/>
        </w:r>
        <w:r w:rsidR="00BF3B47" w:rsidRPr="00D515D5">
          <w:rPr>
            <w:rStyle w:val="Hipervnculo"/>
            <w:noProof/>
          </w:rPr>
          <w:t>Consultar devoluciones</w:t>
        </w:r>
        <w:r w:rsidR="00BF3B47">
          <w:rPr>
            <w:noProof/>
            <w:webHidden/>
          </w:rPr>
          <w:tab/>
        </w:r>
        <w:r w:rsidR="00BF3B47">
          <w:rPr>
            <w:noProof/>
            <w:webHidden/>
          </w:rPr>
          <w:fldChar w:fldCharType="begin"/>
        </w:r>
        <w:r w:rsidR="00BF3B47">
          <w:rPr>
            <w:noProof/>
            <w:webHidden/>
          </w:rPr>
          <w:instrText xml:space="preserve"> PAGEREF _Toc452731650 \h </w:instrText>
        </w:r>
        <w:r w:rsidR="00BF3B47">
          <w:rPr>
            <w:noProof/>
            <w:webHidden/>
          </w:rPr>
        </w:r>
        <w:r w:rsidR="00BF3B47">
          <w:rPr>
            <w:noProof/>
            <w:webHidden/>
          </w:rPr>
          <w:fldChar w:fldCharType="separate"/>
        </w:r>
        <w:r w:rsidR="00BF3B47">
          <w:rPr>
            <w:noProof/>
            <w:webHidden/>
          </w:rPr>
          <w:t>19</w:t>
        </w:r>
        <w:r w:rsidR="00BF3B47">
          <w:rPr>
            <w:noProof/>
            <w:webHidden/>
          </w:rPr>
          <w:fldChar w:fldCharType="end"/>
        </w:r>
      </w:hyperlink>
    </w:p>
    <w:p w14:paraId="190205DE" w14:textId="710CD9FB" w:rsidR="00BF3B47" w:rsidRDefault="00582BB7">
      <w:pPr>
        <w:pStyle w:val="TDC4"/>
        <w:tabs>
          <w:tab w:val="left" w:pos="1540"/>
          <w:tab w:val="right" w:leader="underscore" w:pos="8828"/>
        </w:tabs>
        <w:rPr>
          <w:noProof/>
        </w:rPr>
      </w:pPr>
      <w:hyperlink w:anchor="_Toc452731651" w:history="1">
        <w:r w:rsidR="00BF3B47" w:rsidRPr="00D515D5">
          <w:rPr>
            <w:rStyle w:val="Hipervnculo"/>
            <w:noProof/>
          </w:rPr>
          <w:t>3.2.6</w:t>
        </w:r>
        <w:r w:rsidR="00BF3B47">
          <w:rPr>
            <w:noProof/>
          </w:rPr>
          <w:tab/>
        </w:r>
        <w:r w:rsidR="00BF3B47" w:rsidRPr="00D515D5">
          <w:rPr>
            <w:rStyle w:val="Hipervnculo"/>
            <w:noProof/>
          </w:rPr>
          <w:t>Registrar préstamo</w:t>
        </w:r>
        <w:r w:rsidR="00BF3B47">
          <w:rPr>
            <w:noProof/>
            <w:webHidden/>
          </w:rPr>
          <w:tab/>
        </w:r>
        <w:r w:rsidR="00BF3B47">
          <w:rPr>
            <w:noProof/>
            <w:webHidden/>
          </w:rPr>
          <w:fldChar w:fldCharType="begin"/>
        </w:r>
        <w:r w:rsidR="00BF3B47">
          <w:rPr>
            <w:noProof/>
            <w:webHidden/>
          </w:rPr>
          <w:instrText xml:space="preserve"> PAGEREF _Toc452731651 \h </w:instrText>
        </w:r>
        <w:r w:rsidR="00BF3B47">
          <w:rPr>
            <w:noProof/>
            <w:webHidden/>
          </w:rPr>
        </w:r>
        <w:r w:rsidR="00BF3B47">
          <w:rPr>
            <w:noProof/>
            <w:webHidden/>
          </w:rPr>
          <w:fldChar w:fldCharType="separate"/>
        </w:r>
        <w:r w:rsidR="00BF3B47">
          <w:rPr>
            <w:noProof/>
            <w:webHidden/>
          </w:rPr>
          <w:t>20</w:t>
        </w:r>
        <w:r w:rsidR="00BF3B47">
          <w:rPr>
            <w:noProof/>
            <w:webHidden/>
          </w:rPr>
          <w:fldChar w:fldCharType="end"/>
        </w:r>
      </w:hyperlink>
    </w:p>
    <w:p w14:paraId="7DA7D93B" w14:textId="15BB9DCB" w:rsidR="00BF3B47" w:rsidRDefault="00582BB7">
      <w:pPr>
        <w:pStyle w:val="TDC4"/>
        <w:tabs>
          <w:tab w:val="left" w:pos="1540"/>
          <w:tab w:val="right" w:leader="underscore" w:pos="8828"/>
        </w:tabs>
        <w:rPr>
          <w:noProof/>
        </w:rPr>
      </w:pPr>
      <w:hyperlink w:anchor="_Toc452731652" w:history="1">
        <w:r w:rsidR="00BF3B47" w:rsidRPr="00D515D5">
          <w:rPr>
            <w:rStyle w:val="Hipervnculo"/>
            <w:noProof/>
          </w:rPr>
          <w:t>3.2.7</w:t>
        </w:r>
        <w:r w:rsidR="00BF3B47">
          <w:rPr>
            <w:noProof/>
          </w:rPr>
          <w:tab/>
        </w:r>
        <w:r w:rsidR="00BF3B47" w:rsidRPr="00D515D5">
          <w:rPr>
            <w:rStyle w:val="Hipervnculo"/>
            <w:noProof/>
          </w:rPr>
          <w:t>Registrar devolución</w:t>
        </w:r>
        <w:r w:rsidR="00BF3B47">
          <w:rPr>
            <w:noProof/>
            <w:webHidden/>
          </w:rPr>
          <w:tab/>
        </w:r>
        <w:r w:rsidR="00BF3B47">
          <w:rPr>
            <w:noProof/>
            <w:webHidden/>
          </w:rPr>
          <w:fldChar w:fldCharType="begin"/>
        </w:r>
        <w:r w:rsidR="00BF3B47">
          <w:rPr>
            <w:noProof/>
            <w:webHidden/>
          </w:rPr>
          <w:instrText xml:space="preserve"> PAGEREF _Toc452731652 \h </w:instrText>
        </w:r>
        <w:r w:rsidR="00BF3B47">
          <w:rPr>
            <w:noProof/>
            <w:webHidden/>
          </w:rPr>
        </w:r>
        <w:r w:rsidR="00BF3B47">
          <w:rPr>
            <w:noProof/>
            <w:webHidden/>
          </w:rPr>
          <w:fldChar w:fldCharType="separate"/>
        </w:r>
        <w:r w:rsidR="00BF3B47">
          <w:rPr>
            <w:noProof/>
            <w:webHidden/>
          </w:rPr>
          <w:t>21</w:t>
        </w:r>
        <w:r w:rsidR="00BF3B47">
          <w:rPr>
            <w:noProof/>
            <w:webHidden/>
          </w:rPr>
          <w:fldChar w:fldCharType="end"/>
        </w:r>
      </w:hyperlink>
    </w:p>
    <w:p w14:paraId="2B45A67E" w14:textId="21E90D3E" w:rsidR="00BF3B47" w:rsidRDefault="00582BB7">
      <w:pPr>
        <w:pStyle w:val="TDC3"/>
        <w:tabs>
          <w:tab w:val="right" w:leader="underscore" w:pos="8828"/>
        </w:tabs>
        <w:rPr>
          <w:rFonts w:eastAsiaTheme="minorEastAsia"/>
          <w:noProof/>
          <w:lang w:eastAsia="ja-JP"/>
        </w:rPr>
      </w:pPr>
      <w:hyperlink w:anchor="_Toc452731653" w:history="1">
        <w:r w:rsidR="00BF3B47" w:rsidRPr="00D515D5">
          <w:rPr>
            <w:rStyle w:val="Hipervnculo"/>
            <w:noProof/>
          </w:rPr>
          <w:t>Administrar Usuarios</w:t>
        </w:r>
        <w:r w:rsidR="00BF3B47">
          <w:rPr>
            <w:noProof/>
            <w:webHidden/>
          </w:rPr>
          <w:tab/>
        </w:r>
        <w:r w:rsidR="00BF3B47">
          <w:rPr>
            <w:noProof/>
            <w:webHidden/>
          </w:rPr>
          <w:fldChar w:fldCharType="begin"/>
        </w:r>
        <w:r w:rsidR="00BF3B47">
          <w:rPr>
            <w:noProof/>
            <w:webHidden/>
          </w:rPr>
          <w:instrText xml:space="preserve"> PAGEREF _Toc452731653 \h </w:instrText>
        </w:r>
        <w:r w:rsidR="00BF3B47">
          <w:rPr>
            <w:noProof/>
            <w:webHidden/>
          </w:rPr>
        </w:r>
        <w:r w:rsidR="00BF3B47">
          <w:rPr>
            <w:noProof/>
            <w:webHidden/>
          </w:rPr>
          <w:fldChar w:fldCharType="separate"/>
        </w:r>
        <w:r w:rsidR="00BF3B47">
          <w:rPr>
            <w:noProof/>
            <w:webHidden/>
          </w:rPr>
          <w:t>22</w:t>
        </w:r>
        <w:r w:rsidR="00BF3B47">
          <w:rPr>
            <w:noProof/>
            <w:webHidden/>
          </w:rPr>
          <w:fldChar w:fldCharType="end"/>
        </w:r>
      </w:hyperlink>
    </w:p>
    <w:p w14:paraId="2A110591" w14:textId="56E17260" w:rsidR="00BF3B47" w:rsidRDefault="00582BB7">
      <w:pPr>
        <w:pStyle w:val="TDC4"/>
        <w:tabs>
          <w:tab w:val="left" w:pos="1540"/>
          <w:tab w:val="right" w:leader="underscore" w:pos="8828"/>
        </w:tabs>
        <w:rPr>
          <w:noProof/>
        </w:rPr>
      </w:pPr>
      <w:hyperlink w:anchor="_Toc452731654" w:history="1">
        <w:r w:rsidR="00BF3B47" w:rsidRPr="00D515D5">
          <w:rPr>
            <w:rStyle w:val="Hipervnculo"/>
            <w:noProof/>
          </w:rPr>
          <w:t>3.2.8</w:t>
        </w:r>
        <w:r w:rsidR="00BF3B47">
          <w:rPr>
            <w:noProof/>
          </w:rPr>
          <w:tab/>
        </w:r>
        <w:r w:rsidR="00BF3B47" w:rsidRPr="00D515D5">
          <w:rPr>
            <w:rStyle w:val="Hipervnculo"/>
            <w:noProof/>
          </w:rPr>
          <w:t>Editar usuario</w:t>
        </w:r>
        <w:r w:rsidR="00BF3B47">
          <w:rPr>
            <w:noProof/>
            <w:webHidden/>
          </w:rPr>
          <w:tab/>
        </w:r>
        <w:r w:rsidR="00BF3B47">
          <w:rPr>
            <w:noProof/>
            <w:webHidden/>
          </w:rPr>
          <w:fldChar w:fldCharType="begin"/>
        </w:r>
        <w:r w:rsidR="00BF3B47">
          <w:rPr>
            <w:noProof/>
            <w:webHidden/>
          </w:rPr>
          <w:instrText xml:space="preserve"> PAGEREF _Toc452731654 \h </w:instrText>
        </w:r>
        <w:r w:rsidR="00BF3B47">
          <w:rPr>
            <w:noProof/>
            <w:webHidden/>
          </w:rPr>
        </w:r>
        <w:r w:rsidR="00BF3B47">
          <w:rPr>
            <w:noProof/>
            <w:webHidden/>
          </w:rPr>
          <w:fldChar w:fldCharType="separate"/>
        </w:r>
        <w:r w:rsidR="00BF3B47">
          <w:rPr>
            <w:noProof/>
            <w:webHidden/>
          </w:rPr>
          <w:t>22</w:t>
        </w:r>
        <w:r w:rsidR="00BF3B47">
          <w:rPr>
            <w:noProof/>
            <w:webHidden/>
          </w:rPr>
          <w:fldChar w:fldCharType="end"/>
        </w:r>
      </w:hyperlink>
    </w:p>
    <w:p w14:paraId="6A0F64B0" w14:textId="1D1A5123" w:rsidR="00BF3B47" w:rsidRDefault="00582BB7">
      <w:pPr>
        <w:pStyle w:val="TDC4"/>
        <w:tabs>
          <w:tab w:val="left" w:pos="1540"/>
          <w:tab w:val="right" w:leader="underscore" w:pos="8828"/>
        </w:tabs>
        <w:rPr>
          <w:noProof/>
        </w:rPr>
      </w:pPr>
      <w:hyperlink w:anchor="_Toc452731655" w:history="1">
        <w:r w:rsidR="00BF3B47" w:rsidRPr="00D515D5">
          <w:rPr>
            <w:rStyle w:val="Hipervnculo"/>
            <w:noProof/>
          </w:rPr>
          <w:t>3.2.9</w:t>
        </w:r>
        <w:r w:rsidR="00BF3B47">
          <w:rPr>
            <w:noProof/>
          </w:rPr>
          <w:tab/>
        </w:r>
        <w:r w:rsidR="00BF3B47" w:rsidRPr="00D515D5">
          <w:rPr>
            <w:rStyle w:val="Hipervnculo"/>
            <w:noProof/>
          </w:rPr>
          <w:t>Agregar usuario</w:t>
        </w:r>
        <w:r w:rsidR="00BF3B47">
          <w:rPr>
            <w:noProof/>
            <w:webHidden/>
          </w:rPr>
          <w:tab/>
        </w:r>
        <w:r w:rsidR="00BF3B47">
          <w:rPr>
            <w:noProof/>
            <w:webHidden/>
          </w:rPr>
          <w:fldChar w:fldCharType="begin"/>
        </w:r>
        <w:r w:rsidR="00BF3B47">
          <w:rPr>
            <w:noProof/>
            <w:webHidden/>
          </w:rPr>
          <w:instrText xml:space="preserve"> PAGEREF _Toc452731655 \h </w:instrText>
        </w:r>
        <w:r w:rsidR="00BF3B47">
          <w:rPr>
            <w:noProof/>
            <w:webHidden/>
          </w:rPr>
        </w:r>
        <w:r w:rsidR="00BF3B47">
          <w:rPr>
            <w:noProof/>
            <w:webHidden/>
          </w:rPr>
          <w:fldChar w:fldCharType="separate"/>
        </w:r>
        <w:r w:rsidR="00BF3B47">
          <w:rPr>
            <w:noProof/>
            <w:webHidden/>
          </w:rPr>
          <w:t>23</w:t>
        </w:r>
        <w:r w:rsidR="00BF3B47">
          <w:rPr>
            <w:noProof/>
            <w:webHidden/>
          </w:rPr>
          <w:fldChar w:fldCharType="end"/>
        </w:r>
      </w:hyperlink>
    </w:p>
    <w:p w14:paraId="6B96AC0C" w14:textId="79C14807" w:rsidR="00BF3B47" w:rsidRDefault="00582BB7">
      <w:pPr>
        <w:pStyle w:val="TDC4"/>
        <w:tabs>
          <w:tab w:val="left" w:pos="1540"/>
          <w:tab w:val="right" w:leader="underscore" w:pos="8828"/>
        </w:tabs>
        <w:rPr>
          <w:noProof/>
        </w:rPr>
      </w:pPr>
      <w:hyperlink w:anchor="_Toc452731656" w:history="1">
        <w:r w:rsidR="00BF3B47" w:rsidRPr="00D515D5">
          <w:rPr>
            <w:rStyle w:val="Hipervnculo"/>
            <w:noProof/>
          </w:rPr>
          <w:t>3.2.10</w:t>
        </w:r>
        <w:r w:rsidR="00BF3B47">
          <w:rPr>
            <w:noProof/>
          </w:rPr>
          <w:tab/>
        </w:r>
        <w:r w:rsidR="00BF3B47" w:rsidRPr="00D515D5">
          <w:rPr>
            <w:rStyle w:val="Hipervnculo"/>
            <w:noProof/>
          </w:rPr>
          <w:t>Borrar usuario</w:t>
        </w:r>
        <w:r w:rsidR="00BF3B47">
          <w:rPr>
            <w:noProof/>
            <w:webHidden/>
          </w:rPr>
          <w:tab/>
        </w:r>
        <w:r w:rsidR="00BF3B47">
          <w:rPr>
            <w:noProof/>
            <w:webHidden/>
          </w:rPr>
          <w:fldChar w:fldCharType="begin"/>
        </w:r>
        <w:r w:rsidR="00BF3B47">
          <w:rPr>
            <w:noProof/>
            <w:webHidden/>
          </w:rPr>
          <w:instrText xml:space="preserve"> PAGEREF _Toc452731656 \h </w:instrText>
        </w:r>
        <w:r w:rsidR="00BF3B47">
          <w:rPr>
            <w:noProof/>
            <w:webHidden/>
          </w:rPr>
        </w:r>
        <w:r w:rsidR="00BF3B47">
          <w:rPr>
            <w:noProof/>
            <w:webHidden/>
          </w:rPr>
          <w:fldChar w:fldCharType="separate"/>
        </w:r>
        <w:r w:rsidR="00BF3B47">
          <w:rPr>
            <w:noProof/>
            <w:webHidden/>
          </w:rPr>
          <w:t>24</w:t>
        </w:r>
        <w:r w:rsidR="00BF3B47">
          <w:rPr>
            <w:noProof/>
            <w:webHidden/>
          </w:rPr>
          <w:fldChar w:fldCharType="end"/>
        </w:r>
      </w:hyperlink>
    </w:p>
    <w:p w14:paraId="0E5328B8" w14:textId="6B3C09F3" w:rsidR="00BF3B47" w:rsidRDefault="00582BB7">
      <w:pPr>
        <w:pStyle w:val="TDC3"/>
        <w:tabs>
          <w:tab w:val="right" w:leader="underscore" w:pos="8828"/>
        </w:tabs>
        <w:rPr>
          <w:rFonts w:eastAsiaTheme="minorEastAsia"/>
          <w:noProof/>
          <w:lang w:eastAsia="ja-JP"/>
        </w:rPr>
      </w:pPr>
      <w:hyperlink w:anchor="_Toc452731657" w:history="1">
        <w:r w:rsidR="00BF3B47" w:rsidRPr="00D515D5">
          <w:rPr>
            <w:rStyle w:val="Hipervnculo"/>
            <w:noProof/>
          </w:rPr>
          <w:t>Funcionalidad del sistema</w:t>
        </w:r>
        <w:r w:rsidR="00BF3B47">
          <w:rPr>
            <w:noProof/>
            <w:webHidden/>
          </w:rPr>
          <w:tab/>
        </w:r>
        <w:r w:rsidR="00BF3B47">
          <w:rPr>
            <w:noProof/>
            <w:webHidden/>
          </w:rPr>
          <w:fldChar w:fldCharType="begin"/>
        </w:r>
        <w:r w:rsidR="00BF3B47">
          <w:rPr>
            <w:noProof/>
            <w:webHidden/>
          </w:rPr>
          <w:instrText xml:space="preserve"> PAGEREF _Toc452731657 \h </w:instrText>
        </w:r>
        <w:r w:rsidR="00BF3B47">
          <w:rPr>
            <w:noProof/>
            <w:webHidden/>
          </w:rPr>
        </w:r>
        <w:r w:rsidR="00BF3B47">
          <w:rPr>
            <w:noProof/>
            <w:webHidden/>
          </w:rPr>
          <w:fldChar w:fldCharType="separate"/>
        </w:r>
        <w:r w:rsidR="00BF3B47">
          <w:rPr>
            <w:noProof/>
            <w:webHidden/>
          </w:rPr>
          <w:t>25</w:t>
        </w:r>
        <w:r w:rsidR="00BF3B47">
          <w:rPr>
            <w:noProof/>
            <w:webHidden/>
          </w:rPr>
          <w:fldChar w:fldCharType="end"/>
        </w:r>
      </w:hyperlink>
    </w:p>
    <w:p w14:paraId="274DE519" w14:textId="2472B04A" w:rsidR="00BF3B47" w:rsidRDefault="00582BB7">
      <w:pPr>
        <w:pStyle w:val="TDC4"/>
        <w:tabs>
          <w:tab w:val="left" w:pos="1540"/>
          <w:tab w:val="right" w:leader="underscore" w:pos="8828"/>
        </w:tabs>
        <w:rPr>
          <w:noProof/>
        </w:rPr>
      </w:pPr>
      <w:hyperlink w:anchor="_Toc452731658" w:history="1">
        <w:r w:rsidR="00BF3B47" w:rsidRPr="00D515D5">
          <w:rPr>
            <w:rStyle w:val="Hipervnculo"/>
            <w:noProof/>
          </w:rPr>
          <w:t>3.2.11</w:t>
        </w:r>
        <w:r w:rsidR="00BF3B47">
          <w:rPr>
            <w:noProof/>
          </w:rPr>
          <w:tab/>
        </w:r>
        <w:r w:rsidR="00BF3B47" w:rsidRPr="00D515D5">
          <w:rPr>
            <w:rStyle w:val="Hipervnculo"/>
            <w:noProof/>
          </w:rPr>
          <w:t>Agregar reseña del ítem</w:t>
        </w:r>
        <w:r w:rsidR="00BF3B47">
          <w:rPr>
            <w:noProof/>
            <w:webHidden/>
          </w:rPr>
          <w:tab/>
        </w:r>
        <w:r w:rsidR="00BF3B47">
          <w:rPr>
            <w:noProof/>
            <w:webHidden/>
          </w:rPr>
          <w:fldChar w:fldCharType="begin"/>
        </w:r>
        <w:r w:rsidR="00BF3B47">
          <w:rPr>
            <w:noProof/>
            <w:webHidden/>
          </w:rPr>
          <w:instrText xml:space="preserve"> PAGEREF _Toc452731658 \h </w:instrText>
        </w:r>
        <w:r w:rsidR="00BF3B47">
          <w:rPr>
            <w:noProof/>
            <w:webHidden/>
          </w:rPr>
        </w:r>
        <w:r w:rsidR="00BF3B47">
          <w:rPr>
            <w:noProof/>
            <w:webHidden/>
          </w:rPr>
          <w:fldChar w:fldCharType="separate"/>
        </w:r>
        <w:r w:rsidR="00BF3B47">
          <w:rPr>
            <w:noProof/>
            <w:webHidden/>
          </w:rPr>
          <w:t>25</w:t>
        </w:r>
        <w:r w:rsidR="00BF3B47">
          <w:rPr>
            <w:noProof/>
            <w:webHidden/>
          </w:rPr>
          <w:fldChar w:fldCharType="end"/>
        </w:r>
      </w:hyperlink>
    </w:p>
    <w:p w14:paraId="725ACA25" w14:textId="04BD3C39" w:rsidR="00BF3B47" w:rsidRDefault="00582BB7">
      <w:pPr>
        <w:pStyle w:val="TDC4"/>
        <w:tabs>
          <w:tab w:val="left" w:pos="1540"/>
          <w:tab w:val="right" w:leader="underscore" w:pos="8828"/>
        </w:tabs>
        <w:rPr>
          <w:noProof/>
        </w:rPr>
      </w:pPr>
      <w:hyperlink w:anchor="_Toc452731659" w:history="1">
        <w:r w:rsidR="00BF3B47" w:rsidRPr="00D515D5">
          <w:rPr>
            <w:rStyle w:val="Hipervnculo"/>
            <w:noProof/>
          </w:rPr>
          <w:t>3.2.12</w:t>
        </w:r>
        <w:r w:rsidR="00BF3B47">
          <w:rPr>
            <w:noProof/>
          </w:rPr>
          <w:tab/>
        </w:r>
        <w:r w:rsidR="00BF3B47" w:rsidRPr="00D515D5">
          <w:rPr>
            <w:rStyle w:val="Hipervnculo"/>
            <w:noProof/>
          </w:rPr>
          <w:t>Reservar ítem</w:t>
        </w:r>
        <w:r w:rsidR="00BF3B47">
          <w:rPr>
            <w:noProof/>
            <w:webHidden/>
          </w:rPr>
          <w:tab/>
        </w:r>
        <w:r w:rsidR="00BF3B47">
          <w:rPr>
            <w:noProof/>
            <w:webHidden/>
          </w:rPr>
          <w:fldChar w:fldCharType="begin"/>
        </w:r>
        <w:r w:rsidR="00BF3B47">
          <w:rPr>
            <w:noProof/>
            <w:webHidden/>
          </w:rPr>
          <w:instrText xml:space="preserve"> PAGEREF _Toc452731659 \h </w:instrText>
        </w:r>
        <w:r w:rsidR="00BF3B47">
          <w:rPr>
            <w:noProof/>
            <w:webHidden/>
          </w:rPr>
        </w:r>
        <w:r w:rsidR="00BF3B47">
          <w:rPr>
            <w:noProof/>
            <w:webHidden/>
          </w:rPr>
          <w:fldChar w:fldCharType="separate"/>
        </w:r>
        <w:r w:rsidR="00BF3B47">
          <w:rPr>
            <w:noProof/>
            <w:webHidden/>
          </w:rPr>
          <w:t>26</w:t>
        </w:r>
        <w:r w:rsidR="00BF3B47">
          <w:rPr>
            <w:noProof/>
            <w:webHidden/>
          </w:rPr>
          <w:fldChar w:fldCharType="end"/>
        </w:r>
      </w:hyperlink>
    </w:p>
    <w:p w14:paraId="2009D405" w14:textId="115BC06A" w:rsidR="00BF3B47" w:rsidRDefault="00582BB7">
      <w:pPr>
        <w:pStyle w:val="TDC4"/>
        <w:tabs>
          <w:tab w:val="left" w:pos="1540"/>
          <w:tab w:val="right" w:leader="underscore" w:pos="8828"/>
        </w:tabs>
        <w:rPr>
          <w:noProof/>
        </w:rPr>
      </w:pPr>
      <w:hyperlink w:anchor="_Toc452731660" w:history="1">
        <w:r w:rsidR="00BF3B47" w:rsidRPr="00D515D5">
          <w:rPr>
            <w:rStyle w:val="Hipervnculo"/>
            <w:noProof/>
          </w:rPr>
          <w:t>3.2.13</w:t>
        </w:r>
        <w:r w:rsidR="00BF3B47">
          <w:rPr>
            <w:noProof/>
          </w:rPr>
          <w:tab/>
        </w:r>
        <w:r w:rsidR="00BF3B47" w:rsidRPr="00D515D5">
          <w:rPr>
            <w:rStyle w:val="Hipervnculo"/>
            <w:noProof/>
          </w:rPr>
          <w:t>Buscar ítem</w:t>
        </w:r>
        <w:r w:rsidR="00BF3B47">
          <w:rPr>
            <w:noProof/>
            <w:webHidden/>
          </w:rPr>
          <w:tab/>
        </w:r>
        <w:r w:rsidR="00BF3B47">
          <w:rPr>
            <w:noProof/>
            <w:webHidden/>
          </w:rPr>
          <w:fldChar w:fldCharType="begin"/>
        </w:r>
        <w:r w:rsidR="00BF3B47">
          <w:rPr>
            <w:noProof/>
            <w:webHidden/>
          </w:rPr>
          <w:instrText xml:space="preserve"> PAGEREF _Toc452731660 \h </w:instrText>
        </w:r>
        <w:r w:rsidR="00BF3B47">
          <w:rPr>
            <w:noProof/>
            <w:webHidden/>
          </w:rPr>
        </w:r>
        <w:r w:rsidR="00BF3B47">
          <w:rPr>
            <w:noProof/>
            <w:webHidden/>
          </w:rPr>
          <w:fldChar w:fldCharType="separate"/>
        </w:r>
        <w:r w:rsidR="00BF3B47">
          <w:rPr>
            <w:noProof/>
            <w:webHidden/>
          </w:rPr>
          <w:t>27</w:t>
        </w:r>
        <w:r w:rsidR="00BF3B47">
          <w:rPr>
            <w:noProof/>
            <w:webHidden/>
          </w:rPr>
          <w:fldChar w:fldCharType="end"/>
        </w:r>
      </w:hyperlink>
    </w:p>
    <w:p w14:paraId="341790EB" w14:textId="600C6311" w:rsidR="00BF3B47" w:rsidRDefault="00582BB7">
      <w:pPr>
        <w:pStyle w:val="TDC4"/>
        <w:tabs>
          <w:tab w:val="left" w:pos="1540"/>
          <w:tab w:val="right" w:leader="underscore" w:pos="8828"/>
        </w:tabs>
        <w:rPr>
          <w:noProof/>
        </w:rPr>
      </w:pPr>
      <w:hyperlink w:anchor="_Toc452731661" w:history="1">
        <w:r w:rsidR="00BF3B47" w:rsidRPr="00D515D5">
          <w:rPr>
            <w:rStyle w:val="Hipervnculo"/>
            <w:noProof/>
          </w:rPr>
          <w:t>3.2.14</w:t>
        </w:r>
        <w:r w:rsidR="00BF3B47">
          <w:rPr>
            <w:noProof/>
          </w:rPr>
          <w:tab/>
        </w:r>
        <w:r w:rsidR="00BF3B47" w:rsidRPr="00D515D5">
          <w:rPr>
            <w:rStyle w:val="Hipervnculo"/>
            <w:noProof/>
          </w:rPr>
          <w:t>Registrar adquisición</w:t>
        </w:r>
        <w:r w:rsidR="00BF3B47">
          <w:rPr>
            <w:noProof/>
            <w:webHidden/>
          </w:rPr>
          <w:tab/>
        </w:r>
        <w:r w:rsidR="00BF3B47">
          <w:rPr>
            <w:noProof/>
            <w:webHidden/>
          </w:rPr>
          <w:fldChar w:fldCharType="begin"/>
        </w:r>
        <w:r w:rsidR="00BF3B47">
          <w:rPr>
            <w:noProof/>
            <w:webHidden/>
          </w:rPr>
          <w:instrText xml:space="preserve"> PAGEREF _Toc452731661 \h </w:instrText>
        </w:r>
        <w:r w:rsidR="00BF3B47">
          <w:rPr>
            <w:noProof/>
            <w:webHidden/>
          </w:rPr>
        </w:r>
        <w:r w:rsidR="00BF3B47">
          <w:rPr>
            <w:noProof/>
            <w:webHidden/>
          </w:rPr>
          <w:fldChar w:fldCharType="separate"/>
        </w:r>
        <w:r w:rsidR="00BF3B47">
          <w:rPr>
            <w:noProof/>
            <w:webHidden/>
          </w:rPr>
          <w:t>28</w:t>
        </w:r>
        <w:r w:rsidR="00BF3B47">
          <w:rPr>
            <w:noProof/>
            <w:webHidden/>
          </w:rPr>
          <w:fldChar w:fldCharType="end"/>
        </w:r>
      </w:hyperlink>
    </w:p>
    <w:p w14:paraId="071F5DB1" w14:textId="3CDC0C50" w:rsidR="00BF3B47" w:rsidRDefault="00582BB7">
      <w:pPr>
        <w:pStyle w:val="TDC4"/>
        <w:tabs>
          <w:tab w:val="left" w:pos="1540"/>
          <w:tab w:val="right" w:leader="underscore" w:pos="8828"/>
        </w:tabs>
        <w:rPr>
          <w:noProof/>
        </w:rPr>
      </w:pPr>
      <w:hyperlink w:anchor="_Toc452731662" w:history="1">
        <w:r w:rsidR="00BF3B47" w:rsidRPr="00D515D5">
          <w:rPr>
            <w:rStyle w:val="Hipervnculo"/>
            <w:noProof/>
          </w:rPr>
          <w:t>3.2.15</w:t>
        </w:r>
        <w:r w:rsidR="00BF3B47">
          <w:rPr>
            <w:noProof/>
          </w:rPr>
          <w:tab/>
        </w:r>
        <w:r w:rsidR="00BF3B47" w:rsidRPr="00D515D5">
          <w:rPr>
            <w:rStyle w:val="Hipervnculo"/>
            <w:noProof/>
          </w:rPr>
          <w:t>Realizar petición interbibliotecaria</w:t>
        </w:r>
        <w:r w:rsidR="00BF3B47">
          <w:rPr>
            <w:noProof/>
            <w:webHidden/>
          </w:rPr>
          <w:tab/>
        </w:r>
        <w:r w:rsidR="00BF3B47">
          <w:rPr>
            <w:noProof/>
            <w:webHidden/>
          </w:rPr>
          <w:fldChar w:fldCharType="begin"/>
        </w:r>
        <w:r w:rsidR="00BF3B47">
          <w:rPr>
            <w:noProof/>
            <w:webHidden/>
          </w:rPr>
          <w:instrText xml:space="preserve"> PAGEREF _Toc452731662 \h </w:instrText>
        </w:r>
        <w:r w:rsidR="00BF3B47">
          <w:rPr>
            <w:noProof/>
            <w:webHidden/>
          </w:rPr>
        </w:r>
        <w:r w:rsidR="00BF3B47">
          <w:rPr>
            <w:noProof/>
            <w:webHidden/>
          </w:rPr>
          <w:fldChar w:fldCharType="separate"/>
        </w:r>
        <w:r w:rsidR="00BF3B47">
          <w:rPr>
            <w:noProof/>
            <w:webHidden/>
          </w:rPr>
          <w:t>29</w:t>
        </w:r>
        <w:r w:rsidR="00BF3B47">
          <w:rPr>
            <w:noProof/>
            <w:webHidden/>
          </w:rPr>
          <w:fldChar w:fldCharType="end"/>
        </w:r>
      </w:hyperlink>
    </w:p>
    <w:p w14:paraId="595A0C5E" w14:textId="4438EEF1" w:rsidR="00BF3B47" w:rsidRDefault="00582BB7">
      <w:pPr>
        <w:pStyle w:val="TDC4"/>
        <w:tabs>
          <w:tab w:val="left" w:pos="1540"/>
          <w:tab w:val="right" w:leader="underscore" w:pos="8828"/>
        </w:tabs>
        <w:rPr>
          <w:noProof/>
        </w:rPr>
      </w:pPr>
      <w:hyperlink w:anchor="_Toc452731663" w:history="1">
        <w:r w:rsidR="00BF3B47" w:rsidRPr="00D515D5">
          <w:rPr>
            <w:rStyle w:val="Hipervnculo"/>
            <w:noProof/>
          </w:rPr>
          <w:t>3.2.16</w:t>
        </w:r>
        <w:r w:rsidR="00BF3B47">
          <w:rPr>
            <w:noProof/>
          </w:rPr>
          <w:tab/>
        </w:r>
        <w:r w:rsidR="00BF3B47" w:rsidRPr="00D515D5">
          <w:rPr>
            <w:rStyle w:val="Hipervnculo"/>
            <w:noProof/>
          </w:rPr>
          <w:t>Retroalimentar el sistema</w:t>
        </w:r>
        <w:r w:rsidR="00BF3B47">
          <w:rPr>
            <w:noProof/>
            <w:webHidden/>
          </w:rPr>
          <w:tab/>
        </w:r>
        <w:r w:rsidR="00BF3B47">
          <w:rPr>
            <w:noProof/>
            <w:webHidden/>
          </w:rPr>
          <w:fldChar w:fldCharType="begin"/>
        </w:r>
        <w:r w:rsidR="00BF3B47">
          <w:rPr>
            <w:noProof/>
            <w:webHidden/>
          </w:rPr>
          <w:instrText xml:space="preserve"> PAGEREF _Toc452731663 \h </w:instrText>
        </w:r>
        <w:r w:rsidR="00BF3B47">
          <w:rPr>
            <w:noProof/>
            <w:webHidden/>
          </w:rPr>
        </w:r>
        <w:r w:rsidR="00BF3B47">
          <w:rPr>
            <w:noProof/>
            <w:webHidden/>
          </w:rPr>
          <w:fldChar w:fldCharType="separate"/>
        </w:r>
        <w:r w:rsidR="00BF3B47">
          <w:rPr>
            <w:noProof/>
            <w:webHidden/>
          </w:rPr>
          <w:t>30</w:t>
        </w:r>
        <w:r w:rsidR="00BF3B47">
          <w:rPr>
            <w:noProof/>
            <w:webHidden/>
          </w:rPr>
          <w:fldChar w:fldCharType="end"/>
        </w:r>
      </w:hyperlink>
    </w:p>
    <w:p w14:paraId="6E994D69" w14:textId="256EE510" w:rsidR="00BF3B47" w:rsidRDefault="00582BB7">
      <w:pPr>
        <w:pStyle w:val="TDC4"/>
        <w:tabs>
          <w:tab w:val="left" w:pos="1540"/>
          <w:tab w:val="right" w:leader="underscore" w:pos="8828"/>
        </w:tabs>
        <w:rPr>
          <w:noProof/>
        </w:rPr>
      </w:pPr>
      <w:hyperlink w:anchor="_Toc452731664" w:history="1">
        <w:r w:rsidR="00BF3B47" w:rsidRPr="00D515D5">
          <w:rPr>
            <w:rStyle w:val="Hipervnculo"/>
            <w:noProof/>
          </w:rPr>
          <w:t>3.2.17</w:t>
        </w:r>
        <w:r w:rsidR="00BF3B47">
          <w:rPr>
            <w:noProof/>
          </w:rPr>
          <w:tab/>
        </w:r>
        <w:r w:rsidR="00BF3B47" w:rsidRPr="00D515D5">
          <w:rPr>
            <w:rStyle w:val="Hipervnculo"/>
            <w:noProof/>
          </w:rPr>
          <w:t>Renovar préstamo</w:t>
        </w:r>
        <w:r w:rsidR="00BF3B47">
          <w:rPr>
            <w:noProof/>
            <w:webHidden/>
          </w:rPr>
          <w:tab/>
        </w:r>
        <w:r w:rsidR="00BF3B47">
          <w:rPr>
            <w:noProof/>
            <w:webHidden/>
          </w:rPr>
          <w:fldChar w:fldCharType="begin"/>
        </w:r>
        <w:r w:rsidR="00BF3B47">
          <w:rPr>
            <w:noProof/>
            <w:webHidden/>
          </w:rPr>
          <w:instrText xml:space="preserve"> PAGEREF _Toc452731664 \h </w:instrText>
        </w:r>
        <w:r w:rsidR="00BF3B47">
          <w:rPr>
            <w:noProof/>
            <w:webHidden/>
          </w:rPr>
        </w:r>
        <w:r w:rsidR="00BF3B47">
          <w:rPr>
            <w:noProof/>
            <w:webHidden/>
          </w:rPr>
          <w:fldChar w:fldCharType="separate"/>
        </w:r>
        <w:r w:rsidR="00BF3B47">
          <w:rPr>
            <w:noProof/>
            <w:webHidden/>
          </w:rPr>
          <w:t>31</w:t>
        </w:r>
        <w:r w:rsidR="00BF3B47">
          <w:rPr>
            <w:noProof/>
            <w:webHidden/>
          </w:rPr>
          <w:fldChar w:fldCharType="end"/>
        </w:r>
      </w:hyperlink>
    </w:p>
    <w:p w14:paraId="0A3B9821" w14:textId="7E724574" w:rsidR="00BF3B47" w:rsidRDefault="00582BB7">
      <w:pPr>
        <w:pStyle w:val="TDC2"/>
        <w:tabs>
          <w:tab w:val="left" w:pos="880"/>
          <w:tab w:val="right" w:leader="underscore" w:pos="8828"/>
        </w:tabs>
        <w:rPr>
          <w:rFonts w:eastAsiaTheme="minorEastAsia"/>
          <w:noProof/>
          <w:lang w:eastAsia="ja-JP"/>
        </w:rPr>
      </w:pPr>
      <w:hyperlink w:anchor="_Toc452731665" w:history="1">
        <w:r w:rsidR="00BF3B47" w:rsidRPr="00D515D5">
          <w:rPr>
            <w:rStyle w:val="Hipervnculo"/>
            <w:noProof/>
          </w:rPr>
          <w:t>3.3</w:t>
        </w:r>
        <w:r w:rsidR="00BF3B47">
          <w:rPr>
            <w:rFonts w:eastAsiaTheme="minorEastAsia"/>
            <w:noProof/>
            <w:lang w:eastAsia="ja-JP"/>
          </w:rPr>
          <w:tab/>
        </w:r>
        <w:r w:rsidR="00BF3B47" w:rsidRPr="00D515D5">
          <w:rPr>
            <w:rStyle w:val="Hipervnculo"/>
            <w:noProof/>
          </w:rPr>
          <w:t>Diagramas de actividad</w:t>
        </w:r>
        <w:r w:rsidR="00BF3B47">
          <w:rPr>
            <w:noProof/>
            <w:webHidden/>
          </w:rPr>
          <w:tab/>
        </w:r>
        <w:r w:rsidR="00BF3B47">
          <w:rPr>
            <w:noProof/>
            <w:webHidden/>
          </w:rPr>
          <w:fldChar w:fldCharType="begin"/>
        </w:r>
        <w:r w:rsidR="00BF3B47">
          <w:rPr>
            <w:noProof/>
            <w:webHidden/>
          </w:rPr>
          <w:instrText xml:space="preserve"> PAGEREF _Toc452731665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2B47DB84" w14:textId="136AA18B" w:rsidR="00BF3B47" w:rsidRDefault="00582BB7">
      <w:pPr>
        <w:pStyle w:val="TDC3"/>
        <w:tabs>
          <w:tab w:val="right" w:leader="underscore" w:pos="8828"/>
        </w:tabs>
        <w:rPr>
          <w:rFonts w:eastAsiaTheme="minorEastAsia"/>
          <w:noProof/>
          <w:lang w:eastAsia="ja-JP"/>
        </w:rPr>
      </w:pPr>
      <w:hyperlink w:anchor="_Toc452731666"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_Toc452731666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7EBD3343" w14:textId="73D58A60" w:rsidR="00BF3B47" w:rsidRDefault="00582BB7">
      <w:pPr>
        <w:pStyle w:val="TDC3"/>
        <w:tabs>
          <w:tab w:val="right" w:leader="underscore" w:pos="8828"/>
        </w:tabs>
        <w:rPr>
          <w:rFonts w:eastAsiaTheme="minorEastAsia"/>
          <w:noProof/>
          <w:lang w:eastAsia="ja-JP"/>
        </w:rPr>
      </w:pPr>
      <w:hyperlink w:anchor="_Toc452731667"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_Toc452731667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3B648927" w14:textId="42BA0E6E" w:rsidR="00BF3B47" w:rsidRDefault="00582BB7">
      <w:pPr>
        <w:pStyle w:val="TDC3"/>
        <w:tabs>
          <w:tab w:val="right" w:leader="underscore" w:pos="8828"/>
        </w:tabs>
        <w:rPr>
          <w:rFonts w:eastAsiaTheme="minorEastAsia"/>
          <w:noProof/>
          <w:lang w:eastAsia="ja-JP"/>
        </w:rPr>
      </w:pPr>
      <w:hyperlink w:anchor="_Toc452731668"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_Toc452731668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1AEE61BB" w14:textId="47F340F1" w:rsidR="00BF3B47" w:rsidRDefault="00582BB7">
      <w:pPr>
        <w:pStyle w:val="TDC3"/>
        <w:tabs>
          <w:tab w:val="right" w:leader="underscore" w:pos="8828"/>
        </w:tabs>
        <w:rPr>
          <w:rFonts w:eastAsiaTheme="minorEastAsia"/>
          <w:noProof/>
          <w:lang w:eastAsia="ja-JP"/>
        </w:rPr>
      </w:pPr>
      <w:hyperlink w:anchor="_Toc452731669"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_Toc452731669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4627FE20" w14:textId="79907E4A" w:rsidR="00BF3B47" w:rsidRDefault="00582BB7">
      <w:pPr>
        <w:pStyle w:val="TDC2"/>
        <w:tabs>
          <w:tab w:val="left" w:pos="880"/>
          <w:tab w:val="right" w:leader="underscore" w:pos="8828"/>
        </w:tabs>
        <w:rPr>
          <w:rFonts w:eastAsiaTheme="minorEastAsia"/>
          <w:noProof/>
          <w:lang w:eastAsia="ja-JP"/>
        </w:rPr>
      </w:pPr>
      <w:hyperlink w:anchor="_Toc452731670" w:history="1">
        <w:r w:rsidR="00BF3B47" w:rsidRPr="00D515D5">
          <w:rPr>
            <w:rStyle w:val="Hipervnculo"/>
            <w:noProof/>
          </w:rPr>
          <w:t>3.1</w:t>
        </w:r>
        <w:r w:rsidR="00BF3B47">
          <w:rPr>
            <w:rFonts w:eastAsiaTheme="minorEastAsia"/>
            <w:noProof/>
            <w:lang w:eastAsia="ja-JP"/>
          </w:rPr>
          <w:tab/>
        </w:r>
        <w:r w:rsidR="00BF3B47" w:rsidRPr="00D515D5">
          <w:rPr>
            <w:rStyle w:val="Hipervnculo"/>
            <w:noProof/>
          </w:rPr>
          <w:t>Diagrama entidad relación</w:t>
        </w:r>
        <w:r w:rsidR="00BF3B47">
          <w:rPr>
            <w:noProof/>
            <w:webHidden/>
          </w:rPr>
          <w:tab/>
        </w:r>
        <w:r w:rsidR="00BF3B47">
          <w:rPr>
            <w:noProof/>
            <w:webHidden/>
          </w:rPr>
          <w:fldChar w:fldCharType="begin"/>
        </w:r>
        <w:r w:rsidR="00BF3B47">
          <w:rPr>
            <w:noProof/>
            <w:webHidden/>
          </w:rPr>
          <w:instrText xml:space="preserve"> PAGEREF _Toc452731670 \h </w:instrText>
        </w:r>
        <w:r w:rsidR="00BF3B47">
          <w:rPr>
            <w:noProof/>
            <w:webHidden/>
          </w:rPr>
        </w:r>
        <w:r w:rsidR="00BF3B47">
          <w:rPr>
            <w:noProof/>
            <w:webHidden/>
          </w:rPr>
          <w:fldChar w:fldCharType="separate"/>
        </w:r>
        <w:r w:rsidR="00BF3B47">
          <w:rPr>
            <w:noProof/>
            <w:webHidden/>
          </w:rPr>
          <w:t>34</w:t>
        </w:r>
        <w:r w:rsidR="00BF3B47">
          <w:rPr>
            <w:noProof/>
            <w:webHidden/>
          </w:rPr>
          <w:fldChar w:fldCharType="end"/>
        </w:r>
      </w:hyperlink>
    </w:p>
    <w:p w14:paraId="074CFE80" w14:textId="0648DAB5" w:rsidR="00BF3B47" w:rsidRDefault="00582BB7">
      <w:pPr>
        <w:pStyle w:val="TDC2"/>
        <w:tabs>
          <w:tab w:val="left" w:pos="880"/>
          <w:tab w:val="right" w:leader="underscore" w:pos="8828"/>
        </w:tabs>
        <w:rPr>
          <w:rFonts w:eastAsiaTheme="minorEastAsia"/>
          <w:noProof/>
          <w:lang w:eastAsia="ja-JP"/>
        </w:rPr>
      </w:pPr>
      <w:hyperlink w:anchor="_Toc452731671" w:history="1">
        <w:r w:rsidR="00BF3B47" w:rsidRPr="00D515D5">
          <w:rPr>
            <w:rStyle w:val="Hipervnculo"/>
            <w:noProof/>
          </w:rPr>
          <w:t>3.2</w:t>
        </w:r>
        <w:r w:rsidR="00BF3B47">
          <w:rPr>
            <w:rFonts w:eastAsiaTheme="minorEastAsia"/>
            <w:noProof/>
            <w:lang w:eastAsia="ja-JP"/>
          </w:rPr>
          <w:tab/>
        </w:r>
        <w:r w:rsidR="00BF3B47" w:rsidRPr="00D515D5">
          <w:rPr>
            <w:rStyle w:val="Hipervnculo"/>
            <w:noProof/>
          </w:rPr>
          <w:t>Diagramas de secuencia</w:t>
        </w:r>
        <w:r w:rsidR="00BF3B47">
          <w:rPr>
            <w:noProof/>
            <w:webHidden/>
          </w:rPr>
          <w:tab/>
        </w:r>
        <w:r w:rsidR="00BF3B47">
          <w:rPr>
            <w:noProof/>
            <w:webHidden/>
          </w:rPr>
          <w:fldChar w:fldCharType="begin"/>
        </w:r>
        <w:r w:rsidR="00BF3B47">
          <w:rPr>
            <w:noProof/>
            <w:webHidden/>
          </w:rPr>
          <w:instrText xml:space="preserve"> PAGEREF _Toc452731671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2FCC250E" w14:textId="66418E6D" w:rsidR="00BF3B47" w:rsidRDefault="00582BB7">
      <w:pPr>
        <w:pStyle w:val="TDC3"/>
        <w:tabs>
          <w:tab w:val="right" w:leader="underscore" w:pos="8828"/>
        </w:tabs>
        <w:rPr>
          <w:rFonts w:eastAsiaTheme="minorEastAsia"/>
          <w:noProof/>
          <w:lang w:eastAsia="ja-JP"/>
        </w:rPr>
      </w:pPr>
      <w:hyperlink w:anchor="_Toc452731672"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_Toc452731672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5B65889" w14:textId="2BCDCE69" w:rsidR="00BF3B47" w:rsidRDefault="00582BB7">
      <w:pPr>
        <w:pStyle w:val="TDC4"/>
        <w:tabs>
          <w:tab w:val="left" w:pos="1540"/>
          <w:tab w:val="right" w:leader="underscore" w:pos="8828"/>
        </w:tabs>
        <w:rPr>
          <w:noProof/>
        </w:rPr>
      </w:pPr>
      <w:hyperlink w:anchor="_Toc452731673" w:history="1">
        <w:r w:rsidR="00BF3B47" w:rsidRPr="00D515D5">
          <w:rPr>
            <w:rStyle w:val="Hipervnculo"/>
            <w:noProof/>
            <w:lang w:eastAsia="es-MX"/>
          </w:rPr>
          <w:t>3.2.1</w:t>
        </w:r>
        <w:r w:rsidR="00BF3B47">
          <w:rPr>
            <w:noProof/>
          </w:rPr>
          <w:tab/>
        </w:r>
        <w:r w:rsidR="00BF3B47" w:rsidRPr="00D515D5">
          <w:rPr>
            <w:rStyle w:val="Hipervnculo"/>
            <w:noProof/>
            <w:lang w:eastAsia="es-MX"/>
          </w:rPr>
          <w:t>Administrar convenios</w:t>
        </w:r>
        <w:r w:rsidR="00BF3B47">
          <w:rPr>
            <w:noProof/>
            <w:webHidden/>
          </w:rPr>
          <w:tab/>
        </w:r>
        <w:r w:rsidR="00BF3B47">
          <w:rPr>
            <w:noProof/>
            <w:webHidden/>
          </w:rPr>
          <w:fldChar w:fldCharType="begin"/>
        </w:r>
        <w:r w:rsidR="00BF3B47">
          <w:rPr>
            <w:noProof/>
            <w:webHidden/>
          </w:rPr>
          <w:instrText xml:space="preserve"> PAGEREF _Toc452731673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7F6F606C" w14:textId="7CA71C3E" w:rsidR="00BF3B47" w:rsidRDefault="00582BB7">
      <w:pPr>
        <w:pStyle w:val="TDC4"/>
        <w:tabs>
          <w:tab w:val="left" w:pos="1540"/>
          <w:tab w:val="right" w:leader="underscore" w:pos="8828"/>
        </w:tabs>
        <w:rPr>
          <w:noProof/>
        </w:rPr>
      </w:pPr>
      <w:hyperlink w:anchor="_Toc452731674" w:history="1">
        <w:r w:rsidR="00BF3B47" w:rsidRPr="00D515D5">
          <w:rPr>
            <w:rStyle w:val="Hipervnculo"/>
            <w:noProof/>
            <w:lang w:eastAsia="es-MX"/>
          </w:rPr>
          <w:t>3.2.2</w:t>
        </w:r>
        <w:r w:rsidR="00BF3B47">
          <w:rPr>
            <w:noProof/>
          </w:rPr>
          <w:tab/>
        </w:r>
        <w:r w:rsidR="00BF3B47" w:rsidRPr="00D515D5">
          <w:rPr>
            <w:rStyle w:val="Hipervnculo"/>
            <w:noProof/>
            <w:lang w:eastAsia="es-MX"/>
          </w:rPr>
          <w:t>Administrar fondos de la biblioteca</w:t>
        </w:r>
        <w:r w:rsidR="00BF3B47">
          <w:rPr>
            <w:noProof/>
            <w:webHidden/>
          </w:rPr>
          <w:tab/>
        </w:r>
        <w:r w:rsidR="00BF3B47">
          <w:rPr>
            <w:noProof/>
            <w:webHidden/>
          </w:rPr>
          <w:fldChar w:fldCharType="begin"/>
        </w:r>
        <w:r w:rsidR="00BF3B47">
          <w:rPr>
            <w:noProof/>
            <w:webHidden/>
          </w:rPr>
          <w:instrText xml:space="preserve"> PAGEREF _Toc452731674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6ED31B93" w14:textId="4EDBC668" w:rsidR="00BF3B47" w:rsidRDefault="00582BB7">
      <w:pPr>
        <w:pStyle w:val="TDC4"/>
        <w:tabs>
          <w:tab w:val="left" w:pos="1540"/>
          <w:tab w:val="right" w:leader="underscore" w:pos="8828"/>
        </w:tabs>
        <w:rPr>
          <w:noProof/>
        </w:rPr>
      </w:pPr>
      <w:hyperlink w:anchor="_Toc452731675" w:history="1">
        <w:r w:rsidR="00BF3B47" w:rsidRPr="00D515D5">
          <w:rPr>
            <w:rStyle w:val="Hipervnculo"/>
            <w:noProof/>
            <w:lang w:eastAsia="es-MX"/>
          </w:rPr>
          <w:t>3.2.3</w:t>
        </w:r>
        <w:r w:rsidR="00BF3B47">
          <w:rPr>
            <w:noProof/>
          </w:rPr>
          <w:tab/>
        </w:r>
        <w:r w:rsidR="00BF3B47" w:rsidRPr="00D515D5">
          <w:rPr>
            <w:rStyle w:val="Hipervnculo"/>
            <w:noProof/>
            <w:lang w:eastAsia="es-MX"/>
          </w:rPr>
          <w:t>Consultar donaciones de la biblioteca</w:t>
        </w:r>
        <w:r w:rsidR="00BF3B47">
          <w:rPr>
            <w:noProof/>
            <w:webHidden/>
          </w:rPr>
          <w:tab/>
        </w:r>
        <w:r w:rsidR="00BF3B47">
          <w:rPr>
            <w:noProof/>
            <w:webHidden/>
          </w:rPr>
          <w:fldChar w:fldCharType="begin"/>
        </w:r>
        <w:r w:rsidR="00BF3B47">
          <w:rPr>
            <w:noProof/>
            <w:webHidden/>
          </w:rPr>
          <w:instrText xml:space="preserve"> PAGEREF _Toc452731675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3D5B87C" w14:textId="6BF60406" w:rsidR="00BF3B47" w:rsidRDefault="00582BB7">
      <w:pPr>
        <w:pStyle w:val="TDC3"/>
        <w:tabs>
          <w:tab w:val="right" w:leader="underscore" w:pos="8828"/>
        </w:tabs>
        <w:rPr>
          <w:rFonts w:eastAsiaTheme="minorEastAsia"/>
          <w:noProof/>
          <w:lang w:eastAsia="ja-JP"/>
        </w:rPr>
      </w:pPr>
      <w:hyperlink w:anchor="_Toc452731676"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_Toc452731676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29133E0C" w14:textId="77BAF9D3" w:rsidR="00BF3B47" w:rsidRDefault="00582BB7">
      <w:pPr>
        <w:pStyle w:val="TDC4"/>
        <w:tabs>
          <w:tab w:val="left" w:pos="1540"/>
          <w:tab w:val="right" w:leader="underscore" w:pos="8828"/>
        </w:tabs>
        <w:rPr>
          <w:noProof/>
        </w:rPr>
      </w:pPr>
      <w:hyperlink w:anchor="_Toc452731677" w:history="1">
        <w:r w:rsidR="00BF3B47" w:rsidRPr="00D515D5">
          <w:rPr>
            <w:rStyle w:val="Hipervnculo"/>
            <w:noProof/>
            <w:lang w:eastAsia="es-MX"/>
          </w:rPr>
          <w:t>3.2.4</w:t>
        </w:r>
        <w:r w:rsidR="00BF3B47">
          <w:rPr>
            <w:noProof/>
          </w:rPr>
          <w:tab/>
        </w:r>
        <w:r w:rsidR="00BF3B47" w:rsidRPr="00D515D5">
          <w:rPr>
            <w:rStyle w:val="Hipervnculo"/>
            <w:noProof/>
            <w:lang w:eastAsia="es-MX"/>
          </w:rPr>
          <w:t>Consultar adquisiciones</w:t>
        </w:r>
        <w:r w:rsidR="00BF3B47">
          <w:rPr>
            <w:noProof/>
            <w:webHidden/>
          </w:rPr>
          <w:tab/>
        </w:r>
        <w:r w:rsidR="00BF3B47">
          <w:rPr>
            <w:noProof/>
            <w:webHidden/>
          </w:rPr>
          <w:fldChar w:fldCharType="begin"/>
        </w:r>
        <w:r w:rsidR="00BF3B47">
          <w:rPr>
            <w:noProof/>
            <w:webHidden/>
          </w:rPr>
          <w:instrText xml:space="preserve"> PAGEREF _Toc452731677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62401365" w14:textId="18F23724" w:rsidR="00BF3B47" w:rsidRDefault="00582BB7">
      <w:pPr>
        <w:pStyle w:val="TDC4"/>
        <w:tabs>
          <w:tab w:val="left" w:pos="1540"/>
          <w:tab w:val="right" w:leader="underscore" w:pos="8828"/>
        </w:tabs>
        <w:rPr>
          <w:noProof/>
        </w:rPr>
      </w:pPr>
      <w:hyperlink w:anchor="_Toc452731678" w:history="1">
        <w:r w:rsidR="00BF3B47" w:rsidRPr="00D515D5">
          <w:rPr>
            <w:rStyle w:val="Hipervnculo"/>
            <w:noProof/>
            <w:lang w:eastAsia="es-MX"/>
          </w:rPr>
          <w:t>3.2.5</w:t>
        </w:r>
        <w:r w:rsidR="00BF3B47">
          <w:rPr>
            <w:noProof/>
          </w:rPr>
          <w:tab/>
        </w:r>
        <w:r w:rsidR="00BF3B47" w:rsidRPr="00D515D5">
          <w:rPr>
            <w:rStyle w:val="Hipervnculo"/>
            <w:noProof/>
            <w:lang w:eastAsia="es-MX"/>
          </w:rPr>
          <w:t>Consultar devoluciones</w:t>
        </w:r>
        <w:r w:rsidR="00BF3B47">
          <w:rPr>
            <w:noProof/>
            <w:webHidden/>
          </w:rPr>
          <w:tab/>
        </w:r>
        <w:r w:rsidR="00BF3B47">
          <w:rPr>
            <w:noProof/>
            <w:webHidden/>
          </w:rPr>
          <w:fldChar w:fldCharType="begin"/>
        </w:r>
        <w:r w:rsidR="00BF3B47">
          <w:rPr>
            <w:noProof/>
            <w:webHidden/>
          </w:rPr>
          <w:instrText xml:space="preserve"> PAGEREF _Toc452731678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F34FD01" w14:textId="788B844A" w:rsidR="00BF3B47" w:rsidRDefault="00582BB7">
      <w:pPr>
        <w:pStyle w:val="TDC4"/>
        <w:tabs>
          <w:tab w:val="left" w:pos="1540"/>
          <w:tab w:val="right" w:leader="underscore" w:pos="8828"/>
        </w:tabs>
        <w:rPr>
          <w:noProof/>
        </w:rPr>
      </w:pPr>
      <w:hyperlink w:anchor="_Toc452731679" w:history="1">
        <w:r w:rsidR="00BF3B47" w:rsidRPr="00D515D5">
          <w:rPr>
            <w:rStyle w:val="Hipervnculo"/>
            <w:noProof/>
            <w:lang w:eastAsia="es-MX"/>
          </w:rPr>
          <w:t>3.2.6</w:t>
        </w:r>
        <w:r w:rsidR="00BF3B47">
          <w:rPr>
            <w:noProof/>
          </w:rPr>
          <w:tab/>
        </w:r>
        <w:r w:rsidR="00BF3B47" w:rsidRPr="00D515D5">
          <w:rPr>
            <w:rStyle w:val="Hipervnculo"/>
            <w:noProof/>
            <w:lang w:eastAsia="es-MX"/>
          </w:rPr>
          <w:t>Registrar devolución</w:t>
        </w:r>
        <w:r w:rsidR="00BF3B47">
          <w:rPr>
            <w:noProof/>
            <w:webHidden/>
          </w:rPr>
          <w:tab/>
        </w:r>
        <w:r w:rsidR="00BF3B47">
          <w:rPr>
            <w:noProof/>
            <w:webHidden/>
          </w:rPr>
          <w:fldChar w:fldCharType="begin"/>
        </w:r>
        <w:r w:rsidR="00BF3B47">
          <w:rPr>
            <w:noProof/>
            <w:webHidden/>
          </w:rPr>
          <w:instrText xml:space="preserve"> PAGEREF _Toc452731679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EDAFE1C" w14:textId="675D8C0A" w:rsidR="00BF3B47" w:rsidRDefault="00582BB7">
      <w:pPr>
        <w:pStyle w:val="TDC4"/>
        <w:tabs>
          <w:tab w:val="left" w:pos="1540"/>
          <w:tab w:val="right" w:leader="underscore" w:pos="8828"/>
        </w:tabs>
        <w:rPr>
          <w:noProof/>
        </w:rPr>
      </w:pPr>
      <w:hyperlink w:anchor="_Toc452731680" w:history="1">
        <w:r w:rsidR="00BF3B47" w:rsidRPr="00D515D5">
          <w:rPr>
            <w:rStyle w:val="Hipervnculo"/>
            <w:noProof/>
            <w:lang w:eastAsia="es-MX"/>
          </w:rPr>
          <w:t>3.2.7</w:t>
        </w:r>
        <w:r w:rsidR="00BF3B47">
          <w:rPr>
            <w:noProof/>
          </w:rPr>
          <w:tab/>
        </w:r>
        <w:r w:rsidR="00BF3B47" w:rsidRPr="00D515D5">
          <w:rPr>
            <w:rStyle w:val="Hipervnculo"/>
            <w:noProof/>
            <w:lang w:eastAsia="es-MX"/>
          </w:rPr>
          <w:t>Registrar préstamo</w:t>
        </w:r>
        <w:r w:rsidR="00BF3B47">
          <w:rPr>
            <w:noProof/>
            <w:webHidden/>
          </w:rPr>
          <w:tab/>
        </w:r>
        <w:r w:rsidR="00BF3B47">
          <w:rPr>
            <w:noProof/>
            <w:webHidden/>
          </w:rPr>
          <w:fldChar w:fldCharType="begin"/>
        </w:r>
        <w:r w:rsidR="00BF3B47">
          <w:rPr>
            <w:noProof/>
            <w:webHidden/>
          </w:rPr>
          <w:instrText xml:space="preserve"> PAGEREF _Toc452731680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72533D7A" w14:textId="5718E30C" w:rsidR="00BF3B47" w:rsidRDefault="00582BB7">
      <w:pPr>
        <w:pStyle w:val="TDC4"/>
        <w:tabs>
          <w:tab w:val="left" w:pos="1540"/>
          <w:tab w:val="right" w:leader="underscore" w:pos="8828"/>
        </w:tabs>
        <w:rPr>
          <w:noProof/>
        </w:rPr>
      </w:pPr>
      <w:hyperlink w:anchor="_Toc452731681" w:history="1">
        <w:r w:rsidR="00BF3B47" w:rsidRPr="00D515D5">
          <w:rPr>
            <w:rStyle w:val="Hipervnculo"/>
            <w:noProof/>
            <w:lang w:eastAsia="es-MX"/>
          </w:rPr>
          <w:t>3.2.8</w:t>
        </w:r>
        <w:r w:rsidR="00BF3B47">
          <w:rPr>
            <w:noProof/>
          </w:rPr>
          <w:tab/>
        </w:r>
        <w:r w:rsidR="00BF3B47" w:rsidRPr="00D515D5">
          <w:rPr>
            <w:rStyle w:val="Hipervnculo"/>
            <w:noProof/>
            <w:lang w:eastAsia="es-MX"/>
          </w:rPr>
          <w:t>Registrar Adquisiciones</w:t>
        </w:r>
        <w:r w:rsidR="00BF3B47">
          <w:rPr>
            <w:noProof/>
            <w:webHidden/>
          </w:rPr>
          <w:tab/>
        </w:r>
        <w:r w:rsidR="00BF3B47">
          <w:rPr>
            <w:noProof/>
            <w:webHidden/>
          </w:rPr>
          <w:fldChar w:fldCharType="begin"/>
        </w:r>
        <w:r w:rsidR="00BF3B47">
          <w:rPr>
            <w:noProof/>
            <w:webHidden/>
          </w:rPr>
          <w:instrText xml:space="preserve"> PAGEREF _Toc452731681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7E6A7232" w14:textId="66AC4CCF" w:rsidR="00BF3B47" w:rsidRDefault="00582BB7">
      <w:pPr>
        <w:pStyle w:val="TDC3"/>
        <w:tabs>
          <w:tab w:val="right" w:leader="underscore" w:pos="8828"/>
        </w:tabs>
        <w:rPr>
          <w:rFonts w:eastAsiaTheme="minorEastAsia"/>
          <w:noProof/>
          <w:lang w:eastAsia="ja-JP"/>
        </w:rPr>
      </w:pPr>
      <w:hyperlink w:anchor="_Toc452731682"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_Toc452731682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54ABD230" w14:textId="4D4C74C9" w:rsidR="00BF3B47" w:rsidRDefault="00582BB7">
      <w:pPr>
        <w:pStyle w:val="TDC4"/>
        <w:tabs>
          <w:tab w:val="left" w:pos="1540"/>
          <w:tab w:val="right" w:leader="underscore" w:pos="8828"/>
        </w:tabs>
        <w:rPr>
          <w:noProof/>
        </w:rPr>
      </w:pPr>
      <w:hyperlink w:anchor="_Toc452731683" w:history="1">
        <w:r w:rsidR="00BF3B47" w:rsidRPr="00D515D5">
          <w:rPr>
            <w:rStyle w:val="Hipervnculo"/>
            <w:noProof/>
            <w:lang w:eastAsia="es-MX"/>
          </w:rPr>
          <w:t>3.2.9</w:t>
        </w:r>
        <w:r w:rsidR="00BF3B47">
          <w:rPr>
            <w:noProof/>
          </w:rPr>
          <w:tab/>
        </w:r>
        <w:r w:rsidR="00BF3B47" w:rsidRPr="00D515D5">
          <w:rPr>
            <w:rStyle w:val="Hipervnculo"/>
            <w:noProof/>
            <w:lang w:eastAsia="es-MX"/>
          </w:rPr>
          <w:t>Agregar usuario</w:t>
        </w:r>
        <w:r w:rsidR="00BF3B47">
          <w:rPr>
            <w:noProof/>
            <w:webHidden/>
          </w:rPr>
          <w:tab/>
        </w:r>
        <w:r w:rsidR="00BF3B47">
          <w:rPr>
            <w:noProof/>
            <w:webHidden/>
          </w:rPr>
          <w:fldChar w:fldCharType="begin"/>
        </w:r>
        <w:r w:rsidR="00BF3B47">
          <w:rPr>
            <w:noProof/>
            <w:webHidden/>
          </w:rPr>
          <w:instrText xml:space="preserve"> PAGEREF _Toc452731683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5EAB562D" w14:textId="4CF15E51" w:rsidR="00BF3B47" w:rsidRDefault="00582BB7">
      <w:pPr>
        <w:pStyle w:val="TDC4"/>
        <w:tabs>
          <w:tab w:val="left" w:pos="1540"/>
          <w:tab w:val="right" w:leader="underscore" w:pos="8828"/>
        </w:tabs>
        <w:rPr>
          <w:noProof/>
        </w:rPr>
      </w:pPr>
      <w:hyperlink w:anchor="_Toc452731684" w:history="1">
        <w:r w:rsidR="00BF3B47" w:rsidRPr="00D515D5">
          <w:rPr>
            <w:rStyle w:val="Hipervnculo"/>
            <w:noProof/>
            <w:lang w:eastAsia="es-MX"/>
          </w:rPr>
          <w:t>3.2.10</w:t>
        </w:r>
        <w:r w:rsidR="00BF3B47">
          <w:rPr>
            <w:noProof/>
          </w:rPr>
          <w:tab/>
        </w:r>
        <w:r w:rsidR="00BF3B47" w:rsidRPr="00D515D5">
          <w:rPr>
            <w:rStyle w:val="Hipervnculo"/>
            <w:noProof/>
            <w:lang w:eastAsia="es-MX"/>
          </w:rPr>
          <w:t>Borrar usuario</w:t>
        </w:r>
        <w:r w:rsidR="00BF3B47">
          <w:rPr>
            <w:noProof/>
            <w:webHidden/>
          </w:rPr>
          <w:tab/>
        </w:r>
        <w:r w:rsidR="00BF3B47">
          <w:rPr>
            <w:noProof/>
            <w:webHidden/>
          </w:rPr>
          <w:fldChar w:fldCharType="begin"/>
        </w:r>
        <w:r w:rsidR="00BF3B47">
          <w:rPr>
            <w:noProof/>
            <w:webHidden/>
          </w:rPr>
          <w:instrText xml:space="preserve"> PAGEREF _Toc452731684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6E15D4E9" w14:textId="2559E7DF" w:rsidR="00BF3B47" w:rsidRDefault="00582BB7">
      <w:pPr>
        <w:pStyle w:val="TDC4"/>
        <w:tabs>
          <w:tab w:val="left" w:pos="1540"/>
          <w:tab w:val="right" w:leader="underscore" w:pos="8828"/>
        </w:tabs>
        <w:rPr>
          <w:noProof/>
        </w:rPr>
      </w:pPr>
      <w:hyperlink w:anchor="_Toc452731685" w:history="1">
        <w:r w:rsidR="00BF3B47" w:rsidRPr="00D515D5">
          <w:rPr>
            <w:rStyle w:val="Hipervnculo"/>
            <w:noProof/>
            <w:lang w:eastAsia="es-MX"/>
          </w:rPr>
          <w:t>3.2.11</w:t>
        </w:r>
        <w:r w:rsidR="00BF3B47">
          <w:rPr>
            <w:noProof/>
          </w:rPr>
          <w:tab/>
        </w:r>
        <w:r w:rsidR="00BF3B47" w:rsidRPr="00D515D5">
          <w:rPr>
            <w:rStyle w:val="Hipervnculo"/>
            <w:noProof/>
            <w:lang w:eastAsia="es-MX"/>
          </w:rPr>
          <w:t>Editar Usuario</w:t>
        </w:r>
        <w:r w:rsidR="00BF3B47">
          <w:rPr>
            <w:noProof/>
            <w:webHidden/>
          </w:rPr>
          <w:tab/>
        </w:r>
        <w:r w:rsidR="00BF3B47">
          <w:rPr>
            <w:noProof/>
            <w:webHidden/>
          </w:rPr>
          <w:fldChar w:fldCharType="begin"/>
        </w:r>
        <w:r w:rsidR="00BF3B47">
          <w:rPr>
            <w:noProof/>
            <w:webHidden/>
          </w:rPr>
          <w:instrText xml:space="preserve"> PAGEREF _Toc452731685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5695E34F" w14:textId="142AD760" w:rsidR="00BF3B47" w:rsidRDefault="00582BB7">
      <w:pPr>
        <w:pStyle w:val="TDC3"/>
        <w:tabs>
          <w:tab w:val="right" w:leader="underscore" w:pos="8828"/>
        </w:tabs>
        <w:rPr>
          <w:rFonts w:eastAsiaTheme="minorEastAsia"/>
          <w:noProof/>
          <w:lang w:eastAsia="ja-JP"/>
        </w:rPr>
      </w:pPr>
      <w:hyperlink w:anchor="_Toc452731686"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_Toc452731686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F3E207F" w14:textId="0C63921C" w:rsidR="00BF3B47" w:rsidRDefault="00582BB7">
      <w:pPr>
        <w:pStyle w:val="TDC4"/>
        <w:tabs>
          <w:tab w:val="left" w:pos="1540"/>
          <w:tab w:val="right" w:leader="underscore" w:pos="8828"/>
        </w:tabs>
        <w:rPr>
          <w:noProof/>
        </w:rPr>
      </w:pPr>
      <w:hyperlink w:anchor="_Toc452731687" w:history="1">
        <w:r w:rsidR="00BF3B47" w:rsidRPr="00D515D5">
          <w:rPr>
            <w:rStyle w:val="Hipervnculo"/>
            <w:noProof/>
            <w:lang w:eastAsia="es-MX"/>
          </w:rPr>
          <w:t>3.2.12</w:t>
        </w:r>
        <w:r w:rsidR="00BF3B47">
          <w:rPr>
            <w:noProof/>
          </w:rPr>
          <w:tab/>
        </w:r>
        <w:r w:rsidR="00BF3B47" w:rsidRPr="00D515D5">
          <w:rPr>
            <w:rStyle w:val="Hipervnculo"/>
            <w:noProof/>
            <w:lang w:eastAsia="es-MX"/>
          </w:rPr>
          <w:t>Agregar reseña de ítem</w:t>
        </w:r>
        <w:r w:rsidR="00BF3B47">
          <w:rPr>
            <w:noProof/>
            <w:webHidden/>
          </w:rPr>
          <w:tab/>
        </w:r>
        <w:r w:rsidR="00BF3B47">
          <w:rPr>
            <w:noProof/>
            <w:webHidden/>
          </w:rPr>
          <w:fldChar w:fldCharType="begin"/>
        </w:r>
        <w:r w:rsidR="00BF3B47">
          <w:rPr>
            <w:noProof/>
            <w:webHidden/>
          </w:rPr>
          <w:instrText xml:space="preserve"> PAGEREF _Toc452731687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1D7176F7" w14:textId="26E0E75C" w:rsidR="00BF3B47" w:rsidRDefault="00582BB7">
      <w:pPr>
        <w:pStyle w:val="TDC4"/>
        <w:tabs>
          <w:tab w:val="left" w:pos="1540"/>
          <w:tab w:val="right" w:leader="underscore" w:pos="8828"/>
        </w:tabs>
        <w:rPr>
          <w:noProof/>
        </w:rPr>
      </w:pPr>
      <w:hyperlink w:anchor="_Toc452731688" w:history="1">
        <w:r w:rsidR="00BF3B47" w:rsidRPr="00D515D5">
          <w:rPr>
            <w:rStyle w:val="Hipervnculo"/>
            <w:noProof/>
            <w:lang w:eastAsia="es-MX"/>
          </w:rPr>
          <w:t>3.2.13</w:t>
        </w:r>
        <w:r w:rsidR="00BF3B47">
          <w:rPr>
            <w:noProof/>
          </w:rPr>
          <w:tab/>
        </w:r>
        <w:r w:rsidR="00BF3B47" w:rsidRPr="00D515D5">
          <w:rPr>
            <w:rStyle w:val="Hipervnculo"/>
            <w:noProof/>
            <w:lang w:eastAsia="es-MX"/>
          </w:rPr>
          <w:t>Buscar ítem</w:t>
        </w:r>
        <w:r w:rsidR="00BF3B47">
          <w:rPr>
            <w:noProof/>
            <w:webHidden/>
          </w:rPr>
          <w:tab/>
        </w:r>
        <w:r w:rsidR="00BF3B47">
          <w:rPr>
            <w:noProof/>
            <w:webHidden/>
          </w:rPr>
          <w:fldChar w:fldCharType="begin"/>
        </w:r>
        <w:r w:rsidR="00BF3B47">
          <w:rPr>
            <w:noProof/>
            <w:webHidden/>
          </w:rPr>
          <w:instrText xml:space="preserve"> PAGEREF _Toc452731688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24ED9881" w14:textId="7CBD785A" w:rsidR="00BF3B47" w:rsidRDefault="00582BB7">
      <w:pPr>
        <w:pStyle w:val="TDC4"/>
        <w:tabs>
          <w:tab w:val="left" w:pos="1540"/>
          <w:tab w:val="right" w:leader="underscore" w:pos="8828"/>
        </w:tabs>
        <w:rPr>
          <w:noProof/>
        </w:rPr>
      </w:pPr>
      <w:hyperlink w:anchor="_Toc452731689" w:history="1">
        <w:r w:rsidR="00BF3B47" w:rsidRPr="00D515D5">
          <w:rPr>
            <w:rStyle w:val="Hipervnculo"/>
            <w:noProof/>
            <w:lang w:eastAsia="es-MX"/>
          </w:rPr>
          <w:t>3.2.14</w:t>
        </w:r>
        <w:r w:rsidR="00BF3B47">
          <w:rPr>
            <w:noProof/>
          </w:rPr>
          <w:tab/>
        </w:r>
        <w:r w:rsidR="00BF3B47" w:rsidRPr="00D515D5">
          <w:rPr>
            <w:rStyle w:val="Hipervnculo"/>
            <w:noProof/>
            <w:lang w:eastAsia="es-MX"/>
          </w:rPr>
          <w:t>Realizar petición interbibliotecaria</w:t>
        </w:r>
        <w:r w:rsidR="00BF3B47">
          <w:rPr>
            <w:noProof/>
            <w:webHidden/>
          </w:rPr>
          <w:tab/>
        </w:r>
        <w:r w:rsidR="00BF3B47">
          <w:rPr>
            <w:noProof/>
            <w:webHidden/>
          </w:rPr>
          <w:fldChar w:fldCharType="begin"/>
        </w:r>
        <w:r w:rsidR="00BF3B47">
          <w:rPr>
            <w:noProof/>
            <w:webHidden/>
          </w:rPr>
          <w:instrText xml:space="preserve"> PAGEREF _Toc452731689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A005E3C" w14:textId="085C1E7D" w:rsidR="00BF3B47" w:rsidRDefault="00582BB7">
      <w:pPr>
        <w:pStyle w:val="TDC4"/>
        <w:tabs>
          <w:tab w:val="left" w:pos="1540"/>
          <w:tab w:val="right" w:leader="underscore" w:pos="8828"/>
        </w:tabs>
        <w:rPr>
          <w:noProof/>
        </w:rPr>
      </w:pPr>
      <w:hyperlink w:anchor="_Toc452731690" w:history="1">
        <w:r w:rsidR="00BF3B47" w:rsidRPr="00D515D5">
          <w:rPr>
            <w:rStyle w:val="Hipervnculo"/>
            <w:noProof/>
            <w:lang w:eastAsia="es-MX"/>
          </w:rPr>
          <w:t>3.2.15</w:t>
        </w:r>
        <w:r w:rsidR="00BF3B47">
          <w:rPr>
            <w:noProof/>
          </w:rPr>
          <w:tab/>
        </w:r>
        <w:r w:rsidR="00BF3B47" w:rsidRPr="00D515D5">
          <w:rPr>
            <w:rStyle w:val="Hipervnculo"/>
            <w:noProof/>
            <w:lang w:eastAsia="es-MX"/>
          </w:rPr>
          <w:t>Realizar préstamo</w:t>
        </w:r>
        <w:r w:rsidR="00BF3B47">
          <w:rPr>
            <w:noProof/>
            <w:webHidden/>
          </w:rPr>
          <w:tab/>
        </w:r>
        <w:r w:rsidR="00BF3B47">
          <w:rPr>
            <w:noProof/>
            <w:webHidden/>
          </w:rPr>
          <w:fldChar w:fldCharType="begin"/>
        </w:r>
        <w:r w:rsidR="00BF3B47">
          <w:rPr>
            <w:noProof/>
            <w:webHidden/>
          </w:rPr>
          <w:instrText xml:space="preserve"> PAGEREF _Toc452731690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0B2C07AE" w14:textId="02441629" w:rsidR="00BF3B47" w:rsidRDefault="00582BB7">
      <w:pPr>
        <w:pStyle w:val="TDC4"/>
        <w:tabs>
          <w:tab w:val="left" w:pos="1540"/>
          <w:tab w:val="right" w:leader="underscore" w:pos="8828"/>
        </w:tabs>
        <w:rPr>
          <w:noProof/>
        </w:rPr>
      </w:pPr>
      <w:hyperlink w:anchor="_Toc452731691" w:history="1">
        <w:r w:rsidR="00BF3B47" w:rsidRPr="00D515D5">
          <w:rPr>
            <w:rStyle w:val="Hipervnculo"/>
            <w:noProof/>
            <w:lang w:eastAsia="es-MX"/>
          </w:rPr>
          <w:t>3.2.16</w:t>
        </w:r>
        <w:r w:rsidR="00BF3B47">
          <w:rPr>
            <w:noProof/>
          </w:rPr>
          <w:tab/>
        </w:r>
        <w:r w:rsidR="00BF3B47" w:rsidRPr="00D515D5">
          <w:rPr>
            <w:rStyle w:val="Hipervnculo"/>
            <w:noProof/>
            <w:lang w:eastAsia="es-MX"/>
          </w:rPr>
          <w:t>Reservar ítem</w:t>
        </w:r>
        <w:r w:rsidR="00BF3B47">
          <w:rPr>
            <w:noProof/>
            <w:webHidden/>
          </w:rPr>
          <w:tab/>
        </w:r>
        <w:r w:rsidR="00BF3B47">
          <w:rPr>
            <w:noProof/>
            <w:webHidden/>
          </w:rPr>
          <w:fldChar w:fldCharType="begin"/>
        </w:r>
        <w:r w:rsidR="00BF3B47">
          <w:rPr>
            <w:noProof/>
            <w:webHidden/>
          </w:rPr>
          <w:instrText xml:space="preserve"> PAGEREF _Toc452731691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32F568F" w14:textId="207DF687" w:rsidR="00BF3B47" w:rsidRDefault="00582BB7">
      <w:pPr>
        <w:pStyle w:val="TDC4"/>
        <w:tabs>
          <w:tab w:val="left" w:pos="1540"/>
          <w:tab w:val="right" w:leader="underscore" w:pos="8828"/>
        </w:tabs>
        <w:rPr>
          <w:noProof/>
        </w:rPr>
      </w:pPr>
      <w:hyperlink w:anchor="_Toc452731692" w:history="1">
        <w:r w:rsidR="00BF3B47" w:rsidRPr="00D515D5">
          <w:rPr>
            <w:rStyle w:val="Hipervnculo"/>
            <w:noProof/>
            <w:lang w:eastAsia="es-MX"/>
          </w:rPr>
          <w:t>3.2.17</w:t>
        </w:r>
        <w:r w:rsidR="00BF3B47">
          <w:rPr>
            <w:noProof/>
          </w:rPr>
          <w:tab/>
        </w:r>
        <w:r w:rsidR="00BF3B47" w:rsidRPr="00D515D5">
          <w:rPr>
            <w:rStyle w:val="Hipervnculo"/>
            <w:noProof/>
            <w:lang w:eastAsia="es-MX"/>
          </w:rPr>
          <w:t>Retroalimentar al sistema</w:t>
        </w:r>
        <w:r w:rsidR="00BF3B47">
          <w:rPr>
            <w:noProof/>
            <w:webHidden/>
          </w:rPr>
          <w:tab/>
        </w:r>
        <w:r w:rsidR="00BF3B47">
          <w:rPr>
            <w:noProof/>
            <w:webHidden/>
          </w:rPr>
          <w:fldChar w:fldCharType="begin"/>
        </w:r>
        <w:r w:rsidR="00BF3B47">
          <w:rPr>
            <w:noProof/>
            <w:webHidden/>
          </w:rPr>
          <w:instrText xml:space="preserve"> PAGEREF _Toc452731692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A187634" w14:textId="178D3ECF" w:rsidR="00BF3B47" w:rsidRDefault="00582BB7">
      <w:pPr>
        <w:pStyle w:val="TDC2"/>
        <w:tabs>
          <w:tab w:val="left" w:pos="880"/>
          <w:tab w:val="right" w:leader="underscore" w:pos="8828"/>
        </w:tabs>
        <w:rPr>
          <w:rFonts w:eastAsiaTheme="minorEastAsia"/>
          <w:noProof/>
          <w:lang w:eastAsia="ja-JP"/>
        </w:rPr>
      </w:pPr>
      <w:hyperlink w:anchor="_Toc452731693" w:history="1">
        <w:r w:rsidR="00BF3B47" w:rsidRPr="00D515D5">
          <w:rPr>
            <w:rStyle w:val="Hipervnculo"/>
            <w:noProof/>
          </w:rPr>
          <w:t>3.1</w:t>
        </w:r>
        <w:r w:rsidR="00BF3B47">
          <w:rPr>
            <w:rFonts w:eastAsiaTheme="minorEastAsia"/>
            <w:noProof/>
            <w:lang w:eastAsia="ja-JP"/>
          </w:rPr>
          <w:tab/>
        </w:r>
        <w:r w:rsidR="00BF3B47" w:rsidRPr="00D515D5">
          <w:rPr>
            <w:rStyle w:val="Hipervnculo"/>
            <w:noProof/>
          </w:rPr>
          <w:t>Diagramas de comunicación</w:t>
        </w:r>
        <w:r w:rsidR="00BF3B47">
          <w:rPr>
            <w:noProof/>
            <w:webHidden/>
          </w:rPr>
          <w:tab/>
        </w:r>
        <w:r w:rsidR="00BF3B47">
          <w:rPr>
            <w:noProof/>
            <w:webHidden/>
          </w:rPr>
          <w:fldChar w:fldCharType="begin"/>
        </w:r>
        <w:r w:rsidR="00BF3B47">
          <w:rPr>
            <w:noProof/>
            <w:webHidden/>
          </w:rPr>
          <w:instrText xml:space="preserve"> PAGEREF _Toc452731693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577B82F4" w14:textId="5193E271" w:rsidR="00BF3B47" w:rsidRDefault="00582BB7">
      <w:pPr>
        <w:pStyle w:val="TDC3"/>
        <w:tabs>
          <w:tab w:val="right" w:leader="underscore" w:pos="8828"/>
        </w:tabs>
        <w:rPr>
          <w:rFonts w:eastAsiaTheme="minorEastAsia"/>
          <w:noProof/>
          <w:lang w:eastAsia="ja-JP"/>
        </w:rPr>
      </w:pPr>
      <w:hyperlink w:anchor="_Toc452731694"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_Toc452731694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85BB138" w14:textId="08ED77B3" w:rsidR="00BF3B47" w:rsidRDefault="00582BB7">
      <w:pPr>
        <w:pStyle w:val="TDC4"/>
        <w:tabs>
          <w:tab w:val="left" w:pos="1540"/>
          <w:tab w:val="right" w:leader="underscore" w:pos="8828"/>
        </w:tabs>
        <w:rPr>
          <w:noProof/>
        </w:rPr>
      </w:pPr>
      <w:hyperlink w:anchor="_Toc452731695" w:history="1">
        <w:r w:rsidR="00BF3B47" w:rsidRPr="00D515D5">
          <w:rPr>
            <w:rStyle w:val="Hipervnculo"/>
            <w:noProof/>
            <w:lang w:eastAsia="es-MX"/>
          </w:rPr>
          <w:t>3.1.1</w:t>
        </w:r>
        <w:r w:rsidR="00BF3B47">
          <w:rPr>
            <w:noProof/>
          </w:rPr>
          <w:tab/>
        </w:r>
        <w:r w:rsidR="00BF3B47" w:rsidRPr="00D515D5">
          <w:rPr>
            <w:rStyle w:val="Hipervnculo"/>
            <w:noProof/>
            <w:lang w:eastAsia="es-MX"/>
          </w:rPr>
          <w:t>Administrar convenios</w:t>
        </w:r>
        <w:r w:rsidR="00BF3B47">
          <w:rPr>
            <w:noProof/>
            <w:webHidden/>
          </w:rPr>
          <w:tab/>
        </w:r>
        <w:r w:rsidR="00BF3B47">
          <w:rPr>
            <w:noProof/>
            <w:webHidden/>
          </w:rPr>
          <w:fldChar w:fldCharType="begin"/>
        </w:r>
        <w:r w:rsidR="00BF3B47">
          <w:rPr>
            <w:noProof/>
            <w:webHidden/>
          </w:rPr>
          <w:instrText xml:space="preserve"> PAGEREF _Toc452731695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0AA7E5F" w14:textId="0D85A96B" w:rsidR="00BF3B47" w:rsidRDefault="00582BB7">
      <w:pPr>
        <w:pStyle w:val="TDC4"/>
        <w:tabs>
          <w:tab w:val="left" w:pos="1540"/>
          <w:tab w:val="right" w:leader="underscore" w:pos="8828"/>
        </w:tabs>
        <w:rPr>
          <w:noProof/>
        </w:rPr>
      </w:pPr>
      <w:hyperlink w:anchor="_Toc452731696" w:history="1">
        <w:r w:rsidR="00BF3B47" w:rsidRPr="00D515D5">
          <w:rPr>
            <w:rStyle w:val="Hipervnculo"/>
            <w:noProof/>
            <w:lang w:eastAsia="es-MX"/>
          </w:rPr>
          <w:t>3.1.2</w:t>
        </w:r>
        <w:r w:rsidR="00BF3B47">
          <w:rPr>
            <w:noProof/>
          </w:rPr>
          <w:tab/>
        </w:r>
        <w:r w:rsidR="00BF3B47" w:rsidRPr="00D515D5">
          <w:rPr>
            <w:rStyle w:val="Hipervnculo"/>
            <w:noProof/>
            <w:lang w:eastAsia="es-MX"/>
          </w:rPr>
          <w:t>Administrar fondos de la biblioteca</w:t>
        </w:r>
        <w:r w:rsidR="00BF3B47">
          <w:rPr>
            <w:noProof/>
            <w:webHidden/>
          </w:rPr>
          <w:tab/>
        </w:r>
        <w:r w:rsidR="00BF3B47">
          <w:rPr>
            <w:noProof/>
            <w:webHidden/>
          </w:rPr>
          <w:fldChar w:fldCharType="begin"/>
        </w:r>
        <w:r w:rsidR="00BF3B47">
          <w:rPr>
            <w:noProof/>
            <w:webHidden/>
          </w:rPr>
          <w:instrText xml:space="preserve"> PAGEREF _Toc452731696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17BED1DD" w14:textId="712B5F55" w:rsidR="00BF3B47" w:rsidRDefault="00582BB7">
      <w:pPr>
        <w:pStyle w:val="TDC4"/>
        <w:tabs>
          <w:tab w:val="left" w:pos="1540"/>
          <w:tab w:val="right" w:leader="underscore" w:pos="8828"/>
        </w:tabs>
        <w:rPr>
          <w:noProof/>
        </w:rPr>
      </w:pPr>
      <w:hyperlink w:anchor="_Toc452731697" w:history="1">
        <w:r w:rsidR="00BF3B47" w:rsidRPr="00D515D5">
          <w:rPr>
            <w:rStyle w:val="Hipervnculo"/>
            <w:noProof/>
            <w:lang w:eastAsia="es-MX"/>
          </w:rPr>
          <w:t>3.1.3</w:t>
        </w:r>
        <w:r w:rsidR="00BF3B47">
          <w:rPr>
            <w:noProof/>
          </w:rPr>
          <w:tab/>
        </w:r>
        <w:r w:rsidR="00BF3B47" w:rsidRPr="00D515D5">
          <w:rPr>
            <w:rStyle w:val="Hipervnculo"/>
            <w:noProof/>
            <w:lang w:eastAsia="es-MX"/>
          </w:rPr>
          <w:t>Consultar donaciones de la biblioteca</w:t>
        </w:r>
        <w:r w:rsidR="00BF3B47">
          <w:rPr>
            <w:noProof/>
            <w:webHidden/>
          </w:rPr>
          <w:tab/>
        </w:r>
        <w:r w:rsidR="00BF3B47">
          <w:rPr>
            <w:noProof/>
            <w:webHidden/>
          </w:rPr>
          <w:fldChar w:fldCharType="begin"/>
        </w:r>
        <w:r w:rsidR="00BF3B47">
          <w:rPr>
            <w:noProof/>
            <w:webHidden/>
          </w:rPr>
          <w:instrText xml:space="preserve"> PAGEREF _Toc452731697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0E85CC7A" w14:textId="172B1B12" w:rsidR="00BF3B47" w:rsidRDefault="00582BB7">
      <w:pPr>
        <w:pStyle w:val="TDC3"/>
        <w:tabs>
          <w:tab w:val="right" w:leader="underscore" w:pos="8828"/>
        </w:tabs>
        <w:rPr>
          <w:rFonts w:eastAsiaTheme="minorEastAsia"/>
          <w:noProof/>
          <w:lang w:eastAsia="ja-JP"/>
        </w:rPr>
      </w:pPr>
      <w:hyperlink w:anchor="_Toc452731698"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_Toc452731698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E0218D8" w14:textId="2995E299" w:rsidR="00BF3B47" w:rsidRDefault="00582BB7">
      <w:pPr>
        <w:pStyle w:val="TDC4"/>
        <w:tabs>
          <w:tab w:val="left" w:pos="1540"/>
          <w:tab w:val="right" w:leader="underscore" w:pos="8828"/>
        </w:tabs>
        <w:rPr>
          <w:noProof/>
        </w:rPr>
      </w:pPr>
      <w:hyperlink w:anchor="_Toc452731699" w:history="1">
        <w:r w:rsidR="00BF3B47" w:rsidRPr="00D515D5">
          <w:rPr>
            <w:rStyle w:val="Hipervnculo"/>
            <w:noProof/>
            <w:lang w:eastAsia="es-MX"/>
          </w:rPr>
          <w:t>3.1.4</w:t>
        </w:r>
        <w:r w:rsidR="00BF3B47">
          <w:rPr>
            <w:noProof/>
          </w:rPr>
          <w:tab/>
        </w:r>
        <w:r w:rsidR="00BF3B47" w:rsidRPr="00D515D5">
          <w:rPr>
            <w:rStyle w:val="Hipervnculo"/>
            <w:noProof/>
            <w:lang w:eastAsia="es-MX"/>
          </w:rPr>
          <w:t>Consultar adquisiciones</w:t>
        </w:r>
        <w:r w:rsidR="00BF3B47">
          <w:rPr>
            <w:noProof/>
            <w:webHidden/>
          </w:rPr>
          <w:tab/>
        </w:r>
        <w:r w:rsidR="00BF3B47">
          <w:rPr>
            <w:noProof/>
            <w:webHidden/>
          </w:rPr>
          <w:fldChar w:fldCharType="begin"/>
        </w:r>
        <w:r w:rsidR="00BF3B47">
          <w:rPr>
            <w:noProof/>
            <w:webHidden/>
          </w:rPr>
          <w:instrText xml:space="preserve"> PAGEREF _Toc452731699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717FFCF8" w14:textId="6AD09EB5" w:rsidR="00BF3B47" w:rsidRDefault="00582BB7">
      <w:pPr>
        <w:pStyle w:val="TDC4"/>
        <w:tabs>
          <w:tab w:val="left" w:pos="1540"/>
          <w:tab w:val="right" w:leader="underscore" w:pos="8828"/>
        </w:tabs>
        <w:rPr>
          <w:noProof/>
        </w:rPr>
      </w:pPr>
      <w:hyperlink w:anchor="_Toc452731700" w:history="1">
        <w:r w:rsidR="00BF3B47" w:rsidRPr="00D515D5">
          <w:rPr>
            <w:rStyle w:val="Hipervnculo"/>
            <w:noProof/>
            <w:lang w:eastAsia="es-MX"/>
          </w:rPr>
          <w:t>3.1.5</w:t>
        </w:r>
        <w:r w:rsidR="00BF3B47">
          <w:rPr>
            <w:noProof/>
          </w:rPr>
          <w:tab/>
        </w:r>
        <w:r w:rsidR="00BF3B47" w:rsidRPr="00D515D5">
          <w:rPr>
            <w:rStyle w:val="Hipervnculo"/>
            <w:noProof/>
            <w:lang w:eastAsia="es-MX"/>
          </w:rPr>
          <w:t>Consultar devoluciones</w:t>
        </w:r>
        <w:r w:rsidR="00BF3B47">
          <w:rPr>
            <w:noProof/>
            <w:webHidden/>
          </w:rPr>
          <w:tab/>
        </w:r>
        <w:r w:rsidR="00BF3B47">
          <w:rPr>
            <w:noProof/>
            <w:webHidden/>
          </w:rPr>
          <w:fldChar w:fldCharType="begin"/>
        </w:r>
        <w:r w:rsidR="00BF3B47">
          <w:rPr>
            <w:noProof/>
            <w:webHidden/>
          </w:rPr>
          <w:instrText xml:space="preserve"> PAGEREF _Toc452731700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5618A284" w14:textId="21EF61CF" w:rsidR="00BF3B47" w:rsidRDefault="00582BB7">
      <w:pPr>
        <w:pStyle w:val="TDC4"/>
        <w:tabs>
          <w:tab w:val="left" w:pos="1540"/>
          <w:tab w:val="right" w:leader="underscore" w:pos="8828"/>
        </w:tabs>
        <w:rPr>
          <w:noProof/>
        </w:rPr>
      </w:pPr>
      <w:hyperlink w:anchor="_Toc452731701" w:history="1">
        <w:r w:rsidR="00BF3B47" w:rsidRPr="00D515D5">
          <w:rPr>
            <w:rStyle w:val="Hipervnculo"/>
            <w:noProof/>
            <w:lang w:eastAsia="es-MX"/>
          </w:rPr>
          <w:t>3.1.6</w:t>
        </w:r>
        <w:r w:rsidR="00BF3B47">
          <w:rPr>
            <w:noProof/>
          </w:rPr>
          <w:tab/>
        </w:r>
        <w:r w:rsidR="00BF3B47" w:rsidRPr="00D515D5">
          <w:rPr>
            <w:rStyle w:val="Hipervnculo"/>
            <w:noProof/>
            <w:lang w:eastAsia="es-MX"/>
          </w:rPr>
          <w:t>Registrar devolución</w:t>
        </w:r>
        <w:r w:rsidR="00BF3B47">
          <w:rPr>
            <w:noProof/>
            <w:webHidden/>
          </w:rPr>
          <w:tab/>
        </w:r>
        <w:r w:rsidR="00BF3B47">
          <w:rPr>
            <w:noProof/>
            <w:webHidden/>
          </w:rPr>
          <w:fldChar w:fldCharType="begin"/>
        </w:r>
        <w:r w:rsidR="00BF3B47">
          <w:rPr>
            <w:noProof/>
            <w:webHidden/>
          </w:rPr>
          <w:instrText xml:space="preserve"> PAGEREF _Toc452731701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0A1F7580" w14:textId="76A9F33A" w:rsidR="00BF3B47" w:rsidRDefault="00582BB7">
      <w:pPr>
        <w:pStyle w:val="TDC4"/>
        <w:tabs>
          <w:tab w:val="left" w:pos="1540"/>
          <w:tab w:val="right" w:leader="underscore" w:pos="8828"/>
        </w:tabs>
        <w:rPr>
          <w:noProof/>
        </w:rPr>
      </w:pPr>
      <w:hyperlink w:anchor="_Toc452731702" w:history="1">
        <w:r w:rsidR="00BF3B47" w:rsidRPr="00D515D5">
          <w:rPr>
            <w:rStyle w:val="Hipervnculo"/>
            <w:noProof/>
            <w:lang w:eastAsia="es-MX"/>
          </w:rPr>
          <w:t>3.1.7</w:t>
        </w:r>
        <w:r w:rsidR="00BF3B47">
          <w:rPr>
            <w:noProof/>
          </w:rPr>
          <w:tab/>
        </w:r>
        <w:r w:rsidR="00BF3B47" w:rsidRPr="00D515D5">
          <w:rPr>
            <w:rStyle w:val="Hipervnculo"/>
            <w:noProof/>
            <w:lang w:eastAsia="es-MX"/>
          </w:rPr>
          <w:t>Registrar préstamo</w:t>
        </w:r>
        <w:r w:rsidR="00BF3B47">
          <w:rPr>
            <w:noProof/>
            <w:webHidden/>
          </w:rPr>
          <w:tab/>
        </w:r>
        <w:r w:rsidR="00BF3B47">
          <w:rPr>
            <w:noProof/>
            <w:webHidden/>
          </w:rPr>
          <w:fldChar w:fldCharType="begin"/>
        </w:r>
        <w:r w:rsidR="00BF3B47">
          <w:rPr>
            <w:noProof/>
            <w:webHidden/>
          </w:rPr>
          <w:instrText xml:space="preserve"> PAGEREF _Toc452731702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73EB7747" w14:textId="5BE2DBF0" w:rsidR="00BF3B47" w:rsidRDefault="00582BB7">
      <w:pPr>
        <w:pStyle w:val="TDC4"/>
        <w:tabs>
          <w:tab w:val="left" w:pos="1540"/>
          <w:tab w:val="right" w:leader="underscore" w:pos="8828"/>
        </w:tabs>
        <w:rPr>
          <w:noProof/>
        </w:rPr>
      </w:pPr>
      <w:hyperlink w:anchor="_Toc452731703" w:history="1">
        <w:r w:rsidR="00BF3B47" w:rsidRPr="00D515D5">
          <w:rPr>
            <w:rStyle w:val="Hipervnculo"/>
            <w:noProof/>
            <w:lang w:eastAsia="es-MX"/>
          </w:rPr>
          <w:t>3.1.8</w:t>
        </w:r>
        <w:r w:rsidR="00BF3B47">
          <w:rPr>
            <w:noProof/>
          </w:rPr>
          <w:tab/>
        </w:r>
        <w:r w:rsidR="00BF3B47" w:rsidRPr="00D515D5">
          <w:rPr>
            <w:rStyle w:val="Hipervnculo"/>
            <w:noProof/>
            <w:lang w:eastAsia="es-MX"/>
          </w:rPr>
          <w:t>Registrar Adquisiciones</w:t>
        </w:r>
        <w:r w:rsidR="00BF3B47">
          <w:rPr>
            <w:noProof/>
            <w:webHidden/>
          </w:rPr>
          <w:tab/>
        </w:r>
        <w:r w:rsidR="00BF3B47">
          <w:rPr>
            <w:noProof/>
            <w:webHidden/>
          </w:rPr>
          <w:fldChar w:fldCharType="begin"/>
        </w:r>
        <w:r w:rsidR="00BF3B47">
          <w:rPr>
            <w:noProof/>
            <w:webHidden/>
          </w:rPr>
          <w:instrText xml:space="preserve"> PAGEREF _Toc452731703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2B4BDF72" w14:textId="7E2778F3" w:rsidR="00BF3B47" w:rsidRDefault="00582BB7">
      <w:pPr>
        <w:pStyle w:val="TDC3"/>
        <w:tabs>
          <w:tab w:val="right" w:leader="underscore" w:pos="8828"/>
        </w:tabs>
        <w:rPr>
          <w:rFonts w:eastAsiaTheme="minorEastAsia"/>
          <w:noProof/>
          <w:lang w:eastAsia="ja-JP"/>
        </w:rPr>
      </w:pPr>
      <w:hyperlink w:anchor="_Toc452731704"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_Toc452731704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18C7ED9C" w14:textId="2798937F" w:rsidR="00BF3B47" w:rsidRDefault="00582BB7">
      <w:pPr>
        <w:pStyle w:val="TDC4"/>
        <w:tabs>
          <w:tab w:val="left" w:pos="1540"/>
          <w:tab w:val="right" w:leader="underscore" w:pos="8828"/>
        </w:tabs>
        <w:rPr>
          <w:noProof/>
        </w:rPr>
      </w:pPr>
      <w:hyperlink w:anchor="_Toc452731705" w:history="1">
        <w:r w:rsidR="00BF3B47" w:rsidRPr="00D515D5">
          <w:rPr>
            <w:rStyle w:val="Hipervnculo"/>
            <w:noProof/>
            <w:lang w:eastAsia="es-MX"/>
          </w:rPr>
          <w:t>3.1.9</w:t>
        </w:r>
        <w:r w:rsidR="00BF3B47">
          <w:rPr>
            <w:noProof/>
          </w:rPr>
          <w:tab/>
        </w:r>
        <w:r w:rsidR="00BF3B47" w:rsidRPr="00D515D5">
          <w:rPr>
            <w:rStyle w:val="Hipervnculo"/>
            <w:noProof/>
            <w:lang w:eastAsia="es-MX"/>
          </w:rPr>
          <w:t>Agregar usuario</w:t>
        </w:r>
        <w:r w:rsidR="00BF3B47">
          <w:rPr>
            <w:noProof/>
            <w:webHidden/>
          </w:rPr>
          <w:tab/>
        </w:r>
        <w:r w:rsidR="00BF3B47">
          <w:rPr>
            <w:noProof/>
            <w:webHidden/>
          </w:rPr>
          <w:fldChar w:fldCharType="begin"/>
        </w:r>
        <w:r w:rsidR="00BF3B47">
          <w:rPr>
            <w:noProof/>
            <w:webHidden/>
          </w:rPr>
          <w:instrText xml:space="preserve"> PAGEREF _Toc452731705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48F3414E" w14:textId="1A3D7779" w:rsidR="00BF3B47" w:rsidRDefault="00582BB7">
      <w:pPr>
        <w:pStyle w:val="TDC4"/>
        <w:tabs>
          <w:tab w:val="left" w:pos="1540"/>
          <w:tab w:val="right" w:leader="underscore" w:pos="8828"/>
        </w:tabs>
        <w:rPr>
          <w:noProof/>
        </w:rPr>
      </w:pPr>
      <w:hyperlink w:anchor="_Toc452731706" w:history="1">
        <w:r w:rsidR="00BF3B47" w:rsidRPr="00D515D5">
          <w:rPr>
            <w:rStyle w:val="Hipervnculo"/>
            <w:noProof/>
            <w:lang w:eastAsia="es-MX"/>
          </w:rPr>
          <w:t>3.1.10</w:t>
        </w:r>
        <w:r w:rsidR="00BF3B47">
          <w:rPr>
            <w:noProof/>
          </w:rPr>
          <w:tab/>
        </w:r>
        <w:r w:rsidR="00BF3B47" w:rsidRPr="00D515D5">
          <w:rPr>
            <w:rStyle w:val="Hipervnculo"/>
            <w:noProof/>
            <w:lang w:eastAsia="es-MX"/>
          </w:rPr>
          <w:t>Borrar usuario</w:t>
        </w:r>
        <w:r w:rsidR="00BF3B47">
          <w:rPr>
            <w:noProof/>
            <w:webHidden/>
          </w:rPr>
          <w:tab/>
        </w:r>
        <w:r w:rsidR="00BF3B47">
          <w:rPr>
            <w:noProof/>
            <w:webHidden/>
          </w:rPr>
          <w:fldChar w:fldCharType="begin"/>
        </w:r>
        <w:r w:rsidR="00BF3B47">
          <w:rPr>
            <w:noProof/>
            <w:webHidden/>
          </w:rPr>
          <w:instrText xml:space="preserve"> PAGEREF _Toc452731706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71D19B0" w14:textId="3418D839" w:rsidR="00BF3B47" w:rsidRDefault="00582BB7">
      <w:pPr>
        <w:pStyle w:val="TDC4"/>
        <w:tabs>
          <w:tab w:val="left" w:pos="1540"/>
          <w:tab w:val="right" w:leader="underscore" w:pos="8828"/>
        </w:tabs>
        <w:rPr>
          <w:noProof/>
        </w:rPr>
      </w:pPr>
      <w:hyperlink w:anchor="_Toc452731707" w:history="1">
        <w:r w:rsidR="00BF3B47" w:rsidRPr="00D515D5">
          <w:rPr>
            <w:rStyle w:val="Hipervnculo"/>
            <w:noProof/>
            <w:lang w:eastAsia="es-MX"/>
          </w:rPr>
          <w:t>3.1.11</w:t>
        </w:r>
        <w:r w:rsidR="00BF3B47">
          <w:rPr>
            <w:noProof/>
          </w:rPr>
          <w:tab/>
        </w:r>
        <w:r w:rsidR="00BF3B47" w:rsidRPr="00D515D5">
          <w:rPr>
            <w:rStyle w:val="Hipervnculo"/>
            <w:noProof/>
            <w:lang w:eastAsia="es-MX"/>
          </w:rPr>
          <w:t>Editar Usuario</w:t>
        </w:r>
        <w:r w:rsidR="00BF3B47">
          <w:rPr>
            <w:noProof/>
            <w:webHidden/>
          </w:rPr>
          <w:tab/>
        </w:r>
        <w:r w:rsidR="00BF3B47">
          <w:rPr>
            <w:noProof/>
            <w:webHidden/>
          </w:rPr>
          <w:fldChar w:fldCharType="begin"/>
        </w:r>
        <w:r w:rsidR="00BF3B47">
          <w:rPr>
            <w:noProof/>
            <w:webHidden/>
          </w:rPr>
          <w:instrText xml:space="preserve"> PAGEREF _Toc452731707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726F524C" w14:textId="31D30A7C" w:rsidR="00BF3B47" w:rsidRDefault="00582BB7">
      <w:pPr>
        <w:pStyle w:val="TDC3"/>
        <w:tabs>
          <w:tab w:val="right" w:leader="underscore" w:pos="8828"/>
        </w:tabs>
        <w:rPr>
          <w:rFonts w:eastAsiaTheme="minorEastAsia"/>
          <w:noProof/>
          <w:lang w:eastAsia="ja-JP"/>
        </w:rPr>
      </w:pPr>
      <w:hyperlink w:anchor="_Toc452731708"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_Toc452731708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3B513E3" w14:textId="6121E141" w:rsidR="00BF3B47" w:rsidRDefault="00582BB7">
      <w:pPr>
        <w:pStyle w:val="TDC4"/>
        <w:tabs>
          <w:tab w:val="left" w:pos="1540"/>
          <w:tab w:val="right" w:leader="underscore" w:pos="8828"/>
        </w:tabs>
        <w:rPr>
          <w:noProof/>
        </w:rPr>
      </w:pPr>
      <w:hyperlink w:anchor="_Toc452731709" w:history="1">
        <w:r w:rsidR="00BF3B47" w:rsidRPr="00D515D5">
          <w:rPr>
            <w:rStyle w:val="Hipervnculo"/>
            <w:noProof/>
            <w:lang w:eastAsia="es-MX"/>
          </w:rPr>
          <w:t>3.1.12</w:t>
        </w:r>
        <w:r w:rsidR="00BF3B47">
          <w:rPr>
            <w:noProof/>
          </w:rPr>
          <w:tab/>
        </w:r>
        <w:r w:rsidR="00BF3B47" w:rsidRPr="00D515D5">
          <w:rPr>
            <w:rStyle w:val="Hipervnculo"/>
            <w:noProof/>
            <w:lang w:eastAsia="es-MX"/>
          </w:rPr>
          <w:t>Agregar reseña de ítem</w:t>
        </w:r>
        <w:r w:rsidR="00BF3B47">
          <w:rPr>
            <w:noProof/>
            <w:webHidden/>
          </w:rPr>
          <w:tab/>
        </w:r>
        <w:r w:rsidR="00BF3B47">
          <w:rPr>
            <w:noProof/>
            <w:webHidden/>
          </w:rPr>
          <w:fldChar w:fldCharType="begin"/>
        </w:r>
        <w:r w:rsidR="00BF3B47">
          <w:rPr>
            <w:noProof/>
            <w:webHidden/>
          </w:rPr>
          <w:instrText xml:space="preserve"> PAGEREF _Toc452731709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44C8C30E" w14:textId="3E9FC181" w:rsidR="00BF3B47" w:rsidRDefault="00582BB7">
      <w:pPr>
        <w:pStyle w:val="TDC4"/>
        <w:tabs>
          <w:tab w:val="left" w:pos="1540"/>
          <w:tab w:val="right" w:leader="underscore" w:pos="8828"/>
        </w:tabs>
        <w:rPr>
          <w:noProof/>
        </w:rPr>
      </w:pPr>
      <w:hyperlink w:anchor="_Toc452731710" w:history="1">
        <w:r w:rsidR="00BF3B47" w:rsidRPr="00D515D5">
          <w:rPr>
            <w:rStyle w:val="Hipervnculo"/>
            <w:noProof/>
            <w:lang w:eastAsia="es-MX"/>
          </w:rPr>
          <w:t>3.1.13</w:t>
        </w:r>
        <w:r w:rsidR="00BF3B47">
          <w:rPr>
            <w:noProof/>
          </w:rPr>
          <w:tab/>
        </w:r>
        <w:r w:rsidR="00BF3B47" w:rsidRPr="00D515D5">
          <w:rPr>
            <w:rStyle w:val="Hipervnculo"/>
            <w:noProof/>
            <w:lang w:eastAsia="es-MX"/>
          </w:rPr>
          <w:t>Buscar ítem</w:t>
        </w:r>
        <w:r w:rsidR="00BF3B47">
          <w:rPr>
            <w:noProof/>
            <w:webHidden/>
          </w:rPr>
          <w:tab/>
        </w:r>
        <w:r w:rsidR="00BF3B47">
          <w:rPr>
            <w:noProof/>
            <w:webHidden/>
          </w:rPr>
          <w:fldChar w:fldCharType="begin"/>
        </w:r>
        <w:r w:rsidR="00BF3B47">
          <w:rPr>
            <w:noProof/>
            <w:webHidden/>
          </w:rPr>
          <w:instrText xml:space="preserve"> PAGEREF _Toc452731710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4EFD6E3" w14:textId="320668BD" w:rsidR="00BF3B47" w:rsidRDefault="00582BB7">
      <w:pPr>
        <w:pStyle w:val="TDC4"/>
        <w:tabs>
          <w:tab w:val="left" w:pos="1540"/>
          <w:tab w:val="right" w:leader="underscore" w:pos="8828"/>
        </w:tabs>
        <w:rPr>
          <w:noProof/>
        </w:rPr>
      </w:pPr>
      <w:hyperlink w:anchor="_Toc452731711" w:history="1">
        <w:r w:rsidR="00BF3B47" w:rsidRPr="00D515D5">
          <w:rPr>
            <w:rStyle w:val="Hipervnculo"/>
            <w:noProof/>
            <w:lang w:eastAsia="es-MX"/>
          </w:rPr>
          <w:t>3.1.14</w:t>
        </w:r>
        <w:r w:rsidR="00BF3B47">
          <w:rPr>
            <w:noProof/>
          </w:rPr>
          <w:tab/>
        </w:r>
        <w:r w:rsidR="00BF3B47" w:rsidRPr="00D515D5">
          <w:rPr>
            <w:rStyle w:val="Hipervnculo"/>
            <w:noProof/>
            <w:lang w:eastAsia="es-MX"/>
          </w:rPr>
          <w:t>Realizar petición interbibliotecaria</w:t>
        </w:r>
        <w:r w:rsidR="00BF3B47">
          <w:rPr>
            <w:noProof/>
            <w:webHidden/>
          </w:rPr>
          <w:tab/>
        </w:r>
        <w:r w:rsidR="00BF3B47">
          <w:rPr>
            <w:noProof/>
            <w:webHidden/>
          </w:rPr>
          <w:fldChar w:fldCharType="begin"/>
        </w:r>
        <w:r w:rsidR="00BF3B47">
          <w:rPr>
            <w:noProof/>
            <w:webHidden/>
          </w:rPr>
          <w:instrText xml:space="preserve"> PAGEREF _Toc452731711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013A465" w14:textId="62276B32" w:rsidR="00BF3B47" w:rsidRDefault="00582BB7">
      <w:pPr>
        <w:pStyle w:val="TDC4"/>
        <w:tabs>
          <w:tab w:val="left" w:pos="1540"/>
          <w:tab w:val="right" w:leader="underscore" w:pos="8828"/>
        </w:tabs>
        <w:rPr>
          <w:noProof/>
        </w:rPr>
      </w:pPr>
      <w:hyperlink w:anchor="_Toc452731712" w:history="1">
        <w:r w:rsidR="00BF3B47" w:rsidRPr="00D515D5">
          <w:rPr>
            <w:rStyle w:val="Hipervnculo"/>
            <w:noProof/>
            <w:lang w:eastAsia="es-MX"/>
          </w:rPr>
          <w:t>3.1.15</w:t>
        </w:r>
        <w:r w:rsidR="00BF3B47">
          <w:rPr>
            <w:noProof/>
          </w:rPr>
          <w:tab/>
        </w:r>
        <w:r w:rsidR="00BF3B47" w:rsidRPr="00D515D5">
          <w:rPr>
            <w:rStyle w:val="Hipervnculo"/>
            <w:noProof/>
            <w:lang w:eastAsia="es-MX"/>
          </w:rPr>
          <w:t>Realizar préstamo</w:t>
        </w:r>
        <w:r w:rsidR="00BF3B47">
          <w:rPr>
            <w:noProof/>
            <w:webHidden/>
          </w:rPr>
          <w:tab/>
        </w:r>
        <w:r w:rsidR="00BF3B47">
          <w:rPr>
            <w:noProof/>
            <w:webHidden/>
          </w:rPr>
          <w:fldChar w:fldCharType="begin"/>
        </w:r>
        <w:r w:rsidR="00BF3B47">
          <w:rPr>
            <w:noProof/>
            <w:webHidden/>
          </w:rPr>
          <w:instrText xml:space="preserve"> PAGEREF _Toc452731712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C96A00A" w14:textId="067DB72E" w:rsidR="00BF3B47" w:rsidRDefault="00582BB7">
      <w:pPr>
        <w:pStyle w:val="TDC4"/>
        <w:tabs>
          <w:tab w:val="left" w:pos="1540"/>
          <w:tab w:val="right" w:leader="underscore" w:pos="8828"/>
        </w:tabs>
        <w:rPr>
          <w:noProof/>
        </w:rPr>
      </w:pPr>
      <w:hyperlink w:anchor="_Toc452731713" w:history="1">
        <w:r w:rsidR="00BF3B47" w:rsidRPr="00D515D5">
          <w:rPr>
            <w:rStyle w:val="Hipervnculo"/>
            <w:noProof/>
            <w:lang w:eastAsia="es-MX"/>
          </w:rPr>
          <w:t>3.1.16</w:t>
        </w:r>
        <w:r w:rsidR="00BF3B47">
          <w:rPr>
            <w:noProof/>
          </w:rPr>
          <w:tab/>
        </w:r>
        <w:r w:rsidR="00BF3B47" w:rsidRPr="00D515D5">
          <w:rPr>
            <w:rStyle w:val="Hipervnculo"/>
            <w:noProof/>
            <w:lang w:eastAsia="es-MX"/>
          </w:rPr>
          <w:t>Reservar ítem</w:t>
        </w:r>
        <w:r w:rsidR="00BF3B47">
          <w:rPr>
            <w:noProof/>
            <w:webHidden/>
          </w:rPr>
          <w:tab/>
        </w:r>
        <w:r w:rsidR="00BF3B47">
          <w:rPr>
            <w:noProof/>
            <w:webHidden/>
          </w:rPr>
          <w:fldChar w:fldCharType="begin"/>
        </w:r>
        <w:r w:rsidR="00BF3B47">
          <w:rPr>
            <w:noProof/>
            <w:webHidden/>
          </w:rPr>
          <w:instrText xml:space="preserve"> PAGEREF _Toc452731713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986884E" w14:textId="0CD8A65D" w:rsidR="00BF3B47" w:rsidRDefault="00582BB7">
      <w:pPr>
        <w:pStyle w:val="TDC4"/>
        <w:tabs>
          <w:tab w:val="left" w:pos="1540"/>
          <w:tab w:val="right" w:leader="underscore" w:pos="8828"/>
        </w:tabs>
        <w:rPr>
          <w:noProof/>
        </w:rPr>
      </w:pPr>
      <w:hyperlink w:anchor="_Toc452731714" w:history="1">
        <w:r w:rsidR="00BF3B47" w:rsidRPr="00D515D5">
          <w:rPr>
            <w:rStyle w:val="Hipervnculo"/>
            <w:noProof/>
            <w:lang w:eastAsia="es-MX"/>
          </w:rPr>
          <w:t>3.1.17</w:t>
        </w:r>
        <w:r w:rsidR="00BF3B47">
          <w:rPr>
            <w:noProof/>
          </w:rPr>
          <w:tab/>
        </w:r>
        <w:r w:rsidR="00BF3B47" w:rsidRPr="00D515D5">
          <w:rPr>
            <w:rStyle w:val="Hipervnculo"/>
            <w:noProof/>
            <w:lang w:eastAsia="es-MX"/>
          </w:rPr>
          <w:t>Retroalimentar al sistema</w:t>
        </w:r>
        <w:r w:rsidR="00BF3B47">
          <w:rPr>
            <w:noProof/>
            <w:webHidden/>
          </w:rPr>
          <w:tab/>
        </w:r>
        <w:r w:rsidR="00BF3B47">
          <w:rPr>
            <w:noProof/>
            <w:webHidden/>
          </w:rPr>
          <w:fldChar w:fldCharType="begin"/>
        </w:r>
        <w:r w:rsidR="00BF3B47">
          <w:rPr>
            <w:noProof/>
            <w:webHidden/>
          </w:rPr>
          <w:instrText xml:space="preserve"> PAGEREF _Toc452731714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9280F18" w14:textId="0B16CEE9" w:rsidR="00BF3B47" w:rsidRDefault="00582BB7">
      <w:pPr>
        <w:pStyle w:val="TDC2"/>
        <w:tabs>
          <w:tab w:val="left" w:pos="880"/>
          <w:tab w:val="right" w:leader="underscore" w:pos="8828"/>
        </w:tabs>
        <w:rPr>
          <w:rFonts w:eastAsiaTheme="minorEastAsia"/>
          <w:noProof/>
          <w:lang w:eastAsia="ja-JP"/>
        </w:rPr>
      </w:pPr>
      <w:hyperlink w:anchor="_Toc452731715" w:history="1">
        <w:r w:rsidR="00BF3B47" w:rsidRPr="00D515D5">
          <w:rPr>
            <w:rStyle w:val="Hipervnculo"/>
            <w:noProof/>
            <w:lang w:val="es-ES"/>
          </w:rPr>
          <w:t>3.2</w:t>
        </w:r>
        <w:r w:rsidR="00BF3B47">
          <w:rPr>
            <w:rFonts w:eastAsiaTheme="minorEastAsia"/>
            <w:noProof/>
            <w:lang w:eastAsia="ja-JP"/>
          </w:rPr>
          <w:tab/>
        </w:r>
        <w:r w:rsidR="00BF3B47" w:rsidRPr="00D515D5">
          <w:rPr>
            <w:rStyle w:val="Hipervnculo"/>
            <w:noProof/>
            <w:lang w:val="es-ES"/>
          </w:rPr>
          <w:t>Diagramas de estado</w:t>
        </w:r>
        <w:r w:rsidR="00BF3B47">
          <w:rPr>
            <w:noProof/>
            <w:webHidden/>
          </w:rPr>
          <w:tab/>
        </w:r>
        <w:r w:rsidR="00BF3B47">
          <w:rPr>
            <w:noProof/>
            <w:webHidden/>
          </w:rPr>
          <w:fldChar w:fldCharType="begin"/>
        </w:r>
        <w:r w:rsidR="00BF3B47">
          <w:rPr>
            <w:noProof/>
            <w:webHidden/>
          </w:rPr>
          <w:instrText xml:space="preserve"> PAGEREF _Toc452731715 \h </w:instrText>
        </w:r>
        <w:r w:rsidR="00BF3B47">
          <w:rPr>
            <w:noProof/>
            <w:webHidden/>
          </w:rPr>
        </w:r>
        <w:r w:rsidR="00BF3B47">
          <w:rPr>
            <w:noProof/>
            <w:webHidden/>
          </w:rPr>
          <w:fldChar w:fldCharType="separate"/>
        </w:r>
        <w:r w:rsidR="00BF3B47">
          <w:rPr>
            <w:noProof/>
            <w:webHidden/>
          </w:rPr>
          <w:t>37</w:t>
        </w:r>
        <w:r w:rsidR="00BF3B47">
          <w:rPr>
            <w:noProof/>
            <w:webHidden/>
          </w:rPr>
          <w:fldChar w:fldCharType="end"/>
        </w:r>
      </w:hyperlink>
    </w:p>
    <w:p w14:paraId="40D8081A" w14:textId="0A3012A5" w:rsidR="00BF3B47" w:rsidRDefault="00582BB7">
      <w:pPr>
        <w:pStyle w:val="TDC2"/>
        <w:tabs>
          <w:tab w:val="left" w:pos="880"/>
          <w:tab w:val="right" w:leader="underscore" w:pos="8828"/>
        </w:tabs>
        <w:rPr>
          <w:rFonts w:eastAsiaTheme="minorEastAsia"/>
          <w:noProof/>
          <w:lang w:eastAsia="ja-JP"/>
        </w:rPr>
      </w:pPr>
      <w:hyperlink w:anchor="_Toc452731716" w:history="1">
        <w:r w:rsidR="00BF3B47" w:rsidRPr="00D515D5">
          <w:rPr>
            <w:rStyle w:val="Hipervnculo"/>
            <w:noProof/>
          </w:rPr>
          <w:t>3.3</w:t>
        </w:r>
        <w:r w:rsidR="00BF3B47">
          <w:rPr>
            <w:rFonts w:eastAsiaTheme="minorEastAsia"/>
            <w:noProof/>
            <w:lang w:eastAsia="ja-JP"/>
          </w:rPr>
          <w:tab/>
        </w:r>
        <w:r w:rsidR="00BF3B47" w:rsidRPr="00D515D5">
          <w:rPr>
            <w:rStyle w:val="Hipervnculo"/>
            <w:noProof/>
          </w:rPr>
          <w:t>Prototipos</w:t>
        </w:r>
        <w:r w:rsidR="00BF3B47">
          <w:rPr>
            <w:noProof/>
            <w:webHidden/>
          </w:rPr>
          <w:tab/>
        </w:r>
        <w:r w:rsidR="00BF3B47">
          <w:rPr>
            <w:noProof/>
            <w:webHidden/>
          </w:rPr>
          <w:fldChar w:fldCharType="begin"/>
        </w:r>
        <w:r w:rsidR="00BF3B47">
          <w:rPr>
            <w:noProof/>
            <w:webHidden/>
          </w:rPr>
          <w:instrText xml:space="preserve"> PAGEREF _Toc452731716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3ABB9501" w14:textId="1DC26B47" w:rsidR="00BF3B47" w:rsidRDefault="00582BB7">
      <w:pPr>
        <w:pStyle w:val="TDC3"/>
        <w:tabs>
          <w:tab w:val="right" w:leader="underscore" w:pos="8828"/>
        </w:tabs>
        <w:rPr>
          <w:rFonts w:eastAsiaTheme="minorEastAsia"/>
          <w:noProof/>
          <w:lang w:eastAsia="ja-JP"/>
        </w:rPr>
      </w:pPr>
      <w:hyperlink w:anchor="_Toc452731717"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_Toc452731717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9500CBF" w14:textId="3BE13B63" w:rsidR="00BF3B47" w:rsidRDefault="00582BB7">
      <w:pPr>
        <w:pStyle w:val="TDC4"/>
        <w:tabs>
          <w:tab w:val="left" w:pos="1540"/>
          <w:tab w:val="right" w:leader="underscore" w:pos="8828"/>
        </w:tabs>
        <w:rPr>
          <w:noProof/>
        </w:rPr>
      </w:pPr>
      <w:hyperlink w:anchor="_Toc452731718" w:history="1">
        <w:r w:rsidR="00BF3B47" w:rsidRPr="00D515D5">
          <w:rPr>
            <w:rStyle w:val="Hipervnculo"/>
            <w:noProof/>
            <w:lang w:eastAsia="es-MX"/>
          </w:rPr>
          <w:t>3.3.1</w:t>
        </w:r>
        <w:r w:rsidR="00BF3B47">
          <w:rPr>
            <w:noProof/>
          </w:rPr>
          <w:tab/>
        </w:r>
        <w:r w:rsidR="00BF3B47" w:rsidRPr="00D515D5">
          <w:rPr>
            <w:rStyle w:val="Hipervnculo"/>
            <w:noProof/>
            <w:lang w:eastAsia="es-MX"/>
          </w:rPr>
          <w:t>Administrar convenios</w:t>
        </w:r>
        <w:r w:rsidR="00BF3B47">
          <w:rPr>
            <w:noProof/>
            <w:webHidden/>
          </w:rPr>
          <w:tab/>
        </w:r>
        <w:r w:rsidR="00BF3B47">
          <w:rPr>
            <w:noProof/>
            <w:webHidden/>
          </w:rPr>
          <w:fldChar w:fldCharType="begin"/>
        </w:r>
        <w:r w:rsidR="00BF3B47">
          <w:rPr>
            <w:noProof/>
            <w:webHidden/>
          </w:rPr>
          <w:instrText xml:space="preserve"> PAGEREF _Toc452731718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1F05DCDF" w14:textId="1E87432E" w:rsidR="00BF3B47" w:rsidRDefault="00582BB7">
      <w:pPr>
        <w:pStyle w:val="TDC4"/>
        <w:tabs>
          <w:tab w:val="left" w:pos="1540"/>
          <w:tab w:val="right" w:leader="underscore" w:pos="8828"/>
        </w:tabs>
        <w:rPr>
          <w:noProof/>
        </w:rPr>
      </w:pPr>
      <w:hyperlink w:anchor="_Toc452731719" w:history="1">
        <w:r w:rsidR="00BF3B47" w:rsidRPr="00D515D5">
          <w:rPr>
            <w:rStyle w:val="Hipervnculo"/>
            <w:noProof/>
            <w:lang w:eastAsia="es-MX"/>
          </w:rPr>
          <w:t>3.3.2</w:t>
        </w:r>
        <w:r w:rsidR="00BF3B47">
          <w:rPr>
            <w:noProof/>
          </w:rPr>
          <w:tab/>
        </w:r>
        <w:r w:rsidR="00BF3B47" w:rsidRPr="00D515D5">
          <w:rPr>
            <w:rStyle w:val="Hipervnculo"/>
            <w:noProof/>
            <w:lang w:eastAsia="es-MX"/>
          </w:rPr>
          <w:t>Administrar fondos de la biblioteca</w:t>
        </w:r>
        <w:r w:rsidR="00BF3B47">
          <w:rPr>
            <w:noProof/>
            <w:webHidden/>
          </w:rPr>
          <w:tab/>
        </w:r>
        <w:r w:rsidR="00BF3B47">
          <w:rPr>
            <w:noProof/>
            <w:webHidden/>
          </w:rPr>
          <w:fldChar w:fldCharType="begin"/>
        </w:r>
        <w:r w:rsidR="00BF3B47">
          <w:rPr>
            <w:noProof/>
            <w:webHidden/>
          </w:rPr>
          <w:instrText xml:space="preserve"> PAGEREF _Toc452731719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3EF7168D" w14:textId="2C0AB9E6" w:rsidR="00BF3B47" w:rsidRDefault="00582BB7">
      <w:pPr>
        <w:pStyle w:val="TDC4"/>
        <w:tabs>
          <w:tab w:val="left" w:pos="1540"/>
          <w:tab w:val="right" w:leader="underscore" w:pos="8828"/>
        </w:tabs>
        <w:rPr>
          <w:noProof/>
        </w:rPr>
      </w:pPr>
      <w:hyperlink w:anchor="_Toc452731720" w:history="1">
        <w:r w:rsidR="00BF3B47" w:rsidRPr="00D515D5">
          <w:rPr>
            <w:rStyle w:val="Hipervnculo"/>
            <w:noProof/>
            <w:lang w:eastAsia="es-MX"/>
          </w:rPr>
          <w:t>3.3.3</w:t>
        </w:r>
        <w:r w:rsidR="00BF3B47">
          <w:rPr>
            <w:noProof/>
          </w:rPr>
          <w:tab/>
        </w:r>
        <w:r w:rsidR="00BF3B47" w:rsidRPr="00D515D5">
          <w:rPr>
            <w:rStyle w:val="Hipervnculo"/>
            <w:noProof/>
            <w:lang w:eastAsia="es-MX"/>
          </w:rPr>
          <w:t>Consultar donaciones de la biblioteca</w:t>
        </w:r>
        <w:r w:rsidR="00BF3B47">
          <w:rPr>
            <w:noProof/>
            <w:webHidden/>
          </w:rPr>
          <w:tab/>
        </w:r>
        <w:r w:rsidR="00BF3B47">
          <w:rPr>
            <w:noProof/>
            <w:webHidden/>
          </w:rPr>
          <w:fldChar w:fldCharType="begin"/>
        </w:r>
        <w:r w:rsidR="00BF3B47">
          <w:rPr>
            <w:noProof/>
            <w:webHidden/>
          </w:rPr>
          <w:instrText xml:space="preserve"> PAGEREF _Toc452731720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828FA43" w14:textId="69B42124" w:rsidR="00BF3B47" w:rsidRDefault="00582BB7">
      <w:pPr>
        <w:pStyle w:val="TDC3"/>
        <w:tabs>
          <w:tab w:val="right" w:leader="underscore" w:pos="8828"/>
        </w:tabs>
        <w:rPr>
          <w:rFonts w:eastAsiaTheme="minorEastAsia"/>
          <w:noProof/>
          <w:lang w:eastAsia="ja-JP"/>
        </w:rPr>
      </w:pPr>
      <w:hyperlink w:anchor="_Toc452731721"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_Toc452731721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715AA6A" w14:textId="777B18CD" w:rsidR="00BF3B47" w:rsidRDefault="00582BB7">
      <w:pPr>
        <w:pStyle w:val="TDC4"/>
        <w:tabs>
          <w:tab w:val="left" w:pos="1540"/>
          <w:tab w:val="right" w:leader="underscore" w:pos="8828"/>
        </w:tabs>
        <w:rPr>
          <w:noProof/>
        </w:rPr>
      </w:pPr>
      <w:hyperlink w:anchor="_Toc452731722" w:history="1">
        <w:r w:rsidR="00BF3B47" w:rsidRPr="00D515D5">
          <w:rPr>
            <w:rStyle w:val="Hipervnculo"/>
            <w:noProof/>
            <w:lang w:eastAsia="es-MX"/>
          </w:rPr>
          <w:t>3.3.4</w:t>
        </w:r>
        <w:r w:rsidR="00BF3B47">
          <w:rPr>
            <w:noProof/>
          </w:rPr>
          <w:tab/>
        </w:r>
        <w:r w:rsidR="00BF3B47" w:rsidRPr="00D515D5">
          <w:rPr>
            <w:rStyle w:val="Hipervnculo"/>
            <w:noProof/>
            <w:lang w:eastAsia="es-MX"/>
          </w:rPr>
          <w:t>Consultar adquisiciones</w:t>
        </w:r>
        <w:r w:rsidR="00BF3B47">
          <w:rPr>
            <w:noProof/>
            <w:webHidden/>
          </w:rPr>
          <w:tab/>
        </w:r>
        <w:r w:rsidR="00BF3B47">
          <w:rPr>
            <w:noProof/>
            <w:webHidden/>
          </w:rPr>
          <w:fldChar w:fldCharType="begin"/>
        </w:r>
        <w:r w:rsidR="00BF3B47">
          <w:rPr>
            <w:noProof/>
            <w:webHidden/>
          </w:rPr>
          <w:instrText xml:space="preserve"> PAGEREF _Toc452731722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53788B0" w14:textId="6595CD46" w:rsidR="00BF3B47" w:rsidRDefault="00582BB7">
      <w:pPr>
        <w:pStyle w:val="TDC4"/>
        <w:tabs>
          <w:tab w:val="left" w:pos="1540"/>
          <w:tab w:val="right" w:leader="underscore" w:pos="8828"/>
        </w:tabs>
        <w:rPr>
          <w:noProof/>
        </w:rPr>
      </w:pPr>
      <w:hyperlink w:anchor="_Toc452731723" w:history="1">
        <w:r w:rsidR="00BF3B47" w:rsidRPr="00D515D5">
          <w:rPr>
            <w:rStyle w:val="Hipervnculo"/>
            <w:noProof/>
            <w:lang w:eastAsia="es-MX"/>
          </w:rPr>
          <w:t>3.3.5</w:t>
        </w:r>
        <w:r w:rsidR="00BF3B47">
          <w:rPr>
            <w:noProof/>
          </w:rPr>
          <w:tab/>
        </w:r>
        <w:r w:rsidR="00BF3B47" w:rsidRPr="00D515D5">
          <w:rPr>
            <w:rStyle w:val="Hipervnculo"/>
            <w:noProof/>
            <w:lang w:eastAsia="es-MX"/>
          </w:rPr>
          <w:t>Consultar devoluciones</w:t>
        </w:r>
        <w:r w:rsidR="00BF3B47">
          <w:rPr>
            <w:noProof/>
            <w:webHidden/>
          </w:rPr>
          <w:tab/>
        </w:r>
        <w:r w:rsidR="00BF3B47">
          <w:rPr>
            <w:noProof/>
            <w:webHidden/>
          </w:rPr>
          <w:fldChar w:fldCharType="begin"/>
        </w:r>
        <w:r w:rsidR="00BF3B47">
          <w:rPr>
            <w:noProof/>
            <w:webHidden/>
          </w:rPr>
          <w:instrText xml:space="preserve"> PAGEREF _Toc452731723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5E839C28" w14:textId="29CFE1B1" w:rsidR="00BF3B47" w:rsidRDefault="00582BB7">
      <w:pPr>
        <w:pStyle w:val="TDC4"/>
        <w:tabs>
          <w:tab w:val="left" w:pos="1540"/>
          <w:tab w:val="right" w:leader="underscore" w:pos="8828"/>
        </w:tabs>
        <w:rPr>
          <w:noProof/>
        </w:rPr>
      </w:pPr>
      <w:hyperlink w:anchor="_Toc452731724" w:history="1">
        <w:r w:rsidR="00BF3B47" w:rsidRPr="00D515D5">
          <w:rPr>
            <w:rStyle w:val="Hipervnculo"/>
            <w:noProof/>
            <w:lang w:eastAsia="es-MX"/>
          </w:rPr>
          <w:t>3.3.6</w:t>
        </w:r>
        <w:r w:rsidR="00BF3B47">
          <w:rPr>
            <w:noProof/>
          </w:rPr>
          <w:tab/>
        </w:r>
        <w:r w:rsidR="00BF3B47" w:rsidRPr="00D515D5">
          <w:rPr>
            <w:rStyle w:val="Hipervnculo"/>
            <w:noProof/>
            <w:lang w:eastAsia="es-MX"/>
          </w:rPr>
          <w:t>Registrar devolución</w:t>
        </w:r>
        <w:r w:rsidR="00BF3B47">
          <w:rPr>
            <w:noProof/>
            <w:webHidden/>
          </w:rPr>
          <w:tab/>
        </w:r>
        <w:r w:rsidR="00BF3B47">
          <w:rPr>
            <w:noProof/>
            <w:webHidden/>
          </w:rPr>
          <w:fldChar w:fldCharType="begin"/>
        </w:r>
        <w:r w:rsidR="00BF3B47">
          <w:rPr>
            <w:noProof/>
            <w:webHidden/>
          </w:rPr>
          <w:instrText xml:space="preserve"> PAGEREF _Toc452731724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A0A8AA9" w14:textId="0547D0EE" w:rsidR="00BF3B47" w:rsidRDefault="00582BB7">
      <w:pPr>
        <w:pStyle w:val="TDC4"/>
        <w:tabs>
          <w:tab w:val="left" w:pos="1540"/>
          <w:tab w:val="right" w:leader="underscore" w:pos="8828"/>
        </w:tabs>
        <w:rPr>
          <w:noProof/>
        </w:rPr>
      </w:pPr>
      <w:hyperlink w:anchor="_Toc452731725" w:history="1">
        <w:r w:rsidR="00BF3B47" w:rsidRPr="00D515D5">
          <w:rPr>
            <w:rStyle w:val="Hipervnculo"/>
            <w:noProof/>
            <w:lang w:eastAsia="es-MX"/>
          </w:rPr>
          <w:t>3.3.7</w:t>
        </w:r>
        <w:r w:rsidR="00BF3B47">
          <w:rPr>
            <w:noProof/>
          </w:rPr>
          <w:tab/>
        </w:r>
        <w:r w:rsidR="00BF3B47" w:rsidRPr="00D515D5">
          <w:rPr>
            <w:rStyle w:val="Hipervnculo"/>
            <w:noProof/>
            <w:lang w:eastAsia="es-MX"/>
          </w:rPr>
          <w:t>Registrar préstamo</w:t>
        </w:r>
        <w:r w:rsidR="00BF3B47">
          <w:rPr>
            <w:noProof/>
            <w:webHidden/>
          </w:rPr>
          <w:tab/>
        </w:r>
        <w:r w:rsidR="00BF3B47">
          <w:rPr>
            <w:noProof/>
            <w:webHidden/>
          </w:rPr>
          <w:fldChar w:fldCharType="begin"/>
        </w:r>
        <w:r w:rsidR="00BF3B47">
          <w:rPr>
            <w:noProof/>
            <w:webHidden/>
          </w:rPr>
          <w:instrText xml:space="preserve"> PAGEREF _Toc452731725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01767753" w14:textId="371D62D7" w:rsidR="00BF3B47" w:rsidRDefault="00582BB7">
      <w:pPr>
        <w:pStyle w:val="TDC4"/>
        <w:tabs>
          <w:tab w:val="left" w:pos="1540"/>
          <w:tab w:val="right" w:leader="underscore" w:pos="8828"/>
        </w:tabs>
        <w:rPr>
          <w:noProof/>
        </w:rPr>
      </w:pPr>
      <w:hyperlink w:anchor="_Toc452731726" w:history="1">
        <w:r w:rsidR="00BF3B47" w:rsidRPr="00D515D5">
          <w:rPr>
            <w:rStyle w:val="Hipervnculo"/>
            <w:noProof/>
            <w:lang w:eastAsia="es-MX"/>
          </w:rPr>
          <w:t>3.3.8</w:t>
        </w:r>
        <w:r w:rsidR="00BF3B47">
          <w:rPr>
            <w:noProof/>
          </w:rPr>
          <w:tab/>
        </w:r>
        <w:r w:rsidR="00BF3B47" w:rsidRPr="00D515D5">
          <w:rPr>
            <w:rStyle w:val="Hipervnculo"/>
            <w:noProof/>
            <w:lang w:eastAsia="es-MX"/>
          </w:rPr>
          <w:t>Registrar Adquisiciones</w:t>
        </w:r>
        <w:r w:rsidR="00BF3B47">
          <w:rPr>
            <w:noProof/>
            <w:webHidden/>
          </w:rPr>
          <w:tab/>
        </w:r>
        <w:r w:rsidR="00BF3B47">
          <w:rPr>
            <w:noProof/>
            <w:webHidden/>
          </w:rPr>
          <w:fldChar w:fldCharType="begin"/>
        </w:r>
        <w:r w:rsidR="00BF3B47">
          <w:rPr>
            <w:noProof/>
            <w:webHidden/>
          </w:rPr>
          <w:instrText xml:space="preserve"> PAGEREF _Toc452731726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38CC5D6E" w14:textId="04AB4E88" w:rsidR="00BF3B47" w:rsidRDefault="00582BB7">
      <w:pPr>
        <w:pStyle w:val="TDC3"/>
        <w:tabs>
          <w:tab w:val="right" w:leader="underscore" w:pos="8828"/>
        </w:tabs>
        <w:rPr>
          <w:rFonts w:eastAsiaTheme="minorEastAsia"/>
          <w:noProof/>
          <w:lang w:eastAsia="ja-JP"/>
        </w:rPr>
      </w:pPr>
      <w:hyperlink w:anchor="_Toc452731727"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_Toc452731727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13291A3C" w14:textId="70AC733C" w:rsidR="00BF3B47" w:rsidRDefault="00582BB7">
      <w:pPr>
        <w:pStyle w:val="TDC4"/>
        <w:tabs>
          <w:tab w:val="left" w:pos="1540"/>
          <w:tab w:val="right" w:leader="underscore" w:pos="8828"/>
        </w:tabs>
        <w:rPr>
          <w:noProof/>
        </w:rPr>
      </w:pPr>
      <w:hyperlink w:anchor="_Toc452731728" w:history="1">
        <w:r w:rsidR="00BF3B47" w:rsidRPr="00D515D5">
          <w:rPr>
            <w:rStyle w:val="Hipervnculo"/>
            <w:noProof/>
            <w:lang w:eastAsia="es-MX"/>
          </w:rPr>
          <w:t>3.3.9</w:t>
        </w:r>
        <w:r w:rsidR="00BF3B47">
          <w:rPr>
            <w:noProof/>
          </w:rPr>
          <w:tab/>
        </w:r>
        <w:r w:rsidR="00BF3B47" w:rsidRPr="00D515D5">
          <w:rPr>
            <w:rStyle w:val="Hipervnculo"/>
            <w:noProof/>
            <w:lang w:eastAsia="es-MX"/>
          </w:rPr>
          <w:t>Agregar usuario</w:t>
        </w:r>
        <w:r w:rsidR="00BF3B47">
          <w:rPr>
            <w:noProof/>
            <w:webHidden/>
          </w:rPr>
          <w:tab/>
        </w:r>
        <w:r w:rsidR="00BF3B47">
          <w:rPr>
            <w:noProof/>
            <w:webHidden/>
          </w:rPr>
          <w:fldChar w:fldCharType="begin"/>
        </w:r>
        <w:r w:rsidR="00BF3B47">
          <w:rPr>
            <w:noProof/>
            <w:webHidden/>
          </w:rPr>
          <w:instrText xml:space="preserve"> PAGEREF _Toc452731728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AE02380" w14:textId="476B8C54" w:rsidR="00BF3B47" w:rsidRDefault="00582BB7">
      <w:pPr>
        <w:pStyle w:val="TDC4"/>
        <w:tabs>
          <w:tab w:val="left" w:pos="1540"/>
          <w:tab w:val="right" w:leader="underscore" w:pos="8828"/>
        </w:tabs>
        <w:rPr>
          <w:noProof/>
        </w:rPr>
      </w:pPr>
      <w:hyperlink w:anchor="_Toc452731729" w:history="1">
        <w:r w:rsidR="00BF3B47" w:rsidRPr="00D515D5">
          <w:rPr>
            <w:rStyle w:val="Hipervnculo"/>
            <w:noProof/>
            <w:lang w:eastAsia="es-MX"/>
          </w:rPr>
          <w:t>3.3.10</w:t>
        </w:r>
        <w:r w:rsidR="00BF3B47">
          <w:rPr>
            <w:noProof/>
          </w:rPr>
          <w:tab/>
        </w:r>
        <w:r w:rsidR="00BF3B47" w:rsidRPr="00D515D5">
          <w:rPr>
            <w:rStyle w:val="Hipervnculo"/>
            <w:noProof/>
            <w:lang w:eastAsia="es-MX"/>
          </w:rPr>
          <w:t>Borrar usuario</w:t>
        </w:r>
        <w:r w:rsidR="00BF3B47">
          <w:rPr>
            <w:noProof/>
            <w:webHidden/>
          </w:rPr>
          <w:tab/>
        </w:r>
        <w:r w:rsidR="00BF3B47">
          <w:rPr>
            <w:noProof/>
            <w:webHidden/>
          </w:rPr>
          <w:fldChar w:fldCharType="begin"/>
        </w:r>
        <w:r w:rsidR="00BF3B47">
          <w:rPr>
            <w:noProof/>
            <w:webHidden/>
          </w:rPr>
          <w:instrText xml:space="preserve"> PAGEREF _Toc452731729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3BEA5B6" w14:textId="573A012D" w:rsidR="00BF3B47" w:rsidRDefault="00582BB7">
      <w:pPr>
        <w:pStyle w:val="TDC4"/>
        <w:tabs>
          <w:tab w:val="left" w:pos="1540"/>
          <w:tab w:val="right" w:leader="underscore" w:pos="8828"/>
        </w:tabs>
        <w:rPr>
          <w:noProof/>
        </w:rPr>
      </w:pPr>
      <w:hyperlink w:anchor="_Toc452731730" w:history="1">
        <w:r w:rsidR="00BF3B47" w:rsidRPr="00D515D5">
          <w:rPr>
            <w:rStyle w:val="Hipervnculo"/>
            <w:noProof/>
            <w:lang w:eastAsia="es-MX"/>
          </w:rPr>
          <w:t>3.3.11</w:t>
        </w:r>
        <w:r w:rsidR="00BF3B47">
          <w:rPr>
            <w:noProof/>
          </w:rPr>
          <w:tab/>
        </w:r>
        <w:r w:rsidR="00BF3B47" w:rsidRPr="00D515D5">
          <w:rPr>
            <w:rStyle w:val="Hipervnculo"/>
            <w:noProof/>
            <w:lang w:eastAsia="es-MX"/>
          </w:rPr>
          <w:t>Editar Usuario</w:t>
        </w:r>
        <w:r w:rsidR="00BF3B47">
          <w:rPr>
            <w:noProof/>
            <w:webHidden/>
          </w:rPr>
          <w:tab/>
        </w:r>
        <w:r w:rsidR="00BF3B47">
          <w:rPr>
            <w:noProof/>
            <w:webHidden/>
          </w:rPr>
          <w:fldChar w:fldCharType="begin"/>
        </w:r>
        <w:r w:rsidR="00BF3B47">
          <w:rPr>
            <w:noProof/>
            <w:webHidden/>
          </w:rPr>
          <w:instrText xml:space="preserve"> PAGEREF _Toc452731730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3E82A81" w14:textId="290F2DD5" w:rsidR="00BF3B47" w:rsidRDefault="00582BB7">
      <w:pPr>
        <w:pStyle w:val="TDC3"/>
        <w:tabs>
          <w:tab w:val="right" w:leader="underscore" w:pos="8828"/>
        </w:tabs>
        <w:rPr>
          <w:rFonts w:eastAsiaTheme="minorEastAsia"/>
          <w:noProof/>
          <w:lang w:eastAsia="ja-JP"/>
        </w:rPr>
      </w:pPr>
      <w:hyperlink w:anchor="_Toc452731731"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_Toc452731731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CB38C94" w14:textId="2D847DD7" w:rsidR="00BF3B47" w:rsidRDefault="00582BB7">
      <w:pPr>
        <w:pStyle w:val="TDC4"/>
        <w:tabs>
          <w:tab w:val="left" w:pos="1540"/>
          <w:tab w:val="right" w:leader="underscore" w:pos="8828"/>
        </w:tabs>
        <w:rPr>
          <w:noProof/>
        </w:rPr>
      </w:pPr>
      <w:hyperlink w:anchor="_Toc452731732" w:history="1">
        <w:r w:rsidR="00BF3B47" w:rsidRPr="00D515D5">
          <w:rPr>
            <w:rStyle w:val="Hipervnculo"/>
            <w:noProof/>
            <w:lang w:eastAsia="es-MX"/>
          </w:rPr>
          <w:t>3.3.12</w:t>
        </w:r>
        <w:r w:rsidR="00BF3B47">
          <w:rPr>
            <w:noProof/>
          </w:rPr>
          <w:tab/>
        </w:r>
        <w:r w:rsidR="00BF3B47" w:rsidRPr="00D515D5">
          <w:rPr>
            <w:rStyle w:val="Hipervnculo"/>
            <w:noProof/>
            <w:lang w:eastAsia="es-MX"/>
          </w:rPr>
          <w:t>Agregar reseña de ítem</w:t>
        </w:r>
        <w:r w:rsidR="00BF3B47">
          <w:rPr>
            <w:noProof/>
            <w:webHidden/>
          </w:rPr>
          <w:tab/>
        </w:r>
        <w:r w:rsidR="00BF3B47">
          <w:rPr>
            <w:noProof/>
            <w:webHidden/>
          </w:rPr>
          <w:fldChar w:fldCharType="begin"/>
        </w:r>
        <w:r w:rsidR="00BF3B47">
          <w:rPr>
            <w:noProof/>
            <w:webHidden/>
          </w:rPr>
          <w:instrText xml:space="preserve"> PAGEREF _Toc452731732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F24CB06" w14:textId="1B431317" w:rsidR="00BF3B47" w:rsidRDefault="00582BB7">
      <w:pPr>
        <w:pStyle w:val="TDC4"/>
        <w:tabs>
          <w:tab w:val="left" w:pos="1540"/>
          <w:tab w:val="right" w:leader="underscore" w:pos="8828"/>
        </w:tabs>
        <w:rPr>
          <w:noProof/>
        </w:rPr>
      </w:pPr>
      <w:hyperlink w:anchor="_Toc452731733" w:history="1">
        <w:r w:rsidR="00BF3B47" w:rsidRPr="00D515D5">
          <w:rPr>
            <w:rStyle w:val="Hipervnculo"/>
            <w:noProof/>
            <w:lang w:eastAsia="es-MX"/>
          </w:rPr>
          <w:t>3.3.13</w:t>
        </w:r>
        <w:r w:rsidR="00BF3B47">
          <w:rPr>
            <w:noProof/>
          </w:rPr>
          <w:tab/>
        </w:r>
        <w:r w:rsidR="00BF3B47" w:rsidRPr="00D515D5">
          <w:rPr>
            <w:rStyle w:val="Hipervnculo"/>
            <w:noProof/>
            <w:lang w:eastAsia="es-MX"/>
          </w:rPr>
          <w:t>Buscar ítem</w:t>
        </w:r>
        <w:r w:rsidR="00BF3B47">
          <w:rPr>
            <w:noProof/>
            <w:webHidden/>
          </w:rPr>
          <w:tab/>
        </w:r>
        <w:r w:rsidR="00BF3B47">
          <w:rPr>
            <w:noProof/>
            <w:webHidden/>
          </w:rPr>
          <w:fldChar w:fldCharType="begin"/>
        </w:r>
        <w:r w:rsidR="00BF3B47">
          <w:rPr>
            <w:noProof/>
            <w:webHidden/>
          </w:rPr>
          <w:instrText xml:space="preserve"> PAGEREF _Toc452731733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18DAD66" w14:textId="3D46A5B0" w:rsidR="00BF3B47" w:rsidRDefault="00582BB7">
      <w:pPr>
        <w:pStyle w:val="TDC4"/>
        <w:tabs>
          <w:tab w:val="left" w:pos="1540"/>
          <w:tab w:val="right" w:leader="underscore" w:pos="8828"/>
        </w:tabs>
        <w:rPr>
          <w:noProof/>
        </w:rPr>
      </w:pPr>
      <w:hyperlink w:anchor="_Toc452731734" w:history="1">
        <w:r w:rsidR="00BF3B47" w:rsidRPr="00D515D5">
          <w:rPr>
            <w:rStyle w:val="Hipervnculo"/>
            <w:noProof/>
            <w:lang w:eastAsia="es-MX"/>
          </w:rPr>
          <w:t>3.3.14</w:t>
        </w:r>
        <w:r w:rsidR="00BF3B47">
          <w:rPr>
            <w:noProof/>
          </w:rPr>
          <w:tab/>
        </w:r>
        <w:r w:rsidR="00BF3B47" w:rsidRPr="00D515D5">
          <w:rPr>
            <w:rStyle w:val="Hipervnculo"/>
            <w:noProof/>
            <w:lang w:eastAsia="es-MX"/>
          </w:rPr>
          <w:t>Realizar petición interbibliotecaria</w:t>
        </w:r>
        <w:r w:rsidR="00BF3B47">
          <w:rPr>
            <w:noProof/>
            <w:webHidden/>
          </w:rPr>
          <w:tab/>
        </w:r>
        <w:r w:rsidR="00BF3B47">
          <w:rPr>
            <w:noProof/>
            <w:webHidden/>
          </w:rPr>
          <w:fldChar w:fldCharType="begin"/>
        </w:r>
        <w:r w:rsidR="00BF3B47">
          <w:rPr>
            <w:noProof/>
            <w:webHidden/>
          </w:rPr>
          <w:instrText xml:space="preserve"> PAGEREF _Toc452731734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3420495" w14:textId="6DA737F8" w:rsidR="00BF3B47" w:rsidRDefault="00582BB7">
      <w:pPr>
        <w:pStyle w:val="TDC4"/>
        <w:tabs>
          <w:tab w:val="left" w:pos="1540"/>
          <w:tab w:val="right" w:leader="underscore" w:pos="8828"/>
        </w:tabs>
        <w:rPr>
          <w:noProof/>
        </w:rPr>
      </w:pPr>
      <w:hyperlink w:anchor="_Toc452731735" w:history="1">
        <w:r w:rsidR="00BF3B47" w:rsidRPr="00D515D5">
          <w:rPr>
            <w:rStyle w:val="Hipervnculo"/>
            <w:noProof/>
            <w:lang w:eastAsia="es-MX"/>
          </w:rPr>
          <w:t>3.3.15</w:t>
        </w:r>
        <w:r w:rsidR="00BF3B47">
          <w:rPr>
            <w:noProof/>
          </w:rPr>
          <w:tab/>
        </w:r>
        <w:r w:rsidR="00BF3B47" w:rsidRPr="00D515D5">
          <w:rPr>
            <w:rStyle w:val="Hipervnculo"/>
            <w:noProof/>
            <w:lang w:eastAsia="es-MX"/>
          </w:rPr>
          <w:t>Realizar préstamo</w:t>
        </w:r>
        <w:r w:rsidR="00BF3B47">
          <w:rPr>
            <w:noProof/>
            <w:webHidden/>
          </w:rPr>
          <w:tab/>
        </w:r>
        <w:r w:rsidR="00BF3B47">
          <w:rPr>
            <w:noProof/>
            <w:webHidden/>
          </w:rPr>
          <w:fldChar w:fldCharType="begin"/>
        </w:r>
        <w:r w:rsidR="00BF3B47">
          <w:rPr>
            <w:noProof/>
            <w:webHidden/>
          </w:rPr>
          <w:instrText xml:space="preserve"> PAGEREF _Toc452731735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6B6C2DD" w14:textId="08602505" w:rsidR="00BF3B47" w:rsidRDefault="00582BB7">
      <w:pPr>
        <w:pStyle w:val="TDC4"/>
        <w:tabs>
          <w:tab w:val="left" w:pos="1540"/>
          <w:tab w:val="right" w:leader="underscore" w:pos="8828"/>
        </w:tabs>
        <w:rPr>
          <w:noProof/>
        </w:rPr>
      </w:pPr>
      <w:hyperlink w:anchor="_Toc452731736" w:history="1">
        <w:r w:rsidR="00BF3B47" w:rsidRPr="00D515D5">
          <w:rPr>
            <w:rStyle w:val="Hipervnculo"/>
            <w:noProof/>
            <w:lang w:eastAsia="es-MX"/>
          </w:rPr>
          <w:t>3.3.16</w:t>
        </w:r>
        <w:r w:rsidR="00BF3B47">
          <w:rPr>
            <w:noProof/>
          </w:rPr>
          <w:tab/>
        </w:r>
        <w:r w:rsidR="00BF3B47" w:rsidRPr="00D515D5">
          <w:rPr>
            <w:rStyle w:val="Hipervnculo"/>
            <w:noProof/>
            <w:lang w:eastAsia="es-MX"/>
          </w:rPr>
          <w:t>Reservar ítem</w:t>
        </w:r>
        <w:r w:rsidR="00BF3B47">
          <w:rPr>
            <w:noProof/>
            <w:webHidden/>
          </w:rPr>
          <w:tab/>
        </w:r>
        <w:r w:rsidR="00BF3B47">
          <w:rPr>
            <w:noProof/>
            <w:webHidden/>
          </w:rPr>
          <w:fldChar w:fldCharType="begin"/>
        </w:r>
        <w:r w:rsidR="00BF3B47">
          <w:rPr>
            <w:noProof/>
            <w:webHidden/>
          </w:rPr>
          <w:instrText xml:space="preserve"> PAGEREF _Toc452731736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6C5E6024" w14:textId="18FCED4A" w:rsidR="00BF3B47" w:rsidRDefault="00582BB7">
      <w:pPr>
        <w:pStyle w:val="TDC4"/>
        <w:tabs>
          <w:tab w:val="left" w:pos="1540"/>
          <w:tab w:val="right" w:leader="underscore" w:pos="8828"/>
        </w:tabs>
        <w:rPr>
          <w:noProof/>
        </w:rPr>
      </w:pPr>
      <w:hyperlink w:anchor="_Toc452731737" w:history="1">
        <w:r w:rsidR="00BF3B47" w:rsidRPr="00D515D5">
          <w:rPr>
            <w:rStyle w:val="Hipervnculo"/>
            <w:noProof/>
            <w:lang w:eastAsia="es-MX"/>
          </w:rPr>
          <w:t>3.3.17</w:t>
        </w:r>
        <w:r w:rsidR="00BF3B47">
          <w:rPr>
            <w:noProof/>
          </w:rPr>
          <w:tab/>
        </w:r>
        <w:r w:rsidR="00BF3B47" w:rsidRPr="00D515D5">
          <w:rPr>
            <w:rStyle w:val="Hipervnculo"/>
            <w:noProof/>
            <w:lang w:eastAsia="es-MX"/>
          </w:rPr>
          <w:t>Retroalimentar al sistema</w:t>
        </w:r>
        <w:r w:rsidR="00BF3B47">
          <w:rPr>
            <w:noProof/>
            <w:webHidden/>
          </w:rPr>
          <w:tab/>
        </w:r>
        <w:r w:rsidR="00BF3B47">
          <w:rPr>
            <w:noProof/>
            <w:webHidden/>
          </w:rPr>
          <w:fldChar w:fldCharType="begin"/>
        </w:r>
        <w:r w:rsidR="00BF3B47">
          <w:rPr>
            <w:noProof/>
            <w:webHidden/>
          </w:rPr>
          <w:instrText xml:space="preserve"> PAGEREF _Toc452731737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B9B2655" w14:textId="4DDE0181" w:rsidR="00BF3B47" w:rsidRDefault="00582BB7">
      <w:pPr>
        <w:pStyle w:val="TDC1"/>
        <w:tabs>
          <w:tab w:val="left" w:pos="440"/>
          <w:tab w:val="right" w:leader="underscore" w:pos="8828"/>
        </w:tabs>
        <w:rPr>
          <w:rFonts w:eastAsiaTheme="minorEastAsia"/>
          <w:noProof/>
          <w:lang w:eastAsia="ja-JP"/>
        </w:rPr>
      </w:pPr>
      <w:hyperlink w:anchor="_Toc452731738" w:history="1">
        <w:r w:rsidR="00BF3B47" w:rsidRPr="00D515D5">
          <w:rPr>
            <w:rStyle w:val="Hipervnculo"/>
            <w:noProof/>
          </w:rPr>
          <w:t>4.</w:t>
        </w:r>
        <w:r w:rsidR="00BF3B47">
          <w:rPr>
            <w:rFonts w:eastAsiaTheme="minorEastAsia"/>
            <w:noProof/>
            <w:lang w:eastAsia="ja-JP"/>
          </w:rPr>
          <w:tab/>
        </w:r>
        <w:r w:rsidR="00BF3B47" w:rsidRPr="00D515D5">
          <w:rPr>
            <w:rStyle w:val="Hipervnculo"/>
            <w:noProof/>
          </w:rPr>
          <w:t>CONCLUSIONES</w:t>
        </w:r>
        <w:r w:rsidR="00BF3B47">
          <w:rPr>
            <w:noProof/>
            <w:webHidden/>
          </w:rPr>
          <w:tab/>
        </w:r>
        <w:r w:rsidR="00BF3B47">
          <w:rPr>
            <w:noProof/>
            <w:webHidden/>
          </w:rPr>
          <w:fldChar w:fldCharType="begin"/>
        </w:r>
        <w:r w:rsidR="00BF3B47">
          <w:rPr>
            <w:noProof/>
            <w:webHidden/>
          </w:rPr>
          <w:instrText xml:space="preserve"> PAGEREF _Toc452731738 \h </w:instrText>
        </w:r>
        <w:r w:rsidR="00BF3B47">
          <w:rPr>
            <w:noProof/>
            <w:webHidden/>
          </w:rPr>
        </w:r>
        <w:r w:rsidR="00BF3B47">
          <w:rPr>
            <w:noProof/>
            <w:webHidden/>
          </w:rPr>
          <w:fldChar w:fldCharType="separate"/>
        </w:r>
        <w:r w:rsidR="00BF3B47">
          <w:rPr>
            <w:noProof/>
            <w:webHidden/>
          </w:rPr>
          <w:t>44</w:t>
        </w:r>
        <w:r w:rsidR="00BF3B47">
          <w:rPr>
            <w:noProof/>
            <w:webHidden/>
          </w:rPr>
          <w:fldChar w:fldCharType="end"/>
        </w:r>
      </w:hyperlink>
    </w:p>
    <w:p w14:paraId="66321E32" w14:textId="00D1A8F9" w:rsidR="005E1C1B" w:rsidRDefault="00D0595A">
      <w:pPr>
        <w:rPr>
          <w:rFonts w:ascii="Arial" w:eastAsia="Times New Roman" w:hAnsi="Arial" w:cs="Arial"/>
          <w:color w:val="000000"/>
          <w:sz w:val="28"/>
          <w:szCs w:val="28"/>
          <w:lang w:eastAsia="es-MX"/>
        </w:rPr>
        <w:sectPr w:rsidR="005E1C1B" w:rsidSect="00921B82">
          <w:headerReference w:type="default" r:id="rId9"/>
          <w:footerReference w:type="default" r:id="rId10"/>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Pr>
          <w:rFonts w:ascii="Arial" w:eastAsia="Times New Roman" w:hAnsi="Arial" w:cs="Arial"/>
          <w:color w:val="000000"/>
          <w:sz w:val="28"/>
          <w:szCs w:val="28"/>
          <w:lang w:eastAsia="es-MX"/>
        </w:rPr>
        <w:fldChar w:fldCharType="end"/>
      </w:r>
    </w:p>
    <w:p w14:paraId="2BBD5289" w14:textId="77777777" w:rsidR="00D0595A" w:rsidRDefault="00D0595A">
      <w:pPr>
        <w:rPr>
          <w:rFonts w:ascii="Arial" w:eastAsia="Times New Roman" w:hAnsi="Arial" w:cs="Arial"/>
          <w:color w:val="000000"/>
          <w:sz w:val="28"/>
          <w:szCs w:val="28"/>
          <w:lang w:eastAsia="es-MX"/>
        </w:rPr>
      </w:pPr>
    </w:p>
    <w:p w14:paraId="19141A9A" w14:textId="77777777" w:rsidR="006427A1" w:rsidRPr="00921B82" w:rsidRDefault="006427A1" w:rsidP="00A85D20">
      <w:pPr>
        <w:pStyle w:val="H1"/>
      </w:pPr>
      <w:bookmarkStart w:id="0" w:name="_Toc452731626"/>
      <w:r w:rsidRPr="00921B82">
        <w:t>INTRODUCCIÓN</w:t>
      </w:r>
      <w:bookmarkEnd w:id="0"/>
    </w:p>
    <w:p w14:paraId="3838B44C" w14:textId="753AA07E" w:rsidR="004437B1" w:rsidRDefault="004437B1" w:rsidP="00BF3B47">
      <w:pPr>
        <w:spacing w:after="0" w:line="240" w:lineRule="auto"/>
        <w:jc w:val="both"/>
        <w:rPr>
          <w:rFonts w:ascii="Arial" w:eastAsia="Times New Roman" w:hAnsi="Arial" w:cs="Arial"/>
          <w:color w:val="000000"/>
          <w:sz w:val="24"/>
          <w:szCs w:val="24"/>
          <w:lang w:eastAsia="es-MX"/>
        </w:rPr>
      </w:pPr>
      <w:r w:rsidRPr="009831CA">
        <w:rPr>
          <w:rFonts w:ascii="Arial" w:eastAsia="Times New Roman" w:hAnsi="Arial" w:cs="Arial"/>
          <w:color w:val="000000"/>
          <w:sz w:val="24"/>
          <w:szCs w:val="24"/>
          <w:lang w:eastAsia="es-MX"/>
        </w:rPr>
        <w:t xml:space="preserve">El sistema de la </w:t>
      </w:r>
      <w:r w:rsidR="009831CA" w:rsidRPr="009831CA">
        <w:rPr>
          <w:rFonts w:ascii="Arial" w:eastAsia="Times New Roman" w:hAnsi="Arial" w:cs="Arial"/>
          <w:color w:val="000000"/>
          <w:sz w:val="24"/>
          <w:szCs w:val="24"/>
          <w:lang w:eastAsia="es-MX"/>
        </w:rPr>
        <w:t xml:space="preserve">Biblioteca de la Universidad Veracruzana </w:t>
      </w:r>
      <w:r w:rsidR="00770E0A" w:rsidRPr="009831CA">
        <w:rPr>
          <w:rFonts w:ascii="Arial" w:eastAsia="Times New Roman" w:hAnsi="Arial" w:cs="Arial"/>
          <w:color w:val="000000"/>
          <w:sz w:val="24"/>
          <w:szCs w:val="24"/>
          <w:lang w:eastAsia="es-MX"/>
        </w:rPr>
        <w:t>constituye un pilar importante para el estudio y desarrollo de los jóvenes universitarios. Los alumnos tienen acceso a material profesional</w:t>
      </w:r>
      <w:r w:rsidR="009831CA">
        <w:rPr>
          <w:rFonts w:ascii="Arial" w:eastAsia="Times New Roman" w:hAnsi="Arial" w:cs="Arial"/>
          <w:color w:val="000000"/>
          <w:sz w:val="24"/>
          <w:szCs w:val="24"/>
          <w:lang w:eastAsia="es-MX"/>
        </w:rPr>
        <w:t xml:space="preserve"> y es</w:t>
      </w:r>
      <w:r w:rsidR="00770E0A" w:rsidRPr="009831CA">
        <w:rPr>
          <w:rFonts w:ascii="Arial" w:eastAsia="Times New Roman" w:hAnsi="Arial" w:cs="Arial"/>
          <w:color w:val="000000"/>
          <w:sz w:val="24"/>
          <w:szCs w:val="24"/>
          <w:lang w:eastAsia="es-MX"/>
        </w:rPr>
        <w:t xml:space="preserve">pecializado en su área con el objetivo de garantizar </w:t>
      </w:r>
      <w:r w:rsidR="009831CA">
        <w:rPr>
          <w:rFonts w:ascii="Arial" w:eastAsia="Times New Roman" w:hAnsi="Arial" w:cs="Arial"/>
          <w:color w:val="000000"/>
          <w:sz w:val="24"/>
          <w:szCs w:val="24"/>
          <w:lang w:eastAsia="es-MX"/>
        </w:rPr>
        <w:t>el acceso</w:t>
      </w:r>
      <w:r w:rsidR="00770E0A" w:rsidRPr="009831CA">
        <w:rPr>
          <w:rFonts w:ascii="Arial" w:eastAsia="Times New Roman" w:hAnsi="Arial" w:cs="Arial"/>
          <w:color w:val="000000"/>
          <w:sz w:val="24"/>
          <w:szCs w:val="24"/>
          <w:lang w:eastAsia="es-MX"/>
        </w:rPr>
        <w:t xml:space="preserve"> herramientas </w:t>
      </w:r>
      <w:r w:rsidR="00000951" w:rsidRPr="009831CA">
        <w:rPr>
          <w:rFonts w:ascii="Arial" w:eastAsia="Times New Roman" w:hAnsi="Arial" w:cs="Arial"/>
          <w:color w:val="000000"/>
          <w:sz w:val="24"/>
          <w:szCs w:val="24"/>
          <w:lang w:eastAsia="es-MX"/>
        </w:rPr>
        <w:t xml:space="preserve">necesarios </w:t>
      </w:r>
      <w:r w:rsidR="00770E0A" w:rsidRPr="009831CA">
        <w:rPr>
          <w:rFonts w:ascii="Arial" w:eastAsia="Times New Roman" w:hAnsi="Arial" w:cs="Arial"/>
          <w:color w:val="000000"/>
          <w:sz w:val="24"/>
          <w:szCs w:val="24"/>
          <w:lang w:eastAsia="es-MX"/>
        </w:rPr>
        <w:t xml:space="preserve">para concluir, de manera exitosa, </w:t>
      </w:r>
      <w:r w:rsidR="00BF3B47" w:rsidRPr="009831CA">
        <w:rPr>
          <w:rFonts w:ascii="Arial" w:eastAsia="Times New Roman" w:hAnsi="Arial" w:cs="Arial"/>
          <w:color w:val="000000"/>
          <w:sz w:val="24"/>
          <w:szCs w:val="24"/>
          <w:lang w:eastAsia="es-MX"/>
        </w:rPr>
        <w:t>su</w:t>
      </w:r>
      <w:r w:rsidR="00BF3B47">
        <w:rPr>
          <w:rFonts w:ascii="Arial" w:eastAsia="Times New Roman" w:hAnsi="Arial" w:cs="Arial"/>
          <w:color w:val="000000"/>
          <w:sz w:val="24"/>
          <w:szCs w:val="24"/>
          <w:lang w:eastAsia="es-MX"/>
        </w:rPr>
        <w:t>s</w:t>
      </w:r>
      <w:r w:rsidR="00BF3B47" w:rsidRPr="009831CA">
        <w:rPr>
          <w:rFonts w:ascii="Arial" w:eastAsia="Times New Roman" w:hAnsi="Arial" w:cs="Arial"/>
          <w:color w:val="000000"/>
          <w:sz w:val="24"/>
          <w:szCs w:val="24"/>
          <w:lang w:eastAsia="es-MX"/>
        </w:rPr>
        <w:t xml:space="preserve"> estudios universitarios</w:t>
      </w:r>
      <w:r w:rsidR="00770E0A" w:rsidRPr="009831CA">
        <w:rPr>
          <w:rFonts w:ascii="Arial" w:eastAsia="Times New Roman" w:hAnsi="Arial" w:cs="Arial"/>
          <w:color w:val="000000"/>
          <w:sz w:val="24"/>
          <w:szCs w:val="24"/>
          <w:lang w:eastAsia="es-MX"/>
        </w:rPr>
        <w:t>.</w:t>
      </w:r>
      <w:r w:rsidR="00675ED8" w:rsidRPr="009831CA">
        <w:rPr>
          <w:rFonts w:ascii="Arial" w:eastAsia="Times New Roman" w:hAnsi="Arial" w:cs="Arial"/>
          <w:color w:val="000000"/>
          <w:sz w:val="24"/>
          <w:szCs w:val="24"/>
          <w:lang w:eastAsia="es-MX"/>
        </w:rPr>
        <w:t xml:space="preserve"> En el sistema de la biblioteca, los alumnos pueden revisar el material de apoyo, reservarlo</w:t>
      </w:r>
      <w:r w:rsidR="004D45AE">
        <w:rPr>
          <w:rFonts w:ascii="Arial" w:eastAsia="Times New Roman" w:hAnsi="Arial" w:cs="Arial"/>
          <w:color w:val="000000"/>
          <w:sz w:val="24"/>
          <w:szCs w:val="24"/>
          <w:lang w:eastAsia="es-MX"/>
        </w:rPr>
        <w:t>, pedir préstamos a domicilio</w:t>
      </w:r>
      <w:r w:rsidR="00675ED8" w:rsidRPr="009831CA">
        <w:rPr>
          <w:rFonts w:ascii="Arial" w:eastAsia="Times New Roman" w:hAnsi="Arial" w:cs="Arial"/>
          <w:color w:val="000000"/>
          <w:sz w:val="24"/>
          <w:szCs w:val="24"/>
          <w:lang w:eastAsia="es-MX"/>
        </w:rPr>
        <w:t xml:space="preserve"> y renovar sus préstamos, así como ver las deudas que tienen y las acciones que han realizado. De la misma</w:t>
      </w:r>
      <w:r w:rsidR="00000951" w:rsidRPr="009831CA">
        <w:rPr>
          <w:rFonts w:ascii="Arial" w:eastAsia="Times New Roman" w:hAnsi="Arial" w:cs="Arial"/>
          <w:color w:val="000000"/>
          <w:sz w:val="24"/>
          <w:szCs w:val="24"/>
          <w:lang w:eastAsia="es-MX"/>
        </w:rPr>
        <w:t xml:space="preserve"> manera</w:t>
      </w:r>
      <w:r w:rsidR="00675ED8" w:rsidRPr="009831CA">
        <w:rPr>
          <w:rFonts w:ascii="Arial" w:eastAsia="Times New Roman" w:hAnsi="Arial" w:cs="Arial"/>
          <w:color w:val="000000"/>
          <w:sz w:val="24"/>
          <w:szCs w:val="24"/>
          <w:lang w:eastAsia="es-MX"/>
        </w:rPr>
        <w:t>, los profesores de la institución se ven en la posibilidad de realizar</w:t>
      </w:r>
      <w:r w:rsidR="00E753B9" w:rsidRPr="009831CA">
        <w:rPr>
          <w:rFonts w:ascii="Arial" w:eastAsia="Times New Roman" w:hAnsi="Arial" w:cs="Arial"/>
          <w:color w:val="000000"/>
          <w:sz w:val="24"/>
          <w:szCs w:val="24"/>
          <w:lang w:eastAsia="es-MX"/>
        </w:rPr>
        <w:t xml:space="preserve"> tales</w:t>
      </w:r>
      <w:r w:rsidR="00BF3B47">
        <w:rPr>
          <w:rFonts w:ascii="Arial" w:eastAsia="Times New Roman" w:hAnsi="Arial" w:cs="Arial"/>
          <w:color w:val="000000"/>
          <w:sz w:val="24"/>
          <w:szCs w:val="24"/>
          <w:lang w:eastAsia="es-MX"/>
        </w:rPr>
        <w:t xml:space="preserve"> acciones. </w:t>
      </w:r>
      <w:r w:rsidR="00675ED8" w:rsidRPr="009831CA">
        <w:rPr>
          <w:rFonts w:ascii="Arial" w:eastAsia="Times New Roman" w:hAnsi="Arial" w:cs="Arial"/>
          <w:color w:val="000000"/>
          <w:sz w:val="24"/>
          <w:szCs w:val="24"/>
          <w:lang w:eastAsia="es-MX"/>
        </w:rPr>
        <w:t>El encargado de la biblioteca es quien</w:t>
      </w:r>
      <w:r w:rsidR="004D45AE">
        <w:rPr>
          <w:rFonts w:ascii="Arial" w:eastAsia="Times New Roman" w:hAnsi="Arial" w:cs="Arial"/>
          <w:color w:val="000000"/>
          <w:sz w:val="24"/>
          <w:szCs w:val="24"/>
          <w:lang w:eastAsia="es-MX"/>
        </w:rPr>
        <w:t xml:space="preserve"> administra la</w:t>
      </w:r>
      <w:r w:rsidR="00BF3B47">
        <w:rPr>
          <w:rFonts w:ascii="Arial" w:eastAsia="Times New Roman" w:hAnsi="Arial" w:cs="Arial"/>
          <w:color w:val="000000"/>
          <w:sz w:val="24"/>
          <w:szCs w:val="24"/>
          <w:lang w:eastAsia="es-MX"/>
        </w:rPr>
        <w:t>s</w:t>
      </w:r>
      <w:r w:rsidR="004D45AE">
        <w:rPr>
          <w:rFonts w:ascii="Arial" w:eastAsia="Times New Roman" w:hAnsi="Arial" w:cs="Arial"/>
          <w:color w:val="000000"/>
          <w:sz w:val="24"/>
          <w:szCs w:val="24"/>
          <w:lang w:eastAsia="es-MX"/>
        </w:rPr>
        <w:t xml:space="preserve"> cuenta</w:t>
      </w:r>
      <w:r w:rsidR="00BF3B47">
        <w:rPr>
          <w:rFonts w:ascii="Arial" w:eastAsia="Times New Roman" w:hAnsi="Arial" w:cs="Arial"/>
          <w:color w:val="000000"/>
          <w:sz w:val="24"/>
          <w:szCs w:val="24"/>
          <w:lang w:eastAsia="es-MX"/>
        </w:rPr>
        <w:t>s</w:t>
      </w:r>
      <w:r w:rsidR="004D45AE">
        <w:rPr>
          <w:rFonts w:ascii="Arial" w:eastAsia="Times New Roman" w:hAnsi="Arial" w:cs="Arial"/>
          <w:color w:val="000000"/>
          <w:sz w:val="24"/>
          <w:szCs w:val="24"/>
          <w:lang w:eastAsia="es-MX"/>
        </w:rPr>
        <w:t xml:space="preserve"> de</w:t>
      </w:r>
      <w:r w:rsidR="00675ED8" w:rsidRPr="009831CA">
        <w:rPr>
          <w:rFonts w:ascii="Arial" w:eastAsia="Times New Roman" w:hAnsi="Arial" w:cs="Arial"/>
          <w:color w:val="000000"/>
          <w:sz w:val="24"/>
          <w:szCs w:val="24"/>
          <w:lang w:eastAsia="es-MX"/>
        </w:rPr>
        <w:t xml:space="preserve"> los usuarios del sistema y el acervo que existe dentro de la biblioteca u</w:t>
      </w:r>
      <w:r w:rsidR="00EB741D" w:rsidRPr="009831CA">
        <w:rPr>
          <w:rFonts w:ascii="Arial" w:eastAsia="Times New Roman" w:hAnsi="Arial" w:cs="Arial"/>
          <w:color w:val="000000"/>
          <w:sz w:val="24"/>
          <w:szCs w:val="24"/>
          <w:lang w:eastAsia="es-MX"/>
        </w:rPr>
        <w:t xml:space="preserve">niversitaria. </w:t>
      </w:r>
      <w:r w:rsidR="00BF3B47">
        <w:rPr>
          <w:rFonts w:ascii="Arial" w:eastAsia="Times New Roman" w:hAnsi="Arial" w:cs="Arial"/>
          <w:color w:val="000000"/>
          <w:sz w:val="24"/>
          <w:szCs w:val="24"/>
          <w:lang w:eastAsia="es-MX"/>
        </w:rPr>
        <w:t>Por otro lado</w:t>
      </w:r>
      <w:r w:rsidR="00EB741D" w:rsidRPr="009831CA">
        <w:rPr>
          <w:rFonts w:ascii="Arial" w:eastAsia="Times New Roman" w:hAnsi="Arial" w:cs="Arial"/>
          <w:color w:val="000000"/>
          <w:sz w:val="24"/>
          <w:szCs w:val="24"/>
          <w:lang w:eastAsia="es-MX"/>
        </w:rPr>
        <w:t xml:space="preserve">, </w:t>
      </w:r>
      <w:r w:rsidR="00F20581" w:rsidRPr="009831CA">
        <w:rPr>
          <w:rFonts w:ascii="Arial" w:eastAsia="Times New Roman" w:hAnsi="Arial" w:cs="Arial"/>
          <w:color w:val="000000"/>
          <w:sz w:val="24"/>
          <w:szCs w:val="24"/>
          <w:lang w:eastAsia="es-MX"/>
        </w:rPr>
        <w:t>el administrador</w:t>
      </w:r>
      <w:r w:rsidR="00675ED8" w:rsidRPr="009831CA">
        <w:rPr>
          <w:rFonts w:ascii="Arial" w:eastAsia="Times New Roman" w:hAnsi="Arial" w:cs="Arial"/>
          <w:color w:val="000000"/>
          <w:sz w:val="24"/>
          <w:szCs w:val="24"/>
          <w:lang w:eastAsia="es-MX"/>
        </w:rPr>
        <w:t xml:space="preserve">, es capaz de administrar convenios, </w:t>
      </w:r>
      <w:r w:rsidR="00F20581" w:rsidRPr="009831CA">
        <w:rPr>
          <w:rFonts w:ascii="Arial" w:eastAsia="Times New Roman" w:hAnsi="Arial" w:cs="Arial"/>
          <w:color w:val="000000"/>
          <w:sz w:val="24"/>
          <w:szCs w:val="24"/>
          <w:lang w:eastAsia="es-MX"/>
        </w:rPr>
        <w:t xml:space="preserve">deudas, </w:t>
      </w:r>
      <w:r w:rsidR="00675ED8" w:rsidRPr="009831CA">
        <w:rPr>
          <w:rFonts w:ascii="Arial" w:eastAsia="Times New Roman" w:hAnsi="Arial" w:cs="Arial"/>
          <w:color w:val="000000"/>
          <w:sz w:val="24"/>
          <w:szCs w:val="24"/>
          <w:lang w:eastAsia="es-MX"/>
        </w:rPr>
        <w:t>donaciones y fondos de la biblioteca.</w:t>
      </w:r>
    </w:p>
    <w:p w14:paraId="4ABE8418" w14:textId="77777777" w:rsidR="00BF3B47" w:rsidRPr="009831CA" w:rsidRDefault="00BF3B47" w:rsidP="00BF3B47">
      <w:pPr>
        <w:spacing w:after="0" w:line="240" w:lineRule="auto"/>
        <w:ind w:firstLine="708"/>
        <w:jc w:val="both"/>
        <w:rPr>
          <w:rFonts w:ascii="Arial" w:eastAsia="Times New Roman" w:hAnsi="Arial" w:cs="Arial"/>
          <w:color w:val="000000"/>
          <w:sz w:val="24"/>
          <w:szCs w:val="24"/>
          <w:lang w:eastAsia="es-MX"/>
        </w:rPr>
      </w:pPr>
    </w:p>
    <w:p w14:paraId="726990A9" w14:textId="714A1671" w:rsidR="006779C3" w:rsidRPr="009831CA" w:rsidRDefault="00675ED8" w:rsidP="0023566E">
      <w:pPr>
        <w:ind w:firstLine="360"/>
        <w:jc w:val="both"/>
        <w:rPr>
          <w:rFonts w:ascii="Arial" w:hAnsi="Arial" w:cs="Arial"/>
          <w:sz w:val="24"/>
          <w:szCs w:val="24"/>
        </w:rPr>
      </w:pPr>
      <w:r w:rsidRPr="009831CA">
        <w:rPr>
          <w:rFonts w:ascii="Arial" w:eastAsia="Times New Roman" w:hAnsi="Arial" w:cs="Arial"/>
          <w:color w:val="000000"/>
          <w:sz w:val="24"/>
          <w:szCs w:val="24"/>
          <w:lang w:eastAsia="es-MX"/>
        </w:rPr>
        <w:t xml:space="preserve">Lo que se presenta en este documento es la Especificación de Requerimientos </w:t>
      </w:r>
      <w:r w:rsidR="00BF3B47">
        <w:rPr>
          <w:rFonts w:ascii="Arial" w:eastAsia="Times New Roman" w:hAnsi="Arial" w:cs="Arial"/>
          <w:color w:val="000000"/>
          <w:sz w:val="24"/>
          <w:szCs w:val="24"/>
          <w:lang w:eastAsia="es-MX"/>
        </w:rPr>
        <w:t>y el D</w:t>
      </w:r>
      <w:r w:rsidR="009132A0" w:rsidRPr="009831CA">
        <w:rPr>
          <w:rFonts w:ascii="Arial" w:eastAsia="Times New Roman" w:hAnsi="Arial" w:cs="Arial"/>
          <w:color w:val="000000"/>
          <w:sz w:val="24"/>
          <w:szCs w:val="24"/>
          <w:lang w:eastAsia="es-MX"/>
        </w:rPr>
        <w:t xml:space="preserve">iseño </w:t>
      </w:r>
      <w:r w:rsidRPr="009831CA">
        <w:rPr>
          <w:rFonts w:ascii="Arial" w:eastAsia="Times New Roman" w:hAnsi="Arial" w:cs="Arial"/>
          <w:color w:val="000000"/>
          <w:sz w:val="24"/>
          <w:szCs w:val="24"/>
          <w:lang w:eastAsia="es-MX"/>
        </w:rPr>
        <w:t>de Software de</w:t>
      </w:r>
      <w:r w:rsidR="00EB741D" w:rsidRPr="009831CA">
        <w:rPr>
          <w:rFonts w:ascii="Arial" w:eastAsia="Times New Roman" w:hAnsi="Arial" w:cs="Arial"/>
          <w:color w:val="000000"/>
          <w:sz w:val="24"/>
          <w:szCs w:val="24"/>
          <w:lang w:eastAsia="es-MX"/>
        </w:rPr>
        <w:t xml:space="preserve"> la</w:t>
      </w:r>
      <w:r w:rsidRPr="009831CA">
        <w:rPr>
          <w:rFonts w:ascii="Arial" w:eastAsia="Times New Roman" w:hAnsi="Arial" w:cs="Arial"/>
          <w:color w:val="000000"/>
          <w:sz w:val="24"/>
          <w:szCs w:val="24"/>
          <w:lang w:eastAsia="es-MX"/>
        </w:rPr>
        <w:t xml:space="preserve"> </w:t>
      </w:r>
      <w:r w:rsidR="00EB741D" w:rsidRPr="009831CA">
        <w:rPr>
          <w:rFonts w:ascii="Arial" w:eastAsia="Times New Roman" w:hAnsi="Arial" w:cs="Arial"/>
          <w:color w:val="000000"/>
          <w:sz w:val="24"/>
          <w:szCs w:val="24"/>
          <w:lang w:eastAsia="es-MX"/>
        </w:rPr>
        <w:t>biblioteca “Lic. Javier Juárez Sánchez”</w:t>
      </w:r>
      <w:r w:rsidR="00BF3B47">
        <w:rPr>
          <w:rFonts w:ascii="Arial" w:eastAsia="Times New Roman" w:hAnsi="Arial" w:cs="Arial"/>
          <w:color w:val="000000"/>
          <w:sz w:val="24"/>
          <w:szCs w:val="24"/>
          <w:lang w:eastAsia="es-MX"/>
        </w:rPr>
        <w:t xml:space="preserve"> la</w:t>
      </w:r>
      <w:r w:rsidR="00EB741D" w:rsidRPr="009831CA">
        <w:rPr>
          <w:rFonts w:ascii="Arial" w:eastAsia="Times New Roman" w:hAnsi="Arial" w:cs="Arial"/>
          <w:color w:val="000000"/>
          <w:sz w:val="24"/>
          <w:szCs w:val="24"/>
          <w:lang w:eastAsia="es-MX"/>
        </w:rPr>
        <w:t xml:space="preserve"> cual sirve como base de conocimientos para miembros de la institución.</w:t>
      </w:r>
      <w:r w:rsidRPr="009831CA">
        <w:rPr>
          <w:rFonts w:ascii="Arial" w:eastAsia="Times New Roman" w:hAnsi="Arial" w:cs="Arial"/>
          <w:color w:val="000000"/>
          <w:sz w:val="24"/>
          <w:szCs w:val="24"/>
          <w:lang w:eastAsia="es-MX"/>
        </w:rPr>
        <w:t xml:space="preserve"> Esta especificación</w:t>
      </w:r>
      <w:r w:rsidR="009132A0" w:rsidRPr="009831CA">
        <w:rPr>
          <w:rFonts w:ascii="Arial" w:eastAsia="Times New Roman" w:hAnsi="Arial" w:cs="Arial"/>
          <w:color w:val="000000"/>
          <w:sz w:val="24"/>
          <w:szCs w:val="24"/>
          <w:lang w:eastAsia="es-MX"/>
        </w:rPr>
        <w:t xml:space="preserve"> ha sido </w:t>
      </w:r>
      <w:r w:rsidRPr="009831CA">
        <w:rPr>
          <w:rFonts w:ascii="Arial" w:eastAsia="Times New Roman" w:hAnsi="Arial" w:cs="Arial"/>
          <w:color w:val="000000"/>
          <w:sz w:val="24"/>
          <w:szCs w:val="24"/>
          <w:lang w:eastAsia="es-MX"/>
        </w:rPr>
        <w:t xml:space="preserve">estructurada </w:t>
      </w:r>
      <w:r w:rsidR="004D45AE">
        <w:rPr>
          <w:rFonts w:ascii="Arial" w:eastAsia="Times New Roman" w:hAnsi="Arial" w:cs="Arial"/>
          <w:color w:val="000000"/>
          <w:sz w:val="24"/>
          <w:szCs w:val="24"/>
          <w:lang w:eastAsia="es-MX"/>
        </w:rPr>
        <w:t xml:space="preserve">retomando algunas de las </w:t>
      </w:r>
      <w:r w:rsidR="009132A0" w:rsidRPr="009831CA">
        <w:rPr>
          <w:rFonts w:ascii="Arial" w:eastAsia="Times New Roman" w:hAnsi="Arial" w:cs="Arial"/>
          <w:color w:val="000000"/>
          <w:sz w:val="24"/>
          <w:szCs w:val="24"/>
          <w:lang w:eastAsia="es-MX"/>
        </w:rPr>
        <w:t>normas</w:t>
      </w:r>
      <w:r w:rsidRPr="009831CA">
        <w:rPr>
          <w:rFonts w:ascii="Arial" w:eastAsia="Times New Roman" w:hAnsi="Arial" w:cs="Arial"/>
          <w:color w:val="000000"/>
          <w:sz w:val="24"/>
          <w:szCs w:val="24"/>
          <w:lang w:eastAsia="es-MX"/>
        </w:rPr>
        <w:t xml:space="preserve"> dadas por el Estándar IEEE 830-1998 y se presentan algunos de los artefactos generados durante la fase de análisis</w:t>
      </w:r>
      <w:r w:rsidR="00104017" w:rsidRPr="009831CA">
        <w:rPr>
          <w:rFonts w:ascii="Arial" w:eastAsia="Times New Roman" w:hAnsi="Arial" w:cs="Arial"/>
          <w:color w:val="000000"/>
          <w:sz w:val="24"/>
          <w:szCs w:val="24"/>
          <w:lang w:eastAsia="es-MX"/>
        </w:rPr>
        <w:t xml:space="preserve"> y diseño</w:t>
      </w:r>
      <w:r w:rsidRPr="009831CA">
        <w:rPr>
          <w:rFonts w:ascii="Arial" w:eastAsia="Times New Roman" w:hAnsi="Arial" w:cs="Arial"/>
          <w:color w:val="000000"/>
          <w:sz w:val="24"/>
          <w:szCs w:val="24"/>
          <w:lang w:eastAsia="es-MX"/>
        </w:rPr>
        <w:t xml:space="preserve"> tales como </w:t>
      </w:r>
      <w:r w:rsidR="00F20581" w:rsidRPr="009831CA">
        <w:rPr>
          <w:rFonts w:ascii="Arial" w:eastAsia="Times New Roman" w:hAnsi="Arial" w:cs="Arial"/>
          <w:color w:val="000000"/>
          <w:sz w:val="24"/>
          <w:szCs w:val="24"/>
          <w:lang w:eastAsia="es-MX"/>
        </w:rPr>
        <w:t>diagrama de paquetes, diagrama de casos de uso por paquetes, detalles de casos de uso, diagramas de actividades, diagrama de clases del modelo de dominio, diagramas de secuencia por caso de uso, diagramas de comunicación por caso de uso y diagramas de estado por objeto así como prototipos del sistema.</w:t>
      </w:r>
    </w:p>
    <w:p w14:paraId="56DFA76B" w14:textId="77777777" w:rsidR="00CF13AA" w:rsidRPr="00CF13AA" w:rsidRDefault="00CF13AA" w:rsidP="0067456B">
      <w:pPr>
        <w:pStyle w:val="H2"/>
      </w:pPr>
      <w:bookmarkStart w:id="1" w:name="_Toc452731627"/>
      <w:r w:rsidRPr="00CF13AA">
        <w:t>Propósito</w:t>
      </w:r>
      <w:bookmarkEnd w:id="1"/>
      <w:r w:rsidRPr="00CF13AA">
        <w:t xml:space="preserve"> </w:t>
      </w:r>
    </w:p>
    <w:p w14:paraId="5D268FCF" w14:textId="6DF98911" w:rsidR="006779C3" w:rsidRPr="009831CA" w:rsidRDefault="00CF13AA" w:rsidP="0023566E">
      <w:pPr>
        <w:spacing w:after="0" w:line="240" w:lineRule="auto"/>
        <w:ind w:firstLine="360"/>
        <w:jc w:val="both"/>
        <w:rPr>
          <w:rFonts w:ascii="Arial" w:eastAsia="Times New Roman" w:hAnsi="Arial" w:cs="Arial"/>
          <w:color w:val="000000"/>
          <w:sz w:val="24"/>
          <w:lang w:eastAsia="es-MX"/>
        </w:rPr>
      </w:pPr>
      <w:r w:rsidRPr="009831CA">
        <w:rPr>
          <w:rFonts w:ascii="Arial" w:eastAsia="Times New Roman" w:hAnsi="Arial" w:cs="Arial"/>
          <w:color w:val="000000"/>
          <w:sz w:val="24"/>
          <w:lang w:eastAsia="es-MX"/>
        </w:rPr>
        <w:t xml:space="preserve">Este documento tiene como propósito definir los requerimientos </w:t>
      </w:r>
      <w:r w:rsidR="00401A29" w:rsidRPr="009831CA">
        <w:rPr>
          <w:rFonts w:ascii="Arial" w:eastAsia="Times New Roman" w:hAnsi="Arial" w:cs="Arial"/>
          <w:color w:val="000000"/>
          <w:sz w:val="24"/>
          <w:lang w:eastAsia="es-MX"/>
        </w:rPr>
        <w:t xml:space="preserve">y el diseño </w:t>
      </w:r>
      <w:r w:rsidRPr="009831CA">
        <w:rPr>
          <w:rFonts w:ascii="Arial" w:eastAsia="Times New Roman" w:hAnsi="Arial" w:cs="Arial"/>
          <w:color w:val="000000"/>
          <w:sz w:val="24"/>
          <w:lang w:eastAsia="es-MX"/>
        </w:rPr>
        <w:t xml:space="preserve">que nos permitan llevar a cabo el correcto desarrollo de un sistema que mejore el proceso que se realiza </w:t>
      </w:r>
      <w:r w:rsidR="00401A29" w:rsidRPr="009831CA">
        <w:rPr>
          <w:rFonts w:ascii="Arial" w:eastAsia="Times New Roman" w:hAnsi="Arial" w:cs="Arial"/>
          <w:color w:val="000000"/>
          <w:sz w:val="24"/>
          <w:lang w:eastAsia="es-MX"/>
        </w:rPr>
        <w:t>en el sistema bibl</w:t>
      </w:r>
      <w:r w:rsidR="008A2075" w:rsidRPr="009831CA">
        <w:rPr>
          <w:rFonts w:ascii="Arial" w:eastAsia="Times New Roman" w:hAnsi="Arial" w:cs="Arial"/>
          <w:color w:val="000000"/>
          <w:sz w:val="24"/>
          <w:lang w:eastAsia="es-MX"/>
        </w:rPr>
        <w:t>iotecario</w:t>
      </w:r>
      <w:r w:rsidR="00401A29" w:rsidRPr="009831CA">
        <w:rPr>
          <w:rFonts w:ascii="Arial" w:eastAsia="Times New Roman" w:hAnsi="Arial" w:cs="Arial"/>
          <w:color w:val="000000"/>
          <w:sz w:val="24"/>
          <w:lang w:eastAsia="es-MX"/>
        </w:rPr>
        <w:t xml:space="preserve"> de facultad de Economía e Informática de la Universidad Veracruzana</w:t>
      </w:r>
      <w:r w:rsidR="00A55C7F" w:rsidRPr="009831CA">
        <w:rPr>
          <w:rFonts w:ascii="Arial" w:eastAsia="Times New Roman" w:hAnsi="Arial" w:cs="Arial"/>
          <w:color w:val="000000"/>
          <w:sz w:val="24"/>
          <w:lang w:eastAsia="es-MX"/>
        </w:rPr>
        <w:t xml:space="preserve"> para la manipulación y control del acervo universitario e interesados</w:t>
      </w:r>
      <w:r w:rsidRPr="009831CA">
        <w:rPr>
          <w:rFonts w:ascii="Arial" w:eastAsia="Times New Roman" w:hAnsi="Arial" w:cs="Arial"/>
          <w:color w:val="000000"/>
          <w:sz w:val="24"/>
          <w:lang w:eastAsia="es-MX"/>
        </w:rPr>
        <w:t xml:space="preserve">. El documento está dirigido a los </w:t>
      </w:r>
      <w:r w:rsidR="00BF3B47">
        <w:rPr>
          <w:rFonts w:ascii="Arial" w:eastAsia="Times New Roman" w:hAnsi="Arial" w:cs="Arial"/>
          <w:color w:val="000000"/>
          <w:sz w:val="24"/>
          <w:lang w:eastAsia="es-MX"/>
        </w:rPr>
        <w:t xml:space="preserve">desarrolladores y </w:t>
      </w:r>
      <w:r w:rsidRPr="009831CA">
        <w:rPr>
          <w:rFonts w:ascii="Arial" w:eastAsia="Times New Roman" w:hAnsi="Arial" w:cs="Arial"/>
          <w:color w:val="000000"/>
          <w:sz w:val="24"/>
          <w:lang w:eastAsia="es-MX"/>
        </w:rPr>
        <w:t>que interactúan con el sistema y, por lo tanto, se presentan prototipos, se definen prioridades para el sistema y se plantean restricciones de acuerdo a sus necesidades con el objetivo de conseguir un sistema cuya funcionalidad sea adecuada para los mismos. Se plantea además la interacción de los usuarios con el sistema y l</w:t>
      </w:r>
      <w:r w:rsidR="006779C3" w:rsidRPr="009831CA">
        <w:rPr>
          <w:rFonts w:ascii="Arial" w:eastAsia="Times New Roman" w:hAnsi="Arial" w:cs="Arial"/>
          <w:color w:val="000000"/>
          <w:sz w:val="24"/>
          <w:lang w:eastAsia="es-MX"/>
        </w:rPr>
        <w:t>as posibles necesidades futuras.</w:t>
      </w:r>
    </w:p>
    <w:p w14:paraId="2B67CD2B" w14:textId="77777777" w:rsidR="006779C3" w:rsidRDefault="006779C3" w:rsidP="006779C3">
      <w:pPr>
        <w:spacing w:after="0" w:line="240" w:lineRule="auto"/>
        <w:jc w:val="both"/>
        <w:rPr>
          <w:rFonts w:ascii="Arial" w:eastAsia="Times New Roman" w:hAnsi="Arial" w:cs="Arial"/>
          <w:color w:val="000000"/>
          <w:lang w:eastAsia="es-MX"/>
        </w:rPr>
      </w:pPr>
    </w:p>
    <w:p w14:paraId="4836C3B6" w14:textId="77777777" w:rsidR="0047242B" w:rsidRPr="0047242B" w:rsidRDefault="0047242B" w:rsidP="0023566E">
      <w:pPr>
        <w:pStyle w:val="H2"/>
      </w:pPr>
      <w:bookmarkStart w:id="2" w:name="_Toc452731628"/>
      <w:r w:rsidRPr="0047242B">
        <w:lastRenderedPageBreak/>
        <w:t>Alcance</w:t>
      </w:r>
      <w:bookmarkEnd w:id="2"/>
    </w:p>
    <w:p w14:paraId="77FEF5D4" w14:textId="77777777" w:rsidR="004732B8" w:rsidRPr="004D45AE" w:rsidRDefault="0047242B" w:rsidP="0023566E">
      <w:pPr>
        <w:ind w:firstLine="360"/>
        <w:jc w:val="both"/>
        <w:rPr>
          <w:rFonts w:ascii="Arial" w:hAnsi="Arial" w:cs="Arial"/>
          <w:sz w:val="24"/>
        </w:rPr>
      </w:pPr>
      <w:r w:rsidRPr="004D45AE">
        <w:rPr>
          <w:rFonts w:ascii="Arial" w:hAnsi="Arial" w:cs="Arial"/>
          <w:sz w:val="24"/>
        </w:rPr>
        <w:t xml:space="preserve">La versión inicial del sistema de </w:t>
      </w:r>
      <w:r w:rsidR="006779C3" w:rsidRPr="004D45AE">
        <w:rPr>
          <w:rFonts w:ascii="Arial" w:hAnsi="Arial" w:cs="Arial"/>
          <w:sz w:val="24"/>
        </w:rPr>
        <w:t>la biblioteca universitaria</w:t>
      </w:r>
      <w:r w:rsidRPr="004D45AE">
        <w:rPr>
          <w:rFonts w:ascii="Arial" w:hAnsi="Arial" w:cs="Arial"/>
          <w:sz w:val="24"/>
        </w:rPr>
        <w:t xml:space="preserve"> permitirá que los usuarios realicen únicamente las funciones </w:t>
      </w:r>
      <w:r w:rsidR="00A55C7F" w:rsidRPr="004D45AE">
        <w:rPr>
          <w:rFonts w:ascii="Arial" w:hAnsi="Arial" w:cs="Arial"/>
          <w:sz w:val="24"/>
        </w:rPr>
        <w:t xml:space="preserve">básicas </w:t>
      </w:r>
      <w:r w:rsidRPr="004D45AE">
        <w:rPr>
          <w:rFonts w:ascii="Arial" w:hAnsi="Arial" w:cs="Arial"/>
          <w:sz w:val="24"/>
        </w:rPr>
        <w:t xml:space="preserve">para las que está pensado. </w:t>
      </w:r>
      <w:bookmarkStart w:id="3" w:name="_Toc437031694"/>
      <w:r w:rsidR="00F20581" w:rsidRPr="004D45AE">
        <w:rPr>
          <w:rFonts w:ascii="Arial" w:hAnsi="Arial" w:cs="Arial"/>
          <w:sz w:val="24"/>
        </w:rPr>
        <w:t>Las limitaciones funcionales del sistema son las descritas para cada usuario en la introducción y únicamente la funcionalidad que se describe en las plantillas de cada caso de uso.</w:t>
      </w:r>
    </w:p>
    <w:p w14:paraId="0B29C89F" w14:textId="77777777" w:rsidR="004732B8" w:rsidRDefault="004732B8" w:rsidP="0067456B">
      <w:pPr>
        <w:pStyle w:val="H2"/>
      </w:pPr>
      <w:bookmarkStart w:id="4" w:name="_Toc452731629"/>
      <w:r w:rsidRPr="004732B8">
        <w:t>Definiciones</w:t>
      </w:r>
      <w:r>
        <w:t>, acrónimos y abreviaturas</w:t>
      </w:r>
      <w:bookmarkEnd w:id="3"/>
      <w:bookmarkEnd w:id="4"/>
    </w:p>
    <w:p w14:paraId="3590A337" w14:textId="3F815DF9" w:rsidR="004732B8" w:rsidRPr="00BF3B47" w:rsidRDefault="004732B8" w:rsidP="00BF3B47">
      <w:pPr>
        <w:jc w:val="both"/>
        <w:rPr>
          <w:rFonts w:ascii="Arial" w:hAnsi="Arial" w:cs="Arial"/>
          <w:sz w:val="24"/>
          <w:szCs w:val="24"/>
        </w:rPr>
      </w:pPr>
      <w:r w:rsidRPr="009831CA">
        <w:rPr>
          <w:rFonts w:ascii="Arial" w:hAnsi="Arial" w:cs="Arial"/>
          <w:sz w:val="24"/>
          <w:szCs w:val="24"/>
        </w:rPr>
        <w:t>La Tabla 1 explica los conceptos, acrónimos y abreviaturas que pueden ser encont</w:t>
      </w:r>
      <w:r w:rsidR="00BF3B47">
        <w:rPr>
          <w:rFonts w:ascii="Arial" w:hAnsi="Arial" w:cs="Arial"/>
          <w:sz w:val="24"/>
          <w:szCs w:val="24"/>
        </w:rPr>
        <w:t>rados a lo largo del documento.</w:t>
      </w:r>
    </w:p>
    <w:tbl>
      <w:tblPr>
        <w:tblStyle w:val="Tabladecuadrcula6concolores"/>
        <w:tblpPr w:leftFromText="180" w:rightFromText="180" w:vertAnchor="text" w:tblpY="1"/>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10"/>
        <w:gridCol w:w="7047"/>
      </w:tblGrid>
      <w:tr w:rsidR="004732B8" w14:paraId="6612CB39" w14:textId="77777777" w:rsidTr="00955DA5">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8D24B14" w14:textId="77777777" w:rsidR="004732B8" w:rsidRDefault="004732B8" w:rsidP="00955DA5">
            <w:pPr>
              <w:jc w:val="center"/>
              <w:rPr>
                <w:rFonts w:ascii="Arial" w:hAnsi="Arial" w:cs="Arial"/>
              </w:rPr>
            </w:pPr>
            <w:r>
              <w:rPr>
                <w:rFonts w:ascii="Arial" w:hAnsi="Arial" w:cs="Arial"/>
              </w:rPr>
              <w:t>Nombre</w:t>
            </w:r>
          </w:p>
        </w:tc>
        <w:tc>
          <w:tcPr>
            <w:tcW w:w="7047"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696E66E" w14:textId="77777777" w:rsidR="004732B8" w:rsidRDefault="004732B8" w:rsidP="00955DA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Descripción</w:t>
            </w:r>
          </w:p>
        </w:tc>
      </w:tr>
      <w:tr w:rsidR="004732B8" w:rsidRPr="004732B8" w14:paraId="3AB4142C" w14:textId="77777777" w:rsidTr="00955DA5">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A0B2B8F" w14:textId="77777777" w:rsidR="004732B8" w:rsidRDefault="004732B8" w:rsidP="00955DA5">
            <w:pPr>
              <w:rPr>
                <w:rFonts w:ascii="Arial" w:hAnsi="Arial" w:cs="Arial"/>
                <w:sz w:val="24"/>
                <w:szCs w:val="24"/>
              </w:rPr>
            </w:pPr>
            <w:r>
              <w:rPr>
                <w:rFonts w:ascii="Arial" w:hAnsi="Arial" w:cs="Arial"/>
                <w:sz w:val="24"/>
                <w:szCs w:val="24"/>
              </w:rPr>
              <w:t>Usuario</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99315B2" w14:textId="77777777" w:rsidR="004732B8" w:rsidRDefault="004732B8" w:rsidP="006E641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Persona que va a interactuar directamente con el sistema</w:t>
            </w:r>
            <w:r w:rsidR="006E641B">
              <w:rPr>
                <w:rFonts w:ascii="Arial" w:hAnsi="Arial" w:cs="Arial"/>
                <w:sz w:val="24"/>
                <w:szCs w:val="24"/>
              </w:rPr>
              <w:t>.</w:t>
            </w:r>
          </w:p>
        </w:tc>
      </w:tr>
      <w:tr w:rsidR="004732B8" w:rsidRPr="009F1171" w14:paraId="02F8F4CF" w14:textId="77777777" w:rsidTr="00955DA5">
        <w:trPr>
          <w:trHeight w:val="516"/>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976B2E7" w14:textId="77777777" w:rsidR="004732B8" w:rsidRDefault="009F1171" w:rsidP="00955DA5">
            <w:pPr>
              <w:tabs>
                <w:tab w:val="left" w:pos="780"/>
              </w:tabs>
              <w:rPr>
                <w:rFonts w:ascii="Arial" w:hAnsi="Arial" w:cs="Arial"/>
                <w:sz w:val="24"/>
                <w:szCs w:val="24"/>
              </w:rPr>
            </w:pPr>
            <w:r>
              <w:rPr>
                <w:rFonts w:ascii="Arial" w:hAnsi="Arial" w:cs="Arial"/>
                <w:sz w:val="24"/>
                <w:szCs w:val="24"/>
              </w:rPr>
              <w:t>B</w:t>
            </w:r>
            <w:r w:rsidR="009A06C0">
              <w:rPr>
                <w:rFonts w:ascii="Arial" w:hAnsi="Arial" w:cs="Arial"/>
                <w:sz w:val="24"/>
                <w:szCs w:val="24"/>
              </w:rPr>
              <w:t>UAEEI</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9BA165E" w14:textId="77777777" w:rsidR="004732B8" w:rsidRDefault="009F1171" w:rsidP="006E641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Biblioteca </w:t>
            </w:r>
            <w:r w:rsidR="006E641B">
              <w:rPr>
                <w:rFonts w:ascii="Arial" w:hAnsi="Arial" w:cs="Arial"/>
                <w:sz w:val="24"/>
                <w:szCs w:val="24"/>
              </w:rPr>
              <w:t>de la Universidad Veracruzana</w:t>
            </w:r>
            <w:r>
              <w:rPr>
                <w:rFonts w:ascii="Arial" w:hAnsi="Arial" w:cs="Arial"/>
                <w:sz w:val="24"/>
                <w:szCs w:val="24"/>
              </w:rPr>
              <w:t>“</w:t>
            </w:r>
            <w:r w:rsidRPr="00EB741D">
              <w:rPr>
                <w:rFonts w:ascii="Arial" w:eastAsia="Times New Roman" w:hAnsi="Arial" w:cs="Arial"/>
                <w:color w:val="000000"/>
                <w:lang w:eastAsia="es-MX"/>
              </w:rPr>
              <w:t xml:space="preserve"> Lic. Javier Juárez Sánchez</w:t>
            </w:r>
            <w:r>
              <w:rPr>
                <w:rFonts w:ascii="Arial" w:hAnsi="Arial" w:cs="Arial"/>
                <w:sz w:val="24"/>
                <w:szCs w:val="24"/>
              </w:rPr>
              <w:t>”</w:t>
            </w:r>
          </w:p>
        </w:tc>
      </w:tr>
      <w:tr w:rsidR="004732B8" w14:paraId="0E9F2300" w14:textId="77777777" w:rsidTr="00955DA5">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3D468D1" w14:textId="77777777" w:rsidR="004732B8" w:rsidRDefault="004732B8" w:rsidP="00955DA5">
            <w:pPr>
              <w:rPr>
                <w:rFonts w:ascii="Arial" w:hAnsi="Arial" w:cs="Arial"/>
                <w:sz w:val="24"/>
                <w:szCs w:val="24"/>
              </w:rPr>
            </w:pPr>
            <w:r>
              <w:rPr>
                <w:rFonts w:ascii="Arial" w:hAnsi="Arial" w:cs="Arial"/>
                <w:sz w:val="24"/>
                <w:szCs w:val="24"/>
              </w:rPr>
              <w:t>UV</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6C5D593" w14:textId="77777777" w:rsidR="004732B8" w:rsidRDefault="004732B8" w:rsidP="00955DA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Universidad Veracruzana</w:t>
            </w:r>
          </w:p>
        </w:tc>
      </w:tr>
      <w:tr w:rsidR="007F2B05" w:rsidRPr="007F2B05" w14:paraId="2CD55242" w14:textId="77777777" w:rsidTr="00955DA5">
        <w:trPr>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A0E6C21" w14:textId="77777777" w:rsidR="007F2B05" w:rsidRDefault="001A6942" w:rsidP="00955DA5">
            <w:pPr>
              <w:rPr>
                <w:rFonts w:ascii="Arial" w:hAnsi="Arial" w:cs="Arial"/>
                <w:sz w:val="24"/>
                <w:szCs w:val="24"/>
              </w:rPr>
            </w:pPr>
            <w:r>
              <w:rPr>
                <w:rFonts w:ascii="Arial" w:hAnsi="Arial" w:cs="Arial"/>
                <w:sz w:val="24"/>
                <w:szCs w:val="24"/>
              </w:rPr>
              <w:t>Ítem</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656D925" w14:textId="77777777" w:rsidR="007F2B05" w:rsidRDefault="007F2B05" w:rsidP="0051093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Cualquier recurso (Libros, Revistas, Cd, Tesis</w:t>
            </w:r>
            <w:r w:rsidR="006E641B">
              <w:rPr>
                <w:rFonts w:ascii="Arial" w:hAnsi="Arial" w:cs="Arial"/>
                <w:sz w:val="24"/>
                <w:szCs w:val="24"/>
              </w:rPr>
              <w:t>, etc.</w:t>
            </w:r>
            <w:r>
              <w:rPr>
                <w:rFonts w:ascii="Arial" w:hAnsi="Arial" w:cs="Arial"/>
                <w:sz w:val="24"/>
                <w:szCs w:val="24"/>
              </w:rPr>
              <w:t xml:space="preserve">) físico o virtual que sea proporcionado por la </w:t>
            </w:r>
            <w:r w:rsidR="00510930">
              <w:rPr>
                <w:rFonts w:ascii="Arial" w:hAnsi="Arial" w:cs="Arial"/>
                <w:sz w:val="24"/>
                <w:szCs w:val="24"/>
              </w:rPr>
              <w:t>b</w:t>
            </w:r>
            <w:r>
              <w:rPr>
                <w:rFonts w:ascii="Arial" w:hAnsi="Arial" w:cs="Arial"/>
                <w:sz w:val="24"/>
                <w:szCs w:val="24"/>
              </w:rPr>
              <w:t>iblioteca universitaria</w:t>
            </w:r>
          </w:p>
        </w:tc>
      </w:tr>
      <w:tr w:rsidR="00F20581" w:rsidRPr="007F2B05" w14:paraId="549BDFE4" w14:textId="77777777" w:rsidTr="00955DA5">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EC18472" w14:textId="77777777" w:rsidR="00F20581" w:rsidRDefault="00F20581" w:rsidP="00955DA5">
            <w:pPr>
              <w:rPr>
                <w:rFonts w:ascii="Arial" w:hAnsi="Arial" w:cs="Arial"/>
                <w:sz w:val="24"/>
                <w:szCs w:val="24"/>
              </w:rPr>
            </w:pPr>
            <w:r>
              <w:rPr>
                <w:rFonts w:ascii="Arial" w:hAnsi="Arial" w:cs="Arial"/>
                <w:sz w:val="24"/>
                <w:szCs w:val="24"/>
              </w:rPr>
              <w:t>BD</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102D46B" w14:textId="77777777" w:rsidR="00F20581" w:rsidRDefault="00F20581" w:rsidP="00BF3B47">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Base de datos del sistema de la biblioteca</w:t>
            </w:r>
          </w:p>
        </w:tc>
      </w:tr>
    </w:tbl>
    <w:p w14:paraId="373AA950" w14:textId="368D4B5E" w:rsidR="00BF3B47" w:rsidRDefault="00BF3B47" w:rsidP="00BF3B47">
      <w:pPr>
        <w:pStyle w:val="Descripcin"/>
        <w:framePr w:hSpace="180" w:wrap="around" w:vAnchor="text" w:hAnchor="page" w:x="1876" w:y="3293"/>
        <w:suppressOverlap/>
      </w:pPr>
      <w:bookmarkStart w:id="5" w:name="_Toc437031695"/>
      <w:bookmarkStart w:id="6" w:name="_Toc452731630"/>
      <w:r>
        <w:t xml:space="preserve">Tabla </w:t>
      </w:r>
      <w:r w:rsidR="00582BB7">
        <w:fldChar w:fldCharType="begin"/>
      </w:r>
      <w:r w:rsidR="00582BB7">
        <w:instrText xml:space="preserve"> SEQ Tabla \* ARABIC </w:instrText>
      </w:r>
      <w:r w:rsidR="00582BB7">
        <w:fldChar w:fldCharType="separate"/>
      </w:r>
      <w:r w:rsidR="006F1DBB">
        <w:rPr>
          <w:noProof/>
        </w:rPr>
        <w:t>1</w:t>
      </w:r>
      <w:r w:rsidR="00582BB7">
        <w:rPr>
          <w:noProof/>
        </w:rPr>
        <w:fldChar w:fldCharType="end"/>
      </w:r>
      <w:r>
        <w:t xml:space="preserve"> Definiciones, acrónimos y abreviaturas.</w:t>
      </w:r>
    </w:p>
    <w:bookmarkEnd w:id="5"/>
    <w:bookmarkEnd w:id="6"/>
    <w:p w14:paraId="7E919E06" w14:textId="0F222D29" w:rsidR="00BF3B47" w:rsidRDefault="00BF3B47" w:rsidP="00BF3B47">
      <w:pPr>
        <w:rPr>
          <w:lang w:eastAsia="es-MX"/>
        </w:rPr>
      </w:pPr>
    </w:p>
    <w:p w14:paraId="28DF2617" w14:textId="77777777" w:rsidR="00BF3B47" w:rsidRDefault="00BF3B47" w:rsidP="00BF3B47">
      <w:pPr>
        <w:pStyle w:val="H2"/>
      </w:pPr>
      <w:r>
        <w:t>Información general</w:t>
      </w:r>
    </w:p>
    <w:p w14:paraId="55053ECB" w14:textId="2424E1FA" w:rsidR="0077549A" w:rsidRDefault="00C57323" w:rsidP="00B5782E">
      <w:pPr>
        <w:jc w:val="both"/>
        <w:rPr>
          <w:rFonts w:ascii="Arial" w:hAnsi="Arial" w:cs="Arial"/>
          <w:sz w:val="24"/>
          <w:szCs w:val="24"/>
        </w:rPr>
      </w:pPr>
      <w:r w:rsidRPr="00C57323">
        <w:rPr>
          <w:rFonts w:ascii="Arial" w:hAnsi="Arial" w:cs="Arial"/>
          <w:sz w:val="24"/>
          <w:szCs w:val="24"/>
          <w:lang w:val="es-ES"/>
        </w:rPr>
        <w:t>Este documento está dividido en tres partes. La primera parte es una introducción al mismo donde se describe su propósito y e</w:t>
      </w:r>
      <w:r w:rsidR="00BF3B47">
        <w:rPr>
          <w:rFonts w:ascii="Arial" w:hAnsi="Arial" w:cs="Arial"/>
          <w:sz w:val="24"/>
          <w:szCs w:val="24"/>
          <w:lang w:val="es-ES"/>
        </w:rPr>
        <w:t>l alcance que tendrá el producto</w:t>
      </w:r>
      <w:r w:rsidRPr="00C57323">
        <w:rPr>
          <w:rFonts w:ascii="Arial" w:hAnsi="Arial" w:cs="Arial"/>
          <w:sz w:val="24"/>
          <w:szCs w:val="24"/>
          <w:lang w:val="es-ES"/>
        </w:rPr>
        <w:t>.</w:t>
      </w:r>
      <w:r w:rsidR="00BF3B47">
        <w:rPr>
          <w:rFonts w:ascii="Arial" w:hAnsi="Arial" w:cs="Arial"/>
          <w:sz w:val="24"/>
          <w:szCs w:val="24"/>
          <w:lang w:val="es-ES"/>
        </w:rPr>
        <w:t xml:space="preserve"> </w:t>
      </w:r>
      <w:r w:rsidRPr="00C57323">
        <w:rPr>
          <w:rFonts w:ascii="Arial" w:hAnsi="Arial" w:cs="Arial"/>
          <w:sz w:val="24"/>
          <w:szCs w:val="24"/>
          <w:lang w:val="es-ES"/>
        </w:rPr>
        <w:t>El objetivo de la segunda parte es dar una descripción general del sistema, con el fin de dar a conocer las principales funciones que debe llevar a cabo, las características de los usuarios, las restricciones al momento de desarrollar el sistema, además de las suposiciones y dependencias.</w:t>
      </w:r>
      <w:r w:rsidR="00BF3B47">
        <w:rPr>
          <w:rFonts w:ascii="Arial" w:hAnsi="Arial" w:cs="Arial"/>
          <w:sz w:val="24"/>
          <w:szCs w:val="24"/>
          <w:lang w:val="es-ES"/>
        </w:rPr>
        <w:t xml:space="preserve"> </w:t>
      </w:r>
      <w:r w:rsidRPr="00C57323">
        <w:rPr>
          <w:rFonts w:ascii="Arial" w:hAnsi="Arial" w:cs="Arial"/>
          <w:sz w:val="24"/>
          <w:szCs w:val="24"/>
          <w:lang w:val="es-ES"/>
        </w:rPr>
        <w:t>Finalmente, en la tercera parte se describen detalladamente, utilizando el enfoque de casos de uso, los requerimientos con los que debe contar el sistema de control de actividades del SS.</w:t>
      </w:r>
      <w:r w:rsidR="00B5782E">
        <w:rPr>
          <w:rFonts w:ascii="Arial" w:hAnsi="Arial" w:cs="Arial"/>
          <w:sz w:val="24"/>
          <w:szCs w:val="24"/>
        </w:rPr>
        <w:t xml:space="preserve"> </w:t>
      </w:r>
    </w:p>
    <w:p w14:paraId="4546C25E" w14:textId="77777777" w:rsidR="0077549A" w:rsidRPr="0077549A" w:rsidRDefault="0077549A" w:rsidP="00A85D20">
      <w:pPr>
        <w:pStyle w:val="H1"/>
      </w:pPr>
      <w:bookmarkStart w:id="7" w:name="_Toc452731631"/>
      <w:r w:rsidRPr="0077549A">
        <w:lastRenderedPageBreak/>
        <w:t>DESCRIPCIÓN GENERAL</w:t>
      </w:r>
      <w:bookmarkEnd w:id="7"/>
    </w:p>
    <w:p w14:paraId="469B7B12" w14:textId="79156EBD" w:rsidR="0077549A" w:rsidRPr="0077549A" w:rsidRDefault="0077549A" w:rsidP="0077549A">
      <w:pPr>
        <w:pStyle w:val="H2"/>
      </w:pPr>
      <w:bookmarkStart w:id="8" w:name="_Toc452731632"/>
      <w:r w:rsidRPr="0077549A">
        <w:t>Perspectiva del producto</w:t>
      </w:r>
      <w:bookmarkEnd w:id="8"/>
    </w:p>
    <w:p w14:paraId="55CD4318" w14:textId="77777777" w:rsidR="0077549A" w:rsidRPr="0077549A" w:rsidRDefault="0077549A" w:rsidP="0077549A">
      <w:pPr>
        <w:jc w:val="both"/>
        <w:rPr>
          <w:rFonts w:ascii="Arial" w:hAnsi="Arial" w:cs="Arial"/>
          <w:sz w:val="24"/>
          <w:szCs w:val="24"/>
        </w:rPr>
      </w:pPr>
      <w:r w:rsidRPr="0077549A">
        <w:rPr>
          <w:rFonts w:ascii="Arial" w:hAnsi="Arial" w:cs="Arial"/>
          <w:sz w:val="24"/>
          <w:szCs w:val="24"/>
        </w:rPr>
        <w:t xml:space="preserve">El sistema de </w:t>
      </w:r>
      <w:r>
        <w:rPr>
          <w:rFonts w:ascii="Arial" w:hAnsi="Arial" w:cs="Arial"/>
          <w:sz w:val="24"/>
          <w:szCs w:val="24"/>
        </w:rPr>
        <w:t xml:space="preserve">la BUAEEI está diseñado para trabajar instalado en alguna computadora </w:t>
      </w:r>
      <w:r w:rsidR="004836C3">
        <w:rPr>
          <w:rFonts w:ascii="Arial" w:hAnsi="Arial" w:cs="Arial"/>
          <w:sz w:val="24"/>
          <w:szCs w:val="24"/>
        </w:rPr>
        <w:t xml:space="preserve">local </w:t>
      </w:r>
      <w:r>
        <w:rPr>
          <w:rFonts w:ascii="Arial" w:hAnsi="Arial" w:cs="Arial"/>
          <w:sz w:val="24"/>
          <w:szCs w:val="24"/>
        </w:rPr>
        <w:t xml:space="preserve">con conexión a internet </w:t>
      </w:r>
      <w:r w:rsidR="004836C3">
        <w:rPr>
          <w:rFonts w:ascii="Arial" w:hAnsi="Arial" w:cs="Arial"/>
          <w:sz w:val="24"/>
          <w:szCs w:val="24"/>
        </w:rPr>
        <w:t xml:space="preserve">y acceso al servidor de la UV, </w:t>
      </w:r>
      <w:r>
        <w:rPr>
          <w:rFonts w:ascii="Arial" w:hAnsi="Arial" w:cs="Arial"/>
          <w:sz w:val="24"/>
          <w:szCs w:val="24"/>
        </w:rPr>
        <w:t>lo cual permitirá su disponibilidad completa del sistema bajo esas condiciones.</w:t>
      </w:r>
    </w:p>
    <w:p w14:paraId="3E93DC97" w14:textId="77777777" w:rsidR="0077549A" w:rsidRPr="0077549A" w:rsidRDefault="0077549A" w:rsidP="0077549A">
      <w:pPr>
        <w:pStyle w:val="H2"/>
      </w:pPr>
      <w:bookmarkStart w:id="9" w:name="_Toc452731633"/>
      <w:r w:rsidRPr="0077549A">
        <w:t>Funcionalidad del producto</w:t>
      </w:r>
      <w:bookmarkEnd w:id="9"/>
    </w:p>
    <w:p w14:paraId="498263C6" w14:textId="77777777" w:rsidR="004732B8" w:rsidRDefault="0077549A" w:rsidP="0077549A">
      <w:pPr>
        <w:jc w:val="both"/>
        <w:rPr>
          <w:rFonts w:ascii="Arial" w:hAnsi="Arial" w:cs="Arial"/>
          <w:sz w:val="24"/>
          <w:szCs w:val="24"/>
        </w:rPr>
      </w:pPr>
      <w:r w:rsidRPr="0077549A">
        <w:rPr>
          <w:rFonts w:ascii="Arial" w:hAnsi="Arial" w:cs="Arial"/>
          <w:sz w:val="24"/>
          <w:szCs w:val="24"/>
        </w:rPr>
        <w:t xml:space="preserve">En la Figura 1 se muestra el </w:t>
      </w:r>
      <w:r w:rsidR="0055068B" w:rsidRPr="00A231F0">
        <w:rPr>
          <w:rFonts w:ascii="Arial" w:hAnsi="Arial" w:cs="Arial"/>
          <w:b/>
          <w:sz w:val="24"/>
          <w:szCs w:val="24"/>
        </w:rPr>
        <w:t>modelo de paquetes de</w:t>
      </w:r>
      <w:r w:rsidRPr="00A231F0">
        <w:rPr>
          <w:rFonts w:ascii="Arial" w:hAnsi="Arial" w:cs="Arial"/>
          <w:b/>
          <w:sz w:val="24"/>
          <w:szCs w:val="24"/>
        </w:rPr>
        <w:t xml:space="preserve"> casos de uso</w:t>
      </w:r>
      <w:r w:rsidRPr="0077549A">
        <w:rPr>
          <w:rFonts w:ascii="Arial" w:hAnsi="Arial" w:cs="Arial"/>
          <w:sz w:val="24"/>
          <w:szCs w:val="24"/>
        </w:rPr>
        <w:t>, en el cual, se puede observar las funciones principales con las que el producto debe cumplir.</w:t>
      </w:r>
    </w:p>
    <w:p w14:paraId="2A3A7162" w14:textId="77777777" w:rsidR="004732B8" w:rsidRDefault="004732B8" w:rsidP="004732B8">
      <w:pPr>
        <w:jc w:val="both"/>
        <w:rPr>
          <w:rFonts w:ascii="Arial" w:hAnsi="Arial" w:cs="Arial"/>
          <w:sz w:val="24"/>
          <w:szCs w:val="24"/>
        </w:rPr>
      </w:pPr>
    </w:p>
    <w:p w14:paraId="1F1C76E6" w14:textId="77777777" w:rsidR="004732B8" w:rsidRDefault="004732B8" w:rsidP="004732B8">
      <w:pPr>
        <w:jc w:val="both"/>
        <w:rPr>
          <w:rFonts w:ascii="Arial" w:hAnsi="Arial" w:cs="Arial"/>
          <w:sz w:val="24"/>
          <w:szCs w:val="24"/>
        </w:rPr>
      </w:pPr>
    </w:p>
    <w:p w14:paraId="220A152C" w14:textId="77777777" w:rsidR="004732B8" w:rsidRDefault="004732B8" w:rsidP="006779C3">
      <w:pPr>
        <w:jc w:val="both"/>
        <w:rPr>
          <w:rFonts w:ascii="Arial" w:hAnsi="Arial" w:cs="Arial"/>
          <w:highlight w:val="yellow"/>
        </w:rPr>
        <w:sectPr w:rsidR="004732B8" w:rsidSect="00921B82">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7DAF4A0" w14:textId="77777777" w:rsidR="006D31DC" w:rsidRPr="006D31DC" w:rsidRDefault="006D31DC" w:rsidP="002C7207">
      <w:pPr>
        <w:jc w:val="both"/>
        <w:rPr>
          <w:rFonts w:ascii="Arial" w:hAnsi="Arial" w:cs="Arial"/>
        </w:rPr>
      </w:pPr>
    </w:p>
    <w:p w14:paraId="0F0CD0FE" w14:textId="74B7BDA3" w:rsidR="000028DC" w:rsidRPr="006D31DC" w:rsidRDefault="00FC250E" w:rsidP="000028DC">
      <w:pPr>
        <w:pStyle w:val="H2"/>
        <w:numPr>
          <w:ilvl w:val="1"/>
          <w:numId w:val="24"/>
        </w:numPr>
      </w:pPr>
      <w:bookmarkStart w:id="10" w:name="_Toc452731634"/>
      <w:bookmarkStart w:id="11" w:name="_Toc437031699"/>
      <w:r>
        <w:t>Diagrama de casos de u</w:t>
      </w:r>
      <w:r w:rsidR="000028DC">
        <w:t xml:space="preserve">so </w:t>
      </w:r>
      <w:r>
        <w:t xml:space="preserve">de </w:t>
      </w:r>
      <w:r w:rsidR="000028DC">
        <w:t>paquete</w:t>
      </w:r>
      <w:bookmarkEnd w:id="10"/>
    </w:p>
    <w:p w14:paraId="79BA5060" w14:textId="77777777" w:rsidR="000028DC" w:rsidRDefault="000028DC" w:rsidP="000028DC">
      <w:pPr>
        <w:tabs>
          <w:tab w:val="left" w:pos="1440"/>
        </w:tabs>
        <w:jc w:val="both"/>
        <w:rPr>
          <w:rFonts w:ascii="Arial" w:hAnsi="Arial" w:cs="Arial"/>
        </w:rPr>
      </w:pPr>
      <w:r>
        <w:rPr>
          <w:rFonts w:ascii="Arial" w:hAnsi="Arial" w:cs="Arial"/>
        </w:rPr>
        <w:tab/>
      </w:r>
    </w:p>
    <w:p w14:paraId="0AF2ACD8" w14:textId="77777777" w:rsidR="00BF3B47" w:rsidRDefault="000028DC" w:rsidP="00BF3B47">
      <w:pPr>
        <w:keepNext/>
        <w:jc w:val="both"/>
      </w:pPr>
      <w:r w:rsidRPr="00EA156C">
        <w:rPr>
          <w:rFonts w:ascii="Arial" w:hAnsi="Arial" w:cs="Arial"/>
        </w:rPr>
        <w:t xml:space="preserve"> </w:t>
      </w:r>
      <w:r w:rsidR="00BF3B47" w:rsidRPr="00BF3B47">
        <w:rPr>
          <w:rFonts w:ascii="Arial" w:hAnsi="Arial" w:cs="Arial"/>
          <w:noProof/>
          <w:lang w:eastAsia="ja-JP"/>
        </w:rPr>
        <w:drawing>
          <wp:inline distT="0" distB="0" distL="0" distR="0" wp14:anchorId="4EBB1EA4" wp14:editId="27766340">
            <wp:extent cx="7048500" cy="3019425"/>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8500" cy="3019425"/>
                    </a:xfrm>
                    <a:prstGeom prst="rect">
                      <a:avLst/>
                    </a:prstGeom>
                    <a:noFill/>
                    <a:ln>
                      <a:noFill/>
                    </a:ln>
                  </pic:spPr>
                </pic:pic>
              </a:graphicData>
            </a:graphic>
          </wp:inline>
        </w:drawing>
      </w:r>
    </w:p>
    <w:p w14:paraId="7BAA643D" w14:textId="31989438" w:rsidR="000028DC" w:rsidRPr="00BF3B47" w:rsidRDefault="00BF3B47" w:rsidP="00BF3B47">
      <w:pPr>
        <w:pStyle w:val="Descripcin"/>
        <w:jc w:val="both"/>
      </w:pPr>
      <w:r>
        <w:t xml:space="preserve">Tabla </w:t>
      </w:r>
      <w:r w:rsidR="00582BB7">
        <w:fldChar w:fldCharType="begin"/>
      </w:r>
      <w:r w:rsidR="00582BB7">
        <w:instrText xml:space="preserve"> SEQ Tabla \* ARABIC </w:instrText>
      </w:r>
      <w:r w:rsidR="00582BB7">
        <w:fldChar w:fldCharType="separate"/>
      </w:r>
      <w:r w:rsidR="006F1DBB">
        <w:rPr>
          <w:noProof/>
        </w:rPr>
        <w:t>2</w:t>
      </w:r>
      <w:r w:rsidR="00582BB7">
        <w:rPr>
          <w:noProof/>
        </w:rPr>
        <w:fldChar w:fldCharType="end"/>
      </w:r>
      <w:r>
        <w:t xml:space="preserve"> Diagramas de caso de uso por paquete</w:t>
      </w:r>
    </w:p>
    <w:p w14:paraId="52D4719E" w14:textId="77777777" w:rsidR="000028DC" w:rsidRDefault="000028DC" w:rsidP="000028DC">
      <w:pPr>
        <w:jc w:val="both"/>
        <w:rPr>
          <w:rFonts w:ascii="Arial" w:hAnsi="Arial" w:cs="Arial"/>
        </w:rPr>
      </w:pPr>
    </w:p>
    <w:p w14:paraId="3B17A52C" w14:textId="77777777" w:rsidR="000028DC" w:rsidRDefault="000028DC" w:rsidP="000028DC">
      <w:pPr>
        <w:jc w:val="both"/>
        <w:rPr>
          <w:rFonts w:ascii="Arial" w:hAnsi="Arial" w:cs="Arial"/>
        </w:rPr>
        <w:sectPr w:rsidR="000028DC" w:rsidSect="002C7207">
          <w:headerReference w:type="default" r:id="rId12"/>
          <w:pgSz w:w="15840" w:h="12240" w:orient="landscape"/>
          <w:pgMar w:top="1701" w:right="1418" w:bottom="1701" w:left="141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1018A7FA" w14:textId="77777777" w:rsidR="00902783" w:rsidRDefault="00902783" w:rsidP="00902783">
      <w:pPr>
        <w:pStyle w:val="H2"/>
      </w:pPr>
      <w:bookmarkStart w:id="12" w:name="_Toc452731635"/>
      <w:r>
        <w:lastRenderedPageBreak/>
        <w:t>Características de los usuarios</w:t>
      </w:r>
      <w:bookmarkEnd w:id="11"/>
      <w:bookmarkEnd w:id="12"/>
    </w:p>
    <w:p w14:paraId="5FE5A2C0" w14:textId="133174F5" w:rsidR="00902783" w:rsidRPr="006F1DBB" w:rsidRDefault="00902783" w:rsidP="006F1DBB">
      <w:pPr>
        <w:jc w:val="both"/>
        <w:rPr>
          <w:rFonts w:ascii="Arial" w:hAnsi="Arial" w:cs="Arial"/>
          <w:sz w:val="24"/>
          <w:szCs w:val="24"/>
        </w:rPr>
      </w:pPr>
      <w:r>
        <w:rPr>
          <w:rFonts w:ascii="Arial" w:hAnsi="Arial" w:cs="Arial"/>
          <w:sz w:val="24"/>
          <w:szCs w:val="24"/>
        </w:rPr>
        <w:t xml:space="preserve">En la Tabla 2 se muestran las características del actor </w:t>
      </w:r>
      <w:r w:rsidRPr="00902783">
        <w:rPr>
          <w:rFonts w:ascii="Arial" w:hAnsi="Arial" w:cs="Arial"/>
          <w:i/>
          <w:sz w:val="24"/>
          <w:szCs w:val="24"/>
        </w:rPr>
        <w:t>Usuario</w:t>
      </w:r>
      <w:r>
        <w:rPr>
          <w:rFonts w:ascii="Arial" w:hAnsi="Arial" w:cs="Arial"/>
          <w:sz w:val="24"/>
          <w:szCs w:val="24"/>
        </w:rPr>
        <w:t>.  La Tabla 3 muestra las características de la clase de usuario Responsable. A su vez, la Tabla 4 muestra las características de la clase Coordinador.</w:t>
      </w:r>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902783" w14:paraId="7F230E76" w14:textId="77777777" w:rsidTr="00902783">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right w:val="single" w:sz="12" w:space="0" w:color="auto"/>
            </w:tcBorders>
            <w:shd w:val="clear" w:color="auto" w:fill="F2F2F2" w:themeFill="background1" w:themeFillShade="F2"/>
            <w:hideMark/>
          </w:tcPr>
          <w:p w14:paraId="07A1970A" w14:textId="77777777" w:rsidR="00902783" w:rsidRDefault="00902783">
            <w:pPr>
              <w:jc w:val="center"/>
              <w:rPr>
                <w:rFonts w:ascii="Arial" w:hAnsi="Arial" w:cs="Arial"/>
              </w:rPr>
            </w:pPr>
            <w:r>
              <w:rPr>
                <w:rFonts w:ascii="Arial" w:hAnsi="Arial" w:cs="Arial"/>
              </w:rPr>
              <w:t>Tipo de usuario</w:t>
            </w:r>
          </w:p>
        </w:tc>
        <w:tc>
          <w:tcPr>
            <w:tcW w:w="7047" w:type="dxa"/>
            <w:tcBorders>
              <w:top w:val="single" w:sz="12" w:space="0" w:color="auto"/>
              <w:left w:val="single" w:sz="12" w:space="0" w:color="auto"/>
              <w:right w:val="single" w:sz="12" w:space="0" w:color="auto"/>
            </w:tcBorders>
            <w:shd w:val="clear" w:color="auto" w:fill="FFFFFF" w:themeFill="background1"/>
            <w:hideMark/>
          </w:tcPr>
          <w:p w14:paraId="5D2C14B3" w14:textId="77777777" w:rsidR="00902783" w:rsidRDefault="0033757F">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Usuario</w:t>
            </w:r>
          </w:p>
        </w:tc>
      </w:tr>
      <w:tr w:rsidR="00902783" w:rsidRPr="0033757F" w14:paraId="7DF9DE74" w14:textId="77777777" w:rsidTr="0090278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EEEB33C" w14:textId="77777777" w:rsidR="00902783" w:rsidRDefault="00902783">
            <w:pPr>
              <w:jc w:val="center"/>
              <w:rPr>
                <w:rFonts w:ascii="Arial" w:hAnsi="Arial" w:cs="Arial"/>
                <w:sz w:val="24"/>
                <w:szCs w:val="24"/>
              </w:rPr>
            </w:pPr>
            <w:r>
              <w:rPr>
                <w:rFonts w:ascii="Arial" w:hAnsi="Arial" w:cs="Arial"/>
                <w:sz w:val="24"/>
                <w:szCs w:val="24"/>
              </w:rPr>
              <w:t>Formación</w:t>
            </w:r>
          </w:p>
          <w:p w14:paraId="265EF411" w14:textId="77777777" w:rsidR="00902783" w:rsidRDefault="00902783">
            <w:pPr>
              <w:jc w:val="center"/>
              <w:rPr>
                <w:rFonts w:ascii="Arial" w:hAnsi="Arial" w:cs="Arial"/>
                <w:sz w:val="24"/>
                <w:szCs w:val="24"/>
              </w:rPr>
            </w:pPr>
            <w:r>
              <w:rPr>
                <w:rFonts w:ascii="Arial" w:hAnsi="Arial" w:cs="Arial"/>
                <w:sz w:val="24"/>
                <w:szCs w:val="24"/>
              </w:rPr>
              <w:t xml:space="preserve">académica </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3C5FFFA" w14:textId="77777777" w:rsidR="00902783" w:rsidRDefault="0090278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Estudiante de licenciatura</w:t>
            </w:r>
            <w:r w:rsidR="0033757F">
              <w:rPr>
                <w:rFonts w:ascii="Arial" w:hAnsi="Arial" w:cs="Arial"/>
                <w:sz w:val="24"/>
                <w:szCs w:val="24"/>
              </w:rPr>
              <w:t xml:space="preserve"> o maestría en la UV</w:t>
            </w:r>
          </w:p>
        </w:tc>
      </w:tr>
      <w:tr w:rsidR="00902783" w:rsidRPr="00902783" w14:paraId="2D5C3C77" w14:textId="77777777" w:rsidTr="00902783">
        <w:trPr>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5D7F0AA" w14:textId="77777777" w:rsidR="00902783" w:rsidRDefault="00902783">
            <w:pPr>
              <w:tabs>
                <w:tab w:val="left" w:pos="780"/>
              </w:tabs>
              <w:jc w:val="center"/>
              <w:rPr>
                <w:rFonts w:ascii="Arial" w:hAnsi="Arial" w:cs="Arial"/>
                <w:sz w:val="24"/>
                <w:szCs w:val="24"/>
              </w:rPr>
            </w:pPr>
            <w:r>
              <w:rPr>
                <w:rFonts w:ascii="Arial" w:hAnsi="Arial" w:cs="Arial"/>
                <w:sz w:val="24"/>
                <w:szCs w:val="24"/>
              </w:rPr>
              <w:t>Habilidades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8389294" w14:textId="77777777" w:rsidR="00902783" w:rsidRDefault="0033757F" w:rsidP="009F1D89">
            <w:pPr>
              <w:pStyle w:val="Default"/>
              <w:cnfStyle w:val="000000000000" w:firstRow="0" w:lastRow="0" w:firstColumn="0" w:lastColumn="0" w:oddVBand="0" w:evenVBand="0" w:oddHBand="0" w:evenHBand="0" w:firstRowFirstColumn="0" w:firstRowLastColumn="0" w:lastRowFirstColumn="0" w:lastRowLastColumn="0"/>
            </w:pPr>
            <w:r>
              <w:t>Manejo básico de la computadora y entendimiento del funcionamiento de la BUAEEI</w:t>
            </w:r>
          </w:p>
        </w:tc>
      </w:tr>
      <w:tr w:rsidR="00902783" w:rsidRPr="00902783" w14:paraId="3A454980" w14:textId="77777777" w:rsidTr="00902783">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6886F15" w14:textId="77777777" w:rsidR="00902783" w:rsidRDefault="00902783">
            <w:pPr>
              <w:jc w:val="center"/>
              <w:rPr>
                <w:rFonts w:ascii="Arial" w:hAnsi="Arial" w:cs="Arial"/>
                <w:sz w:val="24"/>
                <w:szCs w:val="24"/>
              </w:rPr>
            </w:pPr>
            <w:r>
              <w:rPr>
                <w:rFonts w:ascii="Arial" w:hAnsi="Arial" w:cs="Arial"/>
                <w:sz w:val="24"/>
                <w:szCs w:val="24"/>
              </w:rPr>
              <w:t>Actividades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B1A47E6" w14:textId="77777777" w:rsidR="00902783" w:rsidRDefault="0033757F" w:rsidP="006F1DBB">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3757F">
              <w:rPr>
                <w:rFonts w:ascii="Arial" w:hAnsi="Arial" w:cs="Arial"/>
                <w:sz w:val="24"/>
                <w:szCs w:val="24"/>
              </w:rPr>
              <w:t xml:space="preserve">Reservar </w:t>
            </w:r>
            <w:r>
              <w:rPr>
                <w:rFonts w:ascii="Arial" w:hAnsi="Arial" w:cs="Arial"/>
                <w:sz w:val="24"/>
                <w:szCs w:val="24"/>
              </w:rPr>
              <w:t>ítem, c</w:t>
            </w:r>
            <w:r w:rsidRPr="0033757F">
              <w:rPr>
                <w:rFonts w:ascii="Arial" w:hAnsi="Arial" w:cs="Arial"/>
                <w:sz w:val="24"/>
                <w:szCs w:val="24"/>
              </w:rPr>
              <w:t xml:space="preserve">onsultar estado del </w:t>
            </w:r>
            <w:r w:rsidR="001A6942" w:rsidRPr="0033757F">
              <w:rPr>
                <w:rFonts w:ascii="Arial" w:hAnsi="Arial" w:cs="Arial"/>
                <w:sz w:val="24"/>
                <w:szCs w:val="24"/>
              </w:rPr>
              <w:t>ítem</w:t>
            </w:r>
            <w:r>
              <w:rPr>
                <w:rFonts w:ascii="Arial" w:hAnsi="Arial" w:cs="Arial"/>
                <w:sz w:val="24"/>
                <w:szCs w:val="24"/>
              </w:rPr>
              <w:t>, renovar p</w:t>
            </w:r>
            <w:r w:rsidRPr="0033757F">
              <w:rPr>
                <w:rFonts w:ascii="Arial" w:hAnsi="Arial" w:cs="Arial"/>
                <w:sz w:val="24"/>
                <w:szCs w:val="24"/>
              </w:rPr>
              <w:t>réstamo</w:t>
            </w:r>
            <w:r>
              <w:rPr>
                <w:rFonts w:ascii="Arial" w:hAnsi="Arial" w:cs="Arial"/>
                <w:sz w:val="24"/>
                <w:szCs w:val="24"/>
              </w:rPr>
              <w:t>, realizar petició</w:t>
            </w:r>
            <w:r w:rsidRPr="0033757F">
              <w:rPr>
                <w:rFonts w:ascii="Arial" w:hAnsi="Arial" w:cs="Arial"/>
                <w:sz w:val="24"/>
                <w:szCs w:val="24"/>
              </w:rPr>
              <w:t>n interbibliotecaria</w:t>
            </w:r>
            <w:r>
              <w:rPr>
                <w:rFonts w:ascii="Arial" w:hAnsi="Arial" w:cs="Arial"/>
                <w:sz w:val="24"/>
                <w:szCs w:val="24"/>
              </w:rPr>
              <w:t>, a</w:t>
            </w:r>
            <w:r w:rsidRPr="0033757F">
              <w:rPr>
                <w:rFonts w:ascii="Arial" w:hAnsi="Arial" w:cs="Arial"/>
                <w:sz w:val="24"/>
                <w:szCs w:val="24"/>
              </w:rPr>
              <w:t xml:space="preserve">gregar reseña del </w:t>
            </w:r>
            <w:r w:rsidR="001A6942" w:rsidRPr="0033757F">
              <w:rPr>
                <w:rFonts w:ascii="Arial" w:hAnsi="Arial" w:cs="Arial"/>
                <w:sz w:val="24"/>
                <w:szCs w:val="24"/>
              </w:rPr>
              <w:t>ítem</w:t>
            </w:r>
            <w:r>
              <w:rPr>
                <w:rFonts w:ascii="Arial" w:hAnsi="Arial" w:cs="Arial"/>
                <w:sz w:val="24"/>
                <w:szCs w:val="24"/>
              </w:rPr>
              <w:t>, b</w:t>
            </w:r>
            <w:r w:rsidRPr="0033757F">
              <w:rPr>
                <w:rFonts w:ascii="Arial" w:hAnsi="Arial" w:cs="Arial"/>
                <w:sz w:val="24"/>
                <w:szCs w:val="24"/>
              </w:rPr>
              <w:t xml:space="preserve">uscar </w:t>
            </w:r>
            <w:r w:rsidR="001A6942" w:rsidRPr="0033757F">
              <w:rPr>
                <w:rFonts w:ascii="Arial" w:hAnsi="Arial" w:cs="Arial"/>
                <w:sz w:val="24"/>
                <w:szCs w:val="24"/>
              </w:rPr>
              <w:t>ítem</w:t>
            </w:r>
            <w:r>
              <w:rPr>
                <w:rFonts w:ascii="Arial" w:hAnsi="Arial" w:cs="Arial"/>
                <w:sz w:val="24"/>
                <w:szCs w:val="24"/>
              </w:rPr>
              <w:t>, r</w:t>
            </w:r>
            <w:r w:rsidRPr="0033757F">
              <w:rPr>
                <w:rFonts w:ascii="Arial" w:hAnsi="Arial" w:cs="Arial"/>
                <w:sz w:val="24"/>
                <w:szCs w:val="24"/>
              </w:rPr>
              <w:t>etroalimentar el sistema</w:t>
            </w:r>
            <w:r>
              <w:rPr>
                <w:rFonts w:ascii="Arial" w:hAnsi="Arial" w:cs="Arial"/>
                <w:sz w:val="24"/>
                <w:szCs w:val="24"/>
              </w:rPr>
              <w:t>.</w:t>
            </w:r>
          </w:p>
        </w:tc>
      </w:tr>
    </w:tbl>
    <w:p w14:paraId="0F219296" w14:textId="35900502" w:rsidR="00902783" w:rsidRDefault="006F1DBB" w:rsidP="006F1DBB">
      <w:pPr>
        <w:pStyle w:val="Descripcin"/>
      </w:pPr>
      <w:r>
        <w:t xml:space="preserve">Tabla </w:t>
      </w:r>
      <w:r w:rsidR="00582BB7">
        <w:fldChar w:fldCharType="begin"/>
      </w:r>
      <w:r w:rsidR="00582BB7">
        <w:instrText xml:space="preserve"> SEQ Tabla \* ARABIC </w:instrText>
      </w:r>
      <w:r w:rsidR="00582BB7">
        <w:fldChar w:fldCharType="separate"/>
      </w:r>
      <w:r>
        <w:rPr>
          <w:noProof/>
        </w:rPr>
        <w:t>3</w:t>
      </w:r>
      <w:r w:rsidR="00582BB7">
        <w:rPr>
          <w:noProof/>
        </w:rPr>
        <w:fldChar w:fldCharType="end"/>
      </w:r>
      <w:r>
        <w:t xml:space="preserve"> C</w:t>
      </w:r>
      <w:r w:rsidRPr="00881FCF">
        <w:t>aracterísticas del actor Usuario</w:t>
      </w:r>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902783" w14:paraId="48F1978E" w14:textId="77777777" w:rsidTr="00902783">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right w:val="single" w:sz="12" w:space="0" w:color="auto"/>
            </w:tcBorders>
            <w:shd w:val="clear" w:color="auto" w:fill="F2F2F2" w:themeFill="background1" w:themeFillShade="F2"/>
            <w:hideMark/>
          </w:tcPr>
          <w:p w14:paraId="4AAFB587" w14:textId="77777777" w:rsidR="00902783" w:rsidRDefault="00902783">
            <w:pPr>
              <w:jc w:val="center"/>
              <w:rPr>
                <w:rFonts w:ascii="Arial" w:hAnsi="Arial" w:cs="Arial"/>
              </w:rPr>
            </w:pPr>
            <w:r>
              <w:rPr>
                <w:rFonts w:ascii="Arial" w:hAnsi="Arial" w:cs="Arial"/>
              </w:rPr>
              <w:t>Tipo de usuario</w:t>
            </w:r>
          </w:p>
        </w:tc>
        <w:tc>
          <w:tcPr>
            <w:tcW w:w="7047" w:type="dxa"/>
            <w:tcBorders>
              <w:top w:val="single" w:sz="12" w:space="0" w:color="auto"/>
              <w:left w:val="single" w:sz="12" w:space="0" w:color="auto"/>
              <w:right w:val="single" w:sz="12" w:space="0" w:color="auto"/>
            </w:tcBorders>
            <w:shd w:val="clear" w:color="auto" w:fill="FFFFFF" w:themeFill="background1"/>
            <w:hideMark/>
          </w:tcPr>
          <w:p w14:paraId="51D3E47E" w14:textId="77777777" w:rsidR="00902783" w:rsidRDefault="00510930">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Bibliotecario</w:t>
            </w:r>
          </w:p>
        </w:tc>
      </w:tr>
      <w:tr w:rsidR="00902783" w14:paraId="1317E73D" w14:textId="77777777" w:rsidTr="0090278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74FFDFF" w14:textId="77777777" w:rsidR="00902783" w:rsidRDefault="00902783">
            <w:pPr>
              <w:jc w:val="center"/>
              <w:rPr>
                <w:rFonts w:ascii="Arial" w:hAnsi="Arial" w:cs="Arial"/>
                <w:sz w:val="24"/>
                <w:szCs w:val="24"/>
              </w:rPr>
            </w:pPr>
            <w:r>
              <w:rPr>
                <w:rFonts w:ascii="Arial" w:hAnsi="Arial" w:cs="Arial"/>
                <w:sz w:val="24"/>
                <w:szCs w:val="24"/>
              </w:rPr>
              <w:t>Formación</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2D0108E" w14:textId="77777777" w:rsidR="00902783" w:rsidRDefault="0090278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Profesionista</w:t>
            </w:r>
          </w:p>
        </w:tc>
      </w:tr>
      <w:tr w:rsidR="00902783" w:rsidRPr="00902783" w14:paraId="428E7F27" w14:textId="77777777" w:rsidTr="00902783">
        <w:trPr>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70EC5DC" w14:textId="77777777" w:rsidR="00902783" w:rsidRDefault="00902783">
            <w:pPr>
              <w:tabs>
                <w:tab w:val="left" w:pos="780"/>
              </w:tabs>
              <w:jc w:val="center"/>
              <w:rPr>
                <w:rFonts w:ascii="Arial" w:hAnsi="Arial" w:cs="Arial"/>
                <w:sz w:val="24"/>
                <w:szCs w:val="24"/>
              </w:rPr>
            </w:pPr>
            <w:r>
              <w:rPr>
                <w:rFonts w:ascii="Arial" w:hAnsi="Arial" w:cs="Arial"/>
                <w:sz w:val="24"/>
                <w:szCs w:val="24"/>
              </w:rPr>
              <w:t>Habilidades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CC95354" w14:textId="77777777" w:rsidR="00902783" w:rsidRDefault="00902783" w:rsidP="009F1D89">
            <w:pPr>
              <w:pStyle w:val="Default"/>
              <w:cnfStyle w:val="000000000000" w:firstRow="0" w:lastRow="0" w:firstColumn="0" w:lastColumn="0" w:oddVBand="0" w:evenVBand="0" w:oddHBand="0" w:evenHBand="0" w:firstRowFirstColumn="0" w:firstRowLastColumn="0" w:lastRowFirstColumn="0" w:lastRowLastColumn="0"/>
            </w:pPr>
            <w:r>
              <w:t xml:space="preserve">Nivel </w:t>
            </w:r>
            <w:r w:rsidR="00510930">
              <w:t>medio-avanzado en el</w:t>
            </w:r>
            <w:r>
              <w:t xml:space="preserve"> manejo de una computadora </w:t>
            </w:r>
            <w:r w:rsidR="00510930">
              <w:t>y entendimiento del funcionamiento de la BUAEEI</w:t>
            </w:r>
          </w:p>
        </w:tc>
      </w:tr>
      <w:tr w:rsidR="00902783" w:rsidRPr="00B80CE8" w14:paraId="63ED1708" w14:textId="77777777" w:rsidTr="00902783">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FB0D980" w14:textId="77777777" w:rsidR="00902783" w:rsidRDefault="00902783">
            <w:pPr>
              <w:jc w:val="center"/>
              <w:rPr>
                <w:rFonts w:ascii="Arial" w:hAnsi="Arial" w:cs="Arial"/>
                <w:sz w:val="24"/>
                <w:szCs w:val="24"/>
              </w:rPr>
            </w:pPr>
            <w:r>
              <w:rPr>
                <w:rFonts w:ascii="Arial" w:hAnsi="Arial" w:cs="Arial"/>
                <w:sz w:val="24"/>
                <w:szCs w:val="24"/>
              </w:rPr>
              <w:t>Actividades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E94F7A3" w14:textId="77777777" w:rsidR="00902783" w:rsidRDefault="00B80CE8" w:rsidP="006F1DBB">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w:t>
            </w:r>
            <w:r w:rsidRPr="00B80CE8">
              <w:rPr>
                <w:rFonts w:ascii="Arial" w:hAnsi="Arial" w:cs="Arial"/>
                <w:sz w:val="24"/>
                <w:szCs w:val="24"/>
              </w:rPr>
              <w:t>gregar préstamo, administrar devoluciones, administrar adquisiciones, controlar adquisiciones, manejar adeudos, borrar usuario, agregar usuario y editar usuario</w:t>
            </w:r>
          </w:p>
        </w:tc>
      </w:tr>
    </w:tbl>
    <w:p w14:paraId="199980A0" w14:textId="032F399F" w:rsidR="00902783" w:rsidRDefault="006F1DBB" w:rsidP="006F1DBB">
      <w:pPr>
        <w:pStyle w:val="Descripcin"/>
      </w:pPr>
      <w:r>
        <w:t xml:space="preserve">Tabla </w:t>
      </w:r>
      <w:r w:rsidR="00582BB7">
        <w:fldChar w:fldCharType="begin"/>
      </w:r>
      <w:r w:rsidR="00582BB7">
        <w:instrText xml:space="preserve"> SEQ Tabla \* ARABIC </w:instrText>
      </w:r>
      <w:r w:rsidR="00582BB7">
        <w:fldChar w:fldCharType="separate"/>
      </w:r>
      <w:r>
        <w:rPr>
          <w:noProof/>
        </w:rPr>
        <w:t>4</w:t>
      </w:r>
      <w:r w:rsidR="00582BB7">
        <w:rPr>
          <w:noProof/>
        </w:rPr>
        <w:fldChar w:fldCharType="end"/>
      </w:r>
      <w:r>
        <w:t xml:space="preserve"> C</w:t>
      </w:r>
      <w:r w:rsidRPr="003F4D9E">
        <w:t>aracterísticas del actor Bibliotecario</w:t>
      </w:r>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902783" w14:paraId="17472924" w14:textId="77777777" w:rsidTr="00902783">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right w:val="single" w:sz="12" w:space="0" w:color="auto"/>
            </w:tcBorders>
            <w:shd w:val="clear" w:color="auto" w:fill="F2F2F2" w:themeFill="background1" w:themeFillShade="F2"/>
            <w:hideMark/>
          </w:tcPr>
          <w:p w14:paraId="56B1588A" w14:textId="77777777" w:rsidR="00902783" w:rsidRDefault="00902783">
            <w:pPr>
              <w:jc w:val="center"/>
              <w:rPr>
                <w:rFonts w:ascii="Arial" w:hAnsi="Arial" w:cs="Arial"/>
              </w:rPr>
            </w:pPr>
            <w:r>
              <w:rPr>
                <w:rFonts w:ascii="Arial" w:hAnsi="Arial" w:cs="Arial"/>
              </w:rPr>
              <w:t>Tipo de usuario</w:t>
            </w:r>
          </w:p>
        </w:tc>
        <w:tc>
          <w:tcPr>
            <w:tcW w:w="7047" w:type="dxa"/>
            <w:tcBorders>
              <w:top w:val="single" w:sz="12" w:space="0" w:color="auto"/>
              <w:left w:val="single" w:sz="12" w:space="0" w:color="auto"/>
              <w:right w:val="single" w:sz="12" w:space="0" w:color="auto"/>
            </w:tcBorders>
            <w:shd w:val="clear" w:color="auto" w:fill="FFFFFF" w:themeFill="background1"/>
            <w:hideMark/>
          </w:tcPr>
          <w:p w14:paraId="6C9E7DA6" w14:textId="77777777" w:rsidR="00902783" w:rsidRDefault="009F1D89">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Administrador</w:t>
            </w:r>
          </w:p>
        </w:tc>
      </w:tr>
      <w:tr w:rsidR="00902783" w14:paraId="453B80A1" w14:textId="77777777" w:rsidTr="0090278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00209D8" w14:textId="77777777" w:rsidR="00902783" w:rsidRDefault="00902783">
            <w:pPr>
              <w:jc w:val="center"/>
              <w:rPr>
                <w:rFonts w:ascii="Arial" w:hAnsi="Arial" w:cs="Arial"/>
                <w:sz w:val="24"/>
                <w:szCs w:val="24"/>
              </w:rPr>
            </w:pPr>
            <w:r>
              <w:rPr>
                <w:rFonts w:ascii="Arial" w:hAnsi="Arial" w:cs="Arial"/>
                <w:sz w:val="24"/>
                <w:szCs w:val="24"/>
              </w:rPr>
              <w:t>Formación</w:t>
            </w:r>
          </w:p>
          <w:p w14:paraId="09406D0D" w14:textId="77777777" w:rsidR="00902783" w:rsidRDefault="00902783">
            <w:pPr>
              <w:jc w:val="center"/>
              <w:rPr>
                <w:rFonts w:ascii="Arial" w:hAnsi="Arial" w:cs="Arial"/>
                <w:sz w:val="24"/>
                <w:szCs w:val="24"/>
              </w:rPr>
            </w:pPr>
            <w:r>
              <w:rPr>
                <w:rFonts w:ascii="Arial" w:hAnsi="Arial" w:cs="Arial"/>
                <w:sz w:val="24"/>
                <w:szCs w:val="24"/>
              </w:rPr>
              <w:t xml:space="preserve">académica </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7A44D70" w14:textId="77777777" w:rsidR="00902783" w:rsidRDefault="0090278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Profesionista</w:t>
            </w:r>
          </w:p>
        </w:tc>
      </w:tr>
      <w:tr w:rsidR="00902783" w:rsidRPr="00902783" w14:paraId="32639372" w14:textId="77777777" w:rsidTr="00902783">
        <w:trPr>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6C26A25" w14:textId="77777777" w:rsidR="00902783" w:rsidRDefault="00902783">
            <w:pPr>
              <w:tabs>
                <w:tab w:val="left" w:pos="780"/>
              </w:tabs>
              <w:jc w:val="center"/>
              <w:rPr>
                <w:rFonts w:ascii="Arial" w:hAnsi="Arial" w:cs="Arial"/>
                <w:sz w:val="24"/>
                <w:szCs w:val="24"/>
              </w:rPr>
            </w:pPr>
            <w:r>
              <w:rPr>
                <w:rFonts w:ascii="Arial" w:hAnsi="Arial" w:cs="Arial"/>
                <w:sz w:val="24"/>
                <w:szCs w:val="24"/>
              </w:rPr>
              <w:t>Habilidades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B6ED61F" w14:textId="77777777" w:rsidR="00902783" w:rsidRDefault="00902783">
            <w:pPr>
              <w:pStyle w:val="Default"/>
              <w:cnfStyle w:val="000000000000" w:firstRow="0" w:lastRow="0" w:firstColumn="0" w:lastColumn="0" w:oddVBand="0" w:evenVBand="0" w:oddHBand="0" w:evenHBand="0" w:firstRowFirstColumn="0" w:firstRowLastColumn="0" w:lastRowFirstColumn="0" w:lastRowLastColumn="0"/>
            </w:pPr>
            <w:r>
              <w:t xml:space="preserve">Alto nivel de manejo de una computadora </w:t>
            </w:r>
            <w:r w:rsidR="009F1D89">
              <w:t>y completo entendimiento del funcionamiento de la BUAEEI</w:t>
            </w:r>
          </w:p>
          <w:p w14:paraId="26194472" w14:textId="77777777" w:rsidR="00902783" w:rsidRDefault="00902783">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902783" w:rsidRPr="00902783" w14:paraId="0C571917" w14:textId="77777777" w:rsidTr="00902783">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11C4193" w14:textId="77777777" w:rsidR="00902783" w:rsidRDefault="00902783">
            <w:pPr>
              <w:jc w:val="center"/>
              <w:rPr>
                <w:rFonts w:ascii="Arial" w:hAnsi="Arial" w:cs="Arial"/>
                <w:sz w:val="24"/>
                <w:szCs w:val="24"/>
              </w:rPr>
            </w:pPr>
            <w:r>
              <w:rPr>
                <w:rFonts w:ascii="Arial" w:hAnsi="Arial" w:cs="Arial"/>
                <w:sz w:val="24"/>
                <w:szCs w:val="24"/>
              </w:rPr>
              <w:t>Actividades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40C70FB" w14:textId="77777777" w:rsidR="00902783" w:rsidRDefault="009F1D89" w:rsidP="006F1DBB">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F1D89">
              <w:rPr>
                <w:rFonts w:ascii="Arial" w:hAnsi="Arial" w:cs="Arial"/>
                <w:sz w:val="24"/>
                <w:szCs w:val="24"/>
              </w:rPr>
              <w:t>Administrar convenios, administrar donaciones a la biblioteca, registrar subsidios, admi</w:t>
            </w:r>
            <w:r>
              <w:rPr>
                <w:rFonts w:ascii="Arial" w:hAnsi="Arial" w:cs="Arial"/>
                <w:sz w:val="24"/>
                <w:szCs w:val="24"/>
              </w:rPr>
              <w:t>nistrar fondos de la biblioteca.</w:t>
            </w:r>
          </w:p>
        </w:tc>
      </w:tr>
    </w:tbl>
    <w:p w14:paraId="046A3AE9" w14:textId="7088B0C6" w:rsidR="00902783" w:rsidRDefault="006F1DBB" w:rsidP="006F1DBB">
      <w:pPr>
        <w:pStyle w:val="Descripcin"/>
        <w:rPr>
          <w:rFonts w:ascii="Arial" w:hAnsi="Arial" w:cs="Arial"/>
          <w:sz w:val="28"/>
          <w:szCs w:val="28"/>
        </w:rPr>
      </w:pPr>
      <w:r>
        <w:t xml:space="preserve">Tabla </w:t>
      </w:r>
      <w:r w:rsidR="00582BB7">
        <w:fldChar w:fldCharType="begin"/>
      </w:r>
      <w:r w:rsidR="00582BB7">
        <w:instrText xml:space="preserve"> SEQ Tabla \* ARABIC </w:instrText>
      </w:r>
      <w:r w:rsidR="00582BB7">
        <w:fldChar w:fldCharType="separate"/>
      </w:r>
      <w:r>
        <w:rPr>
          <w:noProof/>
        </w:rPr>
        <w:t>5</w:t>
      </w:r>
      <w:r w:rsidR="00582BB7">
        <w:rPr>
          <w:noProof/>
        </w:rPr>
        <w:fldChar w:fldCharType="end"/>
      </w:r>
      <w:r>
        <w:t xml:space="preserve"> C</w:t>
      </w:r>
      <w:r w:rsidRPr="00DD2D48">
        <w:t>aracterísticas del actor Administrador</w:t>
      </w:r>
    </w:p>
    <w:p w14:paraId="7A62AEEB" w14:textId="37F7D69C" w:rsidR="006F1DBB" w:rsidRDefault="006F1DBB">
      <w:pPr>
        <w:rPr>
          <w:rFonts w:ascii="Arial" w:hAnsi="Arial" w:cs="Arial"/>
          <w:sz w:val="28"/>
          <w:szCs w:val="28"/>
        </w:rPr>
      </w:pPr>
      <w:r>
        <w:rPr>
          <w:rFonts w:ascii="Arial" w:hAnsi="Arial" w:cs="Arial"/>
          <w:sz w:val="28"/>
          <w:szCs w:val="28"/>
        </w:rPr>
        <w:br w:type="page"/>
      </w:r>
    </w:p>
    <w:p w14:paraId="39F0FF1B" w14:textId="77777777" w:rsidR="00902783" w:rsidRDefault="00902783" w:rsidP="00902783">
      <w:pPr>
        <w:pStyle w:val="Prrafodelista"/>
        <w:jc w:val="both"/>
        <w:rPr>
          <w:rFonts w:ascii="Arial" w:hAnsi="Arial" w:cs="Arial"/>
          <w:sz w:val="28"/>
          <w:szCs w:val="28"/>
        </w:rPr>
      </w:pPr>
    </w:p>
    <w:p w14:paraId="36DD6901" w14:textId="672E62F6" w:rsidR="00A231F0" w:rsidRDefault="00FC250E" w:rsidP="00FC250E">
      <w:pPr>
        <w:pStyle w:val="H2"/>
      </w:pPr>
      <w:bookmarkStart w:id="13" w:name="_Toc452731636"/>
      <w:r>
        <w:t>Diagramas de casos de</w:t>
      </w:r>
      <w:r w:rsidR="00A231F0">
        <w:t xml:space="preserve"> uso</w:t>
      </w:r>
      <w:r>
        <w:t xml:space="preserve"> por paquete</w:t>
      </w:r>
      <w:bookmarkEnd w:id="13"/>
    </w:p>
    <w:p w14:paraId="67121A1C" w14:textId="77777777" w:rsidR="00832090" w:rsidRPr="004D45AE" w:rsidRDefault="00A231F0" w:rsidP="00832090">
      <w:pPr>
        <w:rPr>
          <w:rFonts w:ascii="Arial" w:hAnsi="Arial" w:cs="Arial"/>
          <w:sz w:val="24"/>
        </w:rPr>
      </w:pPr>
      <w:bookmarkStart w:id="14" w:name="_Toc437031700"/>
      <w:r w:rsidRPr="004D45AE">
        <w:rPr>
          <w:rFonts w:ascii="Arial" w:hAnsi="Arial" w:cs="Arial"/>
          <w:sz w:val="24"/>
        </w:rPr>
        <w:t xml:space="preserve">A </w:t>
      </w:r>
      <w:r w:rsidR="00832090" w:rsidRPr="004D45AE">
        <w:rPr>
          <w:rFonts w:ascii="Arial" w:hAnsi="Arial" w:cs="Arial"/>
          <w:sz w:val="24"/>
        </w:rPr>
        <w:t>continuación,</w:t>
      </w:r>
      <w:r w:rsidRPr="004D45AE">
        <w:rPr>
          <w:rFonts w:ascii="Arial" w:hAnsi="Arial" w:cs="Arial"/>
          <w:sz w:val="24"/>
        </w:rPr>
        <w:t xml:space="preserve"> se muestran </w:t>
      </w:r>
      <w:r w:rsidR="00832090" w:rsidRPr="004D45AE">
        <w:rPr>
          <w:rFonts w:ascii="Arial" w:hAnsi="Arial" w:cs="Arial"/>
          <w:sz w:val="24"/>
        </w:rPr>
        <w:t>los diagramas de casos de uso con todos los escenarios que contienen todos los casos de uso.</w:t>
      </w:r>
    </w:p>
    <w:p w14:paraId="3856379B" w14:textId="11D9BD76" w:rsidR="00DF7D18" w:rsidRDefault="000028DC" w:rsidP="006F1DBB">
      <w:pPr>
        <w:pStyle w:val="H3"/>
      </w:pPr>
      <w:r>
        <w:t>Acervo</w:t>
      </w:r>
    </w:p>
    <w:p w14:paraId="4594BF3A" w14:textId="41E75DBB" w:rsidR="000028DC" w:rsidRDefault="000028DC">
      <w:r w:rsidRPr="000028DC">
        <w:rPr>
          <w:noProof/>
          <w:lang w:eastAsia="ja-JP"/>
        </w:rPr>
        <w:drawing>
          <wp:inline distT="0" distB="0" distL="0" distR="0" wp14:anchorId="6CF0F133" wp14:editId="57992385">
            <wp:extent cx="3505200" cy="47910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4791075"/>
                    </a:xfrm>
                    <a:prstGeom prst="rect">
                      <a:avLst/>
                    </a:prstGeom>
                    <a:noFill/>
                    <a:ln>
                      <a:noFill/>
                    </a:ln>
                  </pic:spPr>
                </pic:pic>
              </a:graphicData>
            </a:graphic>
          </wp:inline>
        </w:drawing>
      </w:r>
    </w:p>
    <w:p w14:paraId="64039B5C" w14:textId="136212B6" w:rsidR="000028DC" w:rsidRDefault="000028DC" w:rsidP="000028DC">
      <w:pPr>
        <w:pStyle w:val="H3"/>
      </w:pPr>
      <w:bookmarkStart w:id="15" w:name="_Toc452731637"/>
      <w:r>
        <w:lastRenderedPageBreak/>
        <w:t>Administración</w:t>
      </w:r>
      <w:bookmarkEnd w:id="15"/>
    </w:p>
    <w:p w14:paraId="3933C34F" w14:textId="77777777" w:rsidR="000028DC" w:rsidRDefault="000028DC">
      <w:r w:rsidRPr="000028DC">
        <w:rPr>
          <w:noProof/>
          <w:lang w:eastAsia="ja-JP"/>
        </w:rPr>
        <w:drawing>
          <wp:inline distT="0" distB="0" distL="0" distR="0" wp14:anchorId="54E1D540" wp14:editId="055E31A3">
            <wp:extent cx="3038475" cy="50006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8475" cy="5000625"/>
                    </a:xfrm>
                    <a:prstGeom prst="rect">
                      <a:avLst/>
                    </a:prstGeom>
                    <a:noFill/>
                    <a:ln>
                      <a:noFill/>
                    </a:ln>
                  </pic:spPr>
                </pic:pic>
              </a:graphicData>
            </a:graphic>
          </wp:inline>
        </w:drawing>
      </w:r>
    </w:p>
    <w:p w14:paraId="08ACB02E" w14:textId="5C38F40F" w:rsidR="000028DC" w:rsidRDefault="000028DC" w:rsidP="000028DC">
      <w:pPr>
        <w:pStyle w:val="H3"/>
      </w:pPr>
      <w:bookmarkStart w:id="16" w:name="_Toc452731638"/>
      <w:r>
        <w:lastRenderedPageBreak/>
        <w:t>Administrar Usuarios</w:t>
      </w:r>
      <w:bookmarkEnd w:id="16"/>
    </w:p>
    <w:p w14:paraId="5DFB1463" w14:textId="77777777" w:rsidR="00FC250E" w:rsidRDefault="000028DC">
      <w:pPr>
        <w:rPr>
          <w:noProof/>
          <w:lang w:eastAsia="ja-JP"/>
        </w:rPr>
      </w:pPr>
      <w:r w:rsidRPr="000028DC">
        <w:rPr>
          <w:noProof/>
          <w:lang w:eastAsia="ja-JP"/>
        </w:rPr>
        <w:drawing>
          <wp:inline distT="0" distB="0" distL="0" distR="0" wp14:anchorId="1AA4B372" wp14:editId="3062C8D9">
            <wp:extent cx="3638550" cy="34480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8550" cy="3448050"/>
                    </a:xfrm>
                    <a:prstGeom prst="rect">
                      <a:avLst/>
                    </a:prstGeom>
                    <a:noFill/>
                    <a:ln>
                      <a:noFill/>
                    </a:ln>
                  </pic:spPr>
                </pic:pic>
              </a:graphicData>
            </a:graphic>
          </wp:inline>
        </w:drawing>
      </w:r>
    </w:p>
    <w:p w14:paraId="75EE4366" w14:textId="77777777" w:rsidR="006F1DBB" w:rsidRDefault="00FC250E" w:rsidP="00DB350C">
      <w:pPr>
        <w:pStyle w:val="H3"/>
      </w:pPr>
      <w:bookmarkStart w:id="17" w:name="_Toc452731639"/>
      <w:r w:rsidRPr="00FC250E">
        <w:lastRenderedPageBreak/>
        <w:t>Funcionalidad del sistema</w:t>
      </w:r>
      <w:r w:rsidR="000028DC" w:rsidRPr="000028DC">
        <w:rPr>
          <w:noProof/>
          <w:lang w:eastAsia="ja-JP"/>
        </w:rPr>
        <w:drawing>
          <wp:inline distT="0" distB="0" distL="0" distR="0" wp14:anchorId="303AF6E8" wp14:editId="404B5AFE">
            <wp:extent cx="4686300" cy="671512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6715125"/>
                    </a:xfrm>
                    <a:prstGeom prst="rect">
                      <a:avLst/>
                    </a:prstGeom>
                    <a:noFill/>
                    <a:ln>
                      <a:noFill/>
                    </a:ln>
                  </pic:spPr>
                </pic:pic>
              </a:graphicData>
            </a:graphic>
          </wp:inline>
        </w:drawing>
      </w:r>
    </w:p>
    <w:p w14:paraId="21CB8C2C" w14:textId="77777777" w:rsidR="006F1DBB" w:rsidRDefault="006F1DBB">
      <w:pPr>
        <w:rPr>
          <w:rFonts w:ascii="Raleway" w:eastAsiaTheme="majorEastAsia" w:hAnsi="Raleway" w:cstheme="majorBidi"/>
          <w:b/>
          <w:sz w:val="28"/>
          <w:szCs w:val="24"/>
        </w:rPr>
      </w:pPr>
      <w:r>
        <w:br w:type="page"/>
      </w:r>
    </w:p>
    <w:p w14:paraId="19CEFB34" w14:textId="509C934B" w:rsidR="00AB5926" w:rsidRDefault="00AB5926" w:rsidP="006F1DBB">
      <w:pPr>
        <w:pStyle w:val="H2"/>
      </w:pPr>
      <w:r>
        <w:lastRenderedPageBreak/>
        <w:t>Restricciones</w:t>
      </w:r>
      <w:bookmarkEnd w:id="14"/>
      <w:bookmarkEnd w:id="17"/>
    </w:p>
    <w:p w14:paraId="3487B6F5"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Se debe tener acceso a Internet.</w:t>
      </w:r>
    </w:p>
    <w:p w14:paraId="5582B044"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La interfaz debe estar diseñada de forma intuitiva.</w:t>
      </w:r>
    </w:p>
    <w:p w14:paraId="11B103B0"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Se debe contar con servidores capaces de atender consultas concurrentes, además de un servidor dedicado.</w:t>
      </w:r>
    </w:p>
    <w:p w14:paraId="4EE72864"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Los datos de ítems y alumnos deben ser accesibles para el sistema, así, pueden ser solicitados por el sistema.</w:t>
      </w:r>
    </w:p>
    <w:p w14:paraId="150559AD" w14:textId="77777777" w:rsidR="005724DE" w:rsidRDefault="005724DE" w:rsidP="005724DE">
      <w:pPr>
        <w:pStyle w:val="H2"/>
      </w:pPr>
      <w:bookmarkStart w:id="18" w:name="_Toc437031701"/>
      <w:bookmarkStart w:id="19" w:name="_Toc452731640"/>
      <w:r>
        <w:t>Suposiciones y dependencias</w:t>
      </w:r>
      <w:bookmarkEnd w:id="18"/>
      <w:bookmarkEnd w:id="19"/>
    </w:p>
    <w:p w14:paraId="094DF10E" w14:textId="77777777" w:rsidR="005724DE" w:rsidRDefault="005724DE" w:rsidP="005724DE">
      <w:pPr>
        <w:pStyle w:val="Prrafodelista"/>
        <w:numPr>
          <w:ilvl w:val="0"/>
          <w:numId w:val="6"/>
        </w:numPr>
        <w:spacing w:line="256" w:lineRule="auto"/>
        <w:jc w:val="both"/>
        <w:rPr>
          <w:rFonts w:ascii="Arial" w:hAnsi="Arial" w:cs="Arial"/>
          <w:sz w:val="24"/>
          <w:szCs w:val="24"/>
        </w:rPr>
      </w:pPr>
      <w:r>
        <w:rPr>
          <w:rFonts w:ascii="Arial" w:hAnsi="Arial" w:cs="Arial"/>
          <w:sz w:val="24"/>
          <w:szCs w:val="24"/>
        </w:rPr>
        <w:t>Los equipos en que se dese ejecutar el sistema deben contar con un hardware que garantice un buen rendimiento para asegurar  el correcto funcionamiento del mismo.</w:t>
      </w:r>
      <w:del w:id="20" w:author="Luis Fernando Gomez Alejandre" w:date="2015-12-04T00:22:00Z">
        <w:r>
          <w:rPr>
            <w:rFonts w:ascii="Arial" w:hAnsi="Arial" w:cs="Arial"/>
            <w:sz w:val="24"/>
            <w:szCs w:val="24"/>
          </w:rPr>
          <w:delText xml:space="preserve"> </w:delText>
        </w:r>
      </w:del>
    </w:p>
    <w:p w14:paraId="0E256A33" w14:textId="77777777" w:rsidR="005724DE" w:rsidRDefault="005724DE" w:rsidP="005724DE">
      <w:pPr>
        <w:pStyle w:val="Prrafodelista"/>
        <w:numPr>
          <w:ilvl w:val="0"/>
          <w:numId w:val="6"/>
        </w:numPr>
        <w:spacing w:line="256" w:lineRule="auto"/>
        <w:jc w:val="both"/>
        <w:rPr>
          <w:rFonts w:ascii="Arial" w:hAnsi="Arial" w:cs="Arial"/>
          <w:sz w:val="24"/>
          <w:szCs w:val="24"/>
        </w:rPr>
      </w:pPr>
      <w:r>
        <w:rPr>
          <w:rFonts w:ascii="Arial" w:hAnsi="Arial" w:cs="Arial"/>
          <w:sz w:val="24"/>
          <w:szCs w:val="24"/>
        </w:rPr>
        <w:t>Se considera que actualmente todos los alumnos tienen acceso a computadoras con conexiones a internet de alta velocidad en su casa o en su facultad están disponibles estas tecnologías</w:t>
      </w:r>
      <w:r w:rsidR="00232B10">
        <w:rPr>
          <w:rFonts w:ascii="Arial" w:hAnsi="Arial" w:cs="Arial"/>
          <w:sz w:val="24"/>
          <w:szCs w:val="24"/>
        </w:rPr>
        <w:t>.</w:t>
      </w:r>
    </w:p>
    <w:p w14:paraId="4C67DE46" w14:textId="77777777" w:rsidR="00232B10" w:rsidRDefault="00232B10" w:rsidP="005724DE">
      <w:pPr>
        <w:pStyle w:val="Prrafodelista"/>
        <w:numPr>
          <w:ilvl w:val="0"/>
          <w:numId w:val="6"/>
        </w:numPr>
        <w:spacing w:line="256" w:lineRule="auto"/>
        <w:jc w:val="both"/>
        <w:rPr>
          <w:rFonts w:ascii="Arial" w:hAnsi="Arial" w:cs="Arial"/>
          <w:sz w:val="24"/>
          <w:szCs w:val="24"/>
        </w:rPr>
      </w:pPr>
      <w:r>
        <w:rPr>
          <w:rFonts w:ascii="Arial" w:hAnsi="Arial" w:cs="Arial"/>
          <w:sz w:val="24"/>
          <w:szCs w:val="24"/>
        </w:rPr>
        <w:t>La UV cuenta con la infraestructura y herramientas para brindar un acceso adecuado del sistema.</w:t>
      </w:r>
    </w:p>
    <w:p w14:paraId="47C702AA" w14:textId="77777777" w:rsidR="00A231F0" w:rsidRDefault="00A231F0">
      <w:pPr>
        <w:rPr>
          <w:rFonts w:ascii="Arial" w:hAnsi="Arial" w:cs="Arial"/>
          <w:sz w:val="28"/>
          <w:szCs w:val="28"/>
        </w:rPr>
      </w:pPr>
      <w:r>
        <w:rPr>
          <w:rFonts w:ascii="Arial" w:hAnsi="Arial" w:cs="Arial"/>
          <w:sz w:val="28"/>
          <w:szCs w:val="28"/>
        </w:rPr>
        <w:br w:type="page"/>
      </w:r>
    </w:p>
    <w:p w14:paraId="38BE086D" w14:textId="0F2090B4" w:rsidR="00AB5926" w:rsidRDefault="00A231F0" w:rsidP="00A85D20">
      <w:pPr>
        <w:pStyle w:val="H1"/>
      </w:pPr>
      <w:bookmarkStart w:id="21" w:name="_Toc452731641"/>
      <w:r>
        <w:lastRenderedPageBreak/>
        <w:t>Requisitos específicos</w:t>
      </w:r>
      <w:bookmarkEnd w:id="21"/>
    </w:p>
    <w:p w14:paraId="247FF8DF" w14:textId="08ABEA68" w:rsidR="00FC250E" w:rsidRPr="00FC250E" w:rsidRDefault="00FC250E" w:rsidP="007634EE">
      <w:pPr>
        <w:pStyle w:val="H2"/>
      </w:pPr>
      <w:bookmarkStart w:id="22" w:name="_Toc452731642"/>
      <w:r>
        <w:t>Modelo de clases</w:t>
      </w:r>
      <w:bookmarkEnd w:id="22"/>
      <w:r w:rsidR="007634EE" w:rsidRPr="007634EE">
        <w:t xml:space="preserve"> </w:t>
      </w:r>
      <w:r w:rsidR="007634EE" w:rsidRPr="007634EE">
        <w:rPr>
          <w:noProof/>
          <w:lang w:eastAsia="ja-JP"/>
        </w:rPr>
        <w:drawing>
          <wp:inline distT="0" distB="0" distL="0" distR="0" wp14:anchorId="755EAFDE" wp14:editId="272226D7">
            <wp:extent cx="5612130" cy="3191264"/>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191264"/>
                    </a:xfrm>
                    <a:prstGeom prst="rect">
                      <a:avLst/>
                    </a:prstGeom>
                    <a:noFill/>
                    <a:ln>
                      <a:noFill/>
                    </a:ln>
                  </pic:spPr>
                </pic:pic>
              </a:graphicData>
            </a:graphic>
          </wp:inline>
        </w:drawing>
      </w:r>
    </w:p>
    <w:p w14:paraId="6F5BF944" w14:textId="26D7871B" w:rsidR="00FC250E" w:rsidRPr="00FC250E" w:rsidRDefault="00FC250E" w:rsidP="00FC250E">
      <w:pPr>
        <w:pStyle w:val="H2"/>
        <w:rPr>
          <w:lang w:val="es-ES"/>
        </w:rPr>
      </w:pPr>
      <w:bookmarkStart w:id="23" w:name="_Toc452731643"/>
      <w:r>
        <w:rPr>
          <w:lang w:val="es-ES"/>
        </w:rPr>
        <w:t>Detalles de caso de uso</w:t>
      </w:r>
      <w:bookmarkEnd w:id="23"/>
    </w:p>
    <w:p w14:paraId="532268D7" w14:textId="169A7326" w:rsidR="009E5744" w:rsidRDefault="009E5744" w:rsidP="00FC250E">
      <w:pPr>
        <w:pStyle w:val="H3"/>
      </w:pPr>
      <w:bookmarkStart w:id="24" w:name="_Toc452731644"/>
      <w:r>
        <w:t>Acervo</w:t>
      </w:r>
      <w:bookmarkEnd w:id="24"/>
    </w:p>
    <w:p w14:paraId="5A498C14" w14:textId="77777777" w:rsidR="00296FB9" w:rsidRDefault="00296FB9" w:rsidP="00FC250E">
      <w:pPr>
        <w:pStyle w:val="H4"/>
      </w:pPr>
      <w:bookmarkStart w:id="25" w:name="_Toc452731645"/>
      <w:r>
        <w:t>Administrar convenios</w:t>
      </w:r>
      <w:bookmarkEnd w:id="25"/>
    </w:p>
    <w:tbl>
      <w:tblPr>
        <w:tblStyle w:val="Tablaconcuadrcula"/>
        <w:tblW w:w="0" w:type="auto"/>
        <w:tblLayout w:type="fixed"/>
        <w:tblLook w:val="04A0" w:firstRow="1" w:lastRow="0" w:firstColumn="1" w:lastColumn="0" w:noHBand="0" w:noVBand="1"/>
      </w:tblPr>
      <w:tblGrid>
        <w:gridCol w:w="4414"/>
        <w:gridCol w:w="4414"/>
      </w:tblGrid>
      <w:tr w:rsidR="00296FB9" w14:paraId="65205594" w14:textId="77777777" w:rsidTr="000028DC">
        <w:trPr>
          <w:trHeight w:val="160"/>
        </w:trPr>
        <w:tc>
          <w:tcPr>
            <w:tcW w:w="4414" w:type="dxa"/>
          </w:tcPr>
          <w:p w14:paraId="528FC5E3" w14:textId="77777777" w:rsidR="00296FB9" w:rsidRPr="00D74C30" w:rsidRDefault="00296FB9" w:rsidP="000028DC">
            <w:pPr>
              <w:spacing w:before="100" w:beforeAutospacing="1" w:after="100" w:afterAutospacing="1"/>
              <w:rPr>
                <w:rFonts w:ascii="Times New Roman" w:eastAsia="Times New Roman" w:hAnsi="Times New Roman" w:cs="Times New Roman"/>
                <w:b/>
                <w:sz w:val="24"/>
                <w:szCs w:val="24"/>
                <w:lang w:eastAsia="es-MX"/>
              </w:rPr>
            </w:pPr>
            <w:r w:rsidRPr="00D74C30">
              <w:rPr>
                <w:rFonts w:ascii="Times New Roman" w:eastAsia="Times New Roman" w:hAnsi="Times New Roman" w:cs="Times New Roman"/>
                <w:b/>
                <w:sz w:val="24"/>
                <w:szCs w:val="24"/>
                <w:lang w:eastAsia="es-MX"/>
              </w:rPr>
              <w:t>ID:</w:t>
            </w:r>
          </w:p>
        </w:tc>
        <w:tc>
          <w:tcPr>
            <w:tcW w:w="4414" w:type="dxa"/>
          </w:tcPr>
          <w:p w14:paraId="70A78182" w14:textId="77777777" w:rsidR="00296FB9" w:rsidRDefault="00296FB9" w:rsidP="000028DC">
            <w:r>
              <w:t>CU-14</w:t>
            </w:r>
          </w:p>
        </w:tc>
      </w:tr>
      <w:tr w:rsidR="00296FB9" w14:paraId="108167F0" w14:textId="77777777" w:rsidTr="000028DC">
        <w:trPr>
          <w:trHeight w:val="70"/>
        </w:trPr>
        <w:tc>
          <w:tcPr>
            <w:tcW w:w="4414" w:type="dxa"/>
          </w:tcPr>
          <w:p w14:paraId="24800AA0" w14:textId="77777777" w:rsidR="00296FB9" w:rsidRPr="005B321B" w:rsidRDefault="00296FB9" w:rsidP="000028DC">
            <w:pPr>
              <w:rPr>
                <w:b/>
              </w:rPr>
            </w:pPr>
            <w:r>
              <w:rPr>
                <w:b/>
              </w:rPr>
              <w:t>Nombre:</w:t>
            </w:r>
          </w:p>
        </w:tc>
        <w:tc>
          <w:tcPr>
            <w:tcW w:w="4414" w:type="dxa"/>
          </w:tcPr>
          <w:p w14:paraId="5F245944" w14:textId="77777777" w:rsidR="00296FB9" w:rsidRDefault="00296FB9" w:rsidP="000028DC">
            <w:r w:rsidRPr="00236BBC">
              <w:t xml:space="preserve">Administrar </w:t>
            </w:r>
            <w:r>
              <w:t>convenios</w:t>
            </w:r>
          </w:p>
        </w:tc>
      </w:tr>
      <w:tr w:rsidR="00296FB9" w14:paraId="704CC806" w14:textId="77777777" w:rsidTr="000028DC">
        <w:trPr>
          <w:trHeight w:val="70"/>
        </w:trPr>
        <w:tc>
          <w:tcPr>
            <w:tcW w:w="4414" w:type="dxa"/>
          </w:tcPr>
          <w:p w14:paraId="4F7D1AAF" w14:textId="77777777" w:rsidR="00296FB9" w:rsidRPr="005B321B" w:rsidRDefault="00296FB9" w:rsidP="000028DC">
            <w:pPr>
              <w:rPr>
                <w:b/>
              </w:rPr>
            </w:pPr>
            <w:r>
              <w:rPr>
                <w:b/>
              </w:rPr>
              <w:t>Autor:</w:t>
            </w:r>
          </w:p>
        </w:tc>
        <w:tc>
          <w:tcPr>
            <w:tcW w:w="4414" w:type="dxa"/>
          </w:tcPr>
          <w:p w14:paraId="0D7583C5" w14:textId="77777777" w:rsidR="00296FB9" w:rsidRDefault="00296FB9" w:rsidP="000028DC">
            <w:r>
              <w:t>Francisco Gerardo Mares Solano</w:t>
            </w:r>
          </w:p>
        </w:tc>
      </w:tr>
      <w:tr w:rsidR="00296FB9" w14:paraId="26643DFE" w14:textId="77777777" w:rsidTr="000028DC">
        <w:trPr>
          <w:trHeight w:val="172"/>
        </w:trPr>
        <w:tc>
          <w:tcPr>
            <w:tcW w:w="4414" w:type="dxa"/>
          </w:tcPr>
          <w:p w14:paraId="4CA27581" w14:textId="77777777" w:rsidR="00296FB9" w:rsidRPr="005B321B" w:rsidRDefault="00296FB9" w:rsidP="000028DC">
            <w:pPr>
              <w:rPr>
                <w:b/>
              </w:rPr>
            </w:pPr>
            <w:r>
              <w:rPr>
                <w:b/>
              </w:rPr>
              <w:t>Fecha de Creación:</w:t>
            </w:r>
          </w:p>
        </w:tc>
        <w:tc>
          <w:tcPr>
            <w:tcW w:w="4414" w:type="dxa"/>
          </w:tcPr>
          <w:p w14:paraId="0F82C24A" w14:textId="77777777" w:rsidR="00296FB9" w:rsidRDefault="00296FB9" w:rsidP="000028DC">
            <w:r>
              <w:t>17/05/16</w:t>
            </w:r>
          </w:p>
        </w:tc>
      </w:tr>
      <w:tr w:rsidR="00296FB9" w14:paraId="7B07D029" w14:textId="77777777" w:rsidTr="000028DC">
        <w:trPr>
          <w:trHeight w:val="70"/>
        </w:trPr>
        <w:tc>
          <w:tcPr>
            <w:tcW w:w="4414" w:type="dxa"/>
          </w:tcPr>
          <w:p w14:paraId="6EAAFA15" w14:textId="77777777" w:rsidR="00296FB9" w:rsidRPr="005B321B" w:rsidRDefault="00296FB9" w:rsidP="000028DC">
            <w:pPr>
              <w:rPr>
                <w:b/>
              </w:rPr>
            </w:pPr>
            <w:r>
              <w:rPr>
                <w:b/>
              </w:rPr>
              <w:t>Fecha de Modificación:</w:t>
            </w:r>
          </w:p>
        </w:tc>
        <w:tc>
          <w:tcPr>
            <w:tcW w:w="4414" w:type="dxa"/>
          </w:tcPr>
          <w:p w14:paraId="3048FC67" w14:textId="77777777" w:rsidR="00296FB9" w:rsidRDefault="00296FB9" w:rsidP="000028DC">
            <w:r>
              <w:t>20/05/16</w:t>
            </w:r>
          </w:p>
        </w:tc>
      </w:tr>
      <w:tr w:rsidR="00296FB9" w14:paraId="591667EB" w14:textId="77777777" w:rsidTr="000028DC">
        <w:trPr>
          <w:trHeight w:val="70"/>
        </w:trPr>
        <w:tc>
          <w:tcPr>
            <w:tcW w:w="4414" w:type="dxa"/>
          </w:tcPr>
          <w:p w14:paraId="75C99F71" w14:textId="77777777" w:rsidR="00296FB9" w:rsidRPr="005B321B" w:rsidRDefault="00296FB9" w:rsidP="000028DC">
            <w:pPr>
              <w:rPr>
                <w:b/>
              </w:rPr>
            </w:pPr>
            <w:r>
              <w:rPr>
                <w:b/>
              </w:rPr>
              <w:t>Actores:</w:t>
            </w:r>
          </w:p>
        </w:tc>
        <w:tc>
          <w:tcPr>
            <w:tcW w:w="4414" w:type="dxa"/>
          </w:tcPr>
          <w:p w14:paraId="52F69747" w14:textId="77777777" w:rsidR="00296FB9" w:rsidRDefault="00296FB9" w:rsidP="000028DC">
            <w:r>
              <w:t>Administrador</w:t>
            </w:r>
          </w:p>
        </w:tc>
      </w:tr>
      <w:tr w:rsidR="00296FB9" w14:paraId="4F317021" w14:textId="77777777" w:rsidTr="000028DC">
        <w:trPr>
          <w:trHeight w:val="70"/>
        </w:trPr>
        <w:tc>
          <w:tcPr>
            <w:tcW w:w="4414" w:type="dxa"/>
          </w:tcPr>
          <w:p w14:paraId="4B9D7624" w14:textId="77777777" w:rsidR="00296FB9" w:rsidRPr="005B321B" w:rsidRDefault="00296FB9" w:rsidP="000028DC">
            <w:pPr>
              <w:rPr>
                <w:b/>
              </w:rPr>
            </w:pPr>
            <w:r>
              <w:rPr>
                <w:b/>
              </w:rPr>
              <w:t>Descripción:</w:t>
            </w:r>
          </w:p>
        </w:tc>
        <w:tc>
          <w:tcPr>
            <w:tcW w:w="4414" w:type="dxa"/>
          </w:tcPr>
          <w:p w14:paraId="72CA1FC3" w14:textId="77777777" w:rsidR="00296FB9" w:rsidRDefault="00296FB9" w:rsidP="000028DC">
            <w:r>
              <w:t>El administrador registra y actualiza convenios, además, visualiza los existentes.</w:t>
            </w:r>
          </w:p>
        </w:tc>
      </w:tr>
      <w:tr w:rsidR="00296FB9" w14:paraId="3FB86F93" w14:textId="77777777" w:rsidTr="000028DC">
        <w:trPr>
          <w:trHeight w:val="70"/>
        </w:trPr>
        <w:tc>
          <w:tcPr>
            <w:tcW w:w="4414" w:type="dxa"/>
          </w:tcPr>
          <w:p w14:paraId="36A7783B" w14:textId="77777777" w:rsidR="00296FB9" w:rsidRPr="005B321B" w:rsidRDefault="00296FB9" w:rsidP="000028DC">
            <w:pPr>
              <w:rPr>
                <w:b/>
              </w:rPr>
            </w:pPr>
            <w:r>
              <w:rPr>
                <w:b/>
              </w:rPr>
              <w:t>Precondiciones:</w:t>
            </w:r>
          </w:p>
        </w:tc>
        <w:tc>
          <w:tcPr>
            <w:tcW w:w="4414" w:type="dxa"/>
          </w:tcPr>
          <w:p w14:paraId="51BC4BE5" w14:textId="77777777" w:rsidR="00296FB9" w:rsidRDefault="00296FB9" w:rsidP="000028DC">
            <w:r>
              <w:t>Tener la sesión iniciada en el sistema.</w:t>
            </w:r>
          </w:p>
        </w:tc>
      </w:tr>
      <w:tr w:rsidR="00296FB9" w14:paraId="0E9D42CE" w14:textId="77777777" w:rsidTr="000028DC">
        <w:trPr>
          <w:trHeight w:val="8497"/>
        </w:trPr>
        <w:tc>
          <w:tcPr>
            <w:tcW w:w="4414" w:type="dxa"/>
          </w:tcPr>
          <w:p w14:paraId="219D3D03" w14:textId="77777777" w:rsidR="00296FB9" w:rsidRDefault="00296FB9" w:rsidP="000028DC">
            <w:pPr>
              <w:rPr>
                <w:b/>
              </w:rPr>
            </w:pPr>
            <w:r>
              <w:rPr>
                <w:b/>
              </w:rPr>
              <w:lastRenderedPageBreak/>
              <w:t>Flujo Normal:</w:t>
            </w:r>
          </w:p>
        </w:tc>
        <w:tc>
          <w:tcPr>
            <w:tcW w:w="4414" w:type="dxa"/>
          </w:tcPr>
          <w:p w14:paraId="283A5111" w14:textId="77777777" w:rsidR="00296FB9" w:rsidRPr="00F21615" w:rsidRDefault="00296FB9" w:rsidP="000028DC">
            <w:pPr>
              <w:rPr>
                <w:b/>
              </w:rPr>
            </w:pPr>
            <w:r w:rsidRPr="00F21615">
              <w:rPr>
                <w:b/>
              </w:rPr>
              <w:t>Exitoso</w:t>
            </w:r>
            <w:r>
              <w:rPr>
                <w:b/>
              </w:rPr>
              <w:t xml:space="preserve"> – Ver convenios</w:t>
            </w:r>
          </w:p>
          <w:p w14:paraId="6044BCC2" w14:textId="77777777" w:rsidR="00296FB9" w:rsidRDefault="00296FB9" w:rsidP="000028DC">
            <w:r>
              <w:t>1a.- El usuario ingresa a la sección correspondiente del sistema.</w:t>
            </w:r>
          </w:p>
          <w:p w14:paraId="480A5889" w14:textId="77777777" w:rsidR="00296FB9" w:rsidRDefault="00296FB9" w:rsidP="000028DC">
            <w:r>
              <w:t>2a.- El sistema despliega las opciones para interactuar.</w:t>
            </w:r>
          </w:p>
          <w:p w14:paraId="4FF3557D" w14:textId="77777777" w:rsidR="00296FB9" w:rsidRDefault="00296FB9" w:rsidP="000028DC">
            <w:r>
              <w:t xml:space="preserve">3a.- El usuario ingresa a la sección </w:t>
            </w:r>
            <w:r>
              <w:rPr>
                <w:i/>
              </w:rPr>
              <w:t>ver convenios.</w:t>
            </w:r>
          </w:p>
          <w:p w14:paraId="45236E75" w14:textId="77777777" w:rsidR="00296FB9" w:rsidRDefault="00296FB9" w:rsidP="000028DC">
            <w:r>
              <w:t>4a.- El sistema despliega una tabla con los convenios que se han realizado y opciones de búsqueda.</w:t>
            </w:r>
          </w:p>
          <w:p w14:paraId="7B51545E" w14:textId="77777777" w:rsidR="00296FB9" w:rsidRDefault="00296FB9" w:rsidP="000028DC">
            <w:r>
              <w:t>5a.- El usuario sale de la página.</w:t>
            </w:r>
          </w:p>
          <w:p w14:paraId="7A1EA07E" w14:textId="77777777" w:rsidR="00296FB9" w:rsidRDefault="00296FB9" w:rsidP="000028DC"/>
          <w:p w14:paraId="03FFF5D7" w14:textId="77777777" w:rsidR="00296FB9" w:rsidRDefault="00296FB9" w:rsidP="000028DC">
            <w:pPr>
              <w:rPr>
                <w:b/>
              </w:rPr>
            </w:pPr>
            <w:r w:rsidRPr="00751A70">
              <w:rPr>
                <w:b/>
              </w:rPr>
              <w:t>Exitoso –</w:t>
            </w:r>
            <w:r>
              <w:rPr>
                <w:b/>
              </w:rPr>
              <w:t xml:space="preserve"> Registrar convenio</w:t>
            </w:r>
          </w:p>
          <w:p w14:paraId="0D86FA85" w14:textId="77777777" w:rsidR="00296FB9" w:rsidRDefault="00296FB9" w:rsidP="000028DC">
            <w:r>
              <w:t xml:space="preserve">3b.- El usuario ingresa a la sección </w:t>
            </w:r>
            <w:r w:rsidRPr="00656E6B">
              <w:rPr>
                <w:i/>
              </w:rPr>
              <w:t>Agregar</w:t>
            </w:r>
            <w:r>
              <w:rPr>
                <w:i/>
              </w:rPr>
              <w:t xml:space="preserve"> convenio</w:t>
            </w:r>
            <w:r>
              <w:t>.</w:t>
            </w:r>
          </w:p>
          <w:p w14:paraId="0E4589C0" w14:textId="77777777" w:rsidR="00296FB9" w:rsidRDefault="00296FB9" w:rsidP="000028DC">
            <w:r>
              <w:t>4b.- El sistema despliega un formulario con los datos para agregar el registro de un convenio.</w:t>
            </w:r>
          </w:p>
          <w:p w14:paraId="1CC23E87" w14:textId="77777777" w:rsidR="00296FB9" w:rsidRDefault="00296FB9" w:rsidP="000028DC">
            <w:r>
              <w:t>5b.- El usuario llena los campos con información válida y envía el formulario.</w:t>
            </w:r>
          </w:p>
          <w:p w14:paraId="62E58839" w14:textId="77777777" w:rsidR="00296FB9" w:rsidRDefault="00296FB9" w:rsidP="000028DC">
            <w:r>
              <w:t>6b.- El sistema da retroalimentación de la transacción y regresa al usuario al formulario vacío.</w:t>
            </w:r>
          </w:p>
          <w:p w14:paraId="1AA7E1FA" w14:textId="77777777" w:rsidR="00296FB9" w:rsidRDefault="00296FB9" w:rsidP="000028DC">
            <w:r>
              <w:t>7b.- El usuario sale de la sección.</w:t>
            </w:r>
          </w:p>
          <w:p w14:paraId="3595038C" w14:textId="77777777" w:rsidR="00296FB9" w:rsidRDefault="00296FB9" w:rsidP="000028DC"/>
          <w:p w14:paraId="30B5CF87" w14:textId="77777777" w:rsidR="00296FB9" w:rsidRDefault="00296FB9" w:rsidP="000028DC">
            <w:pPr>
              <w:rPr>
                <w:b/>
              </w:rPr>
            </w:pPr>
            <w:r w:rsidRPr="000C4B83">
              <w:rPr>
                <w:b/>
              </w:rPr>
              <w:t xml:space="preserve">Exitoso – </w:t>
            </w:r>
            <w:r>
              <w:rPr>
                <w:b/>
              </w:rPr>
              <w:t>Actualizar convenio</w:t>
            </w:r>
          </w:p>
          <w:p w14:paraId="49E73453" w14:textId="77777777" w:rsidR="00296FB9" w:rsidRDefault="00296FB9" w:rsidP="000028DC">
            <w:r>
              <w:t xml:space="preserve">3c.- El usuario ingresa a la sección </w:t>
            </w:r>
            <w:r>
              <w:rPr>
                <w:i/>
              </w:rPr>
              <w:t>actualizar convenio</w:t>
            </w:r>
            <w:r>
              <w:t>.</w:t>
            </w:r>
          </w:p>
          <w:p w14:paraId="45CF3C87" w14:textId="77777777" w:rsidR="00296FB9" w:rsidRDefault="00296FB9" w:rsidP="000028DC">
            <w:r>
              <w:t xml:space="preserve">4c.- El sistema despliega un formulario con campos para actualizar el convenio, entre esos campos, está </w:t>
            </w:r>
            <w:r>
              <w:rPr>
                <w:i/>
              </w:rPr>
              <w:t>borrar convenio</w:t>
            </w:r>
            <w:r>
              <w:t>.</w:t>
            </w:r>
          </w:p>
          <w:p w14:paraId="3A51E1DB" w14:textId="77777777" w:rsidR="00296FB9" w:rsidRDefault="00296FB9" w:rsidP="000028DC">
            <w:r>
              <w:t>5c.- El usuario rellena los campos con datos válidos y envía el formulario.</w:t>
            </w:r>
          </w:p>
          <w:p w14:paraId="72526E17" w14:textId="77777777" w:rsidR="00296FB9" w:rsidRDefault="00296FB9" w:rsidP="000028DC">
            <w:r>
              <w:t>6c.- El sistema informa el estado de la operación y regresa al usuario a la misma sección con los campos vacíos.</w:t>
            </w:r>
          </w:p>
          <w:p w14:paraId="5F5658E5" w14:textId="77777777" w:rsidR="00296FB9" w:rsidRPr="000C4B83" w:rsidRDefault="00296FB9" w:rsidP="000028DC">
            <w:r>
              <w:t>7c.- El usuario sale de la sección.</w:t>
            </w:r>
          </w:p>
        </w:tc>
      </w:tr>
      <w:tr w:rsidR="00296FB9" w14:paraId="47E0D049" w14:textId="77777777" w:rsidTr="000028DC">
        <w:trPr>
          <w:trHeight w:val="5378"/>
        </w:trPr>
        <w:tc>
          <w:tcPr>
            <w:tcW w:w="4414" w:type="dxa"/>
          </w:tcPr>
          <w:p w14:paraId="421884BE" w14:textId="77777777" w:rsidR="00296FB9" w:rsidRDefault="00296FB9" w:rsidP="000028DC">
            <w:pPr>
              <w:rPr>
                <w:b/>
              </w:rPr>
            </w:pPr>
            <w:r>
              <w:rPr>
                <w:b/>
              </w:rPr>
              <w:lastRenderedPageBreak/>
              <w:t>Flujo Alterno:</w:t>
            </w:r>
          </w:p>
        </w:tc>
        <w:tc>
          <w:tcPr>
            <w:tcW w:w="4414" w:type="dxa"/>
          </w:tcPr>
          <w:p w14:paraId="41A957CC" w14:textId="77777777" w:rsidR="00296FB9" w:rsidRDefault="00296FB9" w:rsidP="000028DC">
            <w:r>
              <w:rPr>
                <w:b/>
              </w:rPr>
              <w:t>Alterno</w:t>
            </w:r>
            <w:r w:rsidRPr="004F59F6">
              <w:rPr>
                <w:b/>
              </w:rPr>
              <w:t xml:space="preserve"> – </w:t>
            </w:r>
            <w:r>
              <w:rPr>
                <w:b/>
              </w:rPr>
              <w:t>Ver convenios</w:t>
            </w:r>
          </w:p>
          <w:p w14:paraId="189A00BB" w14:textId="77777777" w:rsidR="00296FB9" w:rsidRDefault="00296FB9" w:rsidP="000028DC">
            <w:r>
              <w:t>5d.- El usuario decide filtrar la visualización de convenios agregando un criterio de búsqueda</w:t>
            </w:r>
          </w:p>
          <w:p w14:paraId="671AD4AE" w14:textId="77777777" w:rsidR="00296FB9" w:rsidRDefault="00296FB9" w:rsidP="000028DC">
            <w:r>
              <w:t>5d.- El sistema muestra los convenios relaciones.</w:t>
            </w:r>
          </w:p>
          <w:p w14:paraId="0B5E13BF" w14:textId="77777777" w:rsidR="00296FB9" w:rsidRDefault="00296FB9" w:rsidP="000028DC">
            <w:r>
              <w:t>6d.- Regresa al flujo normal</w:t>
            </w:r>
          </w:p>
          <w:p w14:paraId="33283585" w14:textId="77777777" w:rsidR="00296FB9" w:rsidRDefault="00296FB9" w:rsidP="000028DC"/>
          <w:p w14:paraId="2899EC76" w14:textId="77777777" w:rsidR="00296FB9" w:rsidRPr="004F59F6" w:rsidRDefault="00296FB9" w:rsidP="000028DC">
            <w:pPr>
              <w:rPr>
                <w:b/>
              </w:rPr>
            </w:pPr>
            <w:r w:rsidRPr="004F59F6">
              <w:rPr>
                <w:b/>
              </w:rPr>
              <w:t xml:space="preserve">Fallido – Registrar </w:t>
            </w:r>
            <w:r>
              <w:rPr>
                <w:b/>
              </w:rPr>
              <w:t>convenio</w:t>
            </w:r>
          </w:p>
          <w:p w14:paraId="341126BC" w14:textId="77777777" w:rsidR="00296FB9" w:rsidRPr="004F59F6" w:rsidRDefault="00296FB9" w:rsidP="000028DC">
            <w:pPr>
              <w:rPr>
                <w:b/>
              </w:rPr>
            </w:pPr>
            <w:r w:rsidRPr="004F59F6">
              <w:rPr>
                <w:b/>
              </w:rPr>
              <w:t>Campos incorrectos</w:t>
            </w:r>
          </w:p>
          <w:p w14:paraId="1107D929" w14:textId="77777777" w:rsidR="00296FB9" w:rsidRDefault="00296FB9" w:rsidP="000028DC">
            <w:r>
              <w:t>6e.- El usuario rellenó mal los campos.</w:t>
            </w:r>
          </w:p>
          <w:p w14:paraId="7522ABB8" w14:textId="77777777" w:rsidR="00296FB9" w:rsidRDefault="00296FB9" w:rsidP="000028DC">
            <w:r>
              <w:t>7e.- El sistema informa que la información no es congruente o está incompleta.</w:t>
            </w:r>
          </w:p>
          <w:p w14:paraId="4E22AA07" w14:textId="77777777" w:rsidR="00296FB9" w:rsidRDefault="00296FB9" w:rsidP="000028DC">
            <w:r>
              <w:t xml:space="preserve">8e.- El usuario corrige los campos del formulario y sigue con el flujo normal. </w:t>
            </w:r>
          </w:p>
          <w:p w14:paraId="22E1B5DF" w14:textId="77777777" w:rsidR="00296FB9" w:rsidRPr="00402262" w:rsidRDefault="00296FB9" w:rsidP="000028DC">
            <w:pPr>
              <w:rPr>
                <w:b/>
              </w:rPr>
            </w:pPr>
            <w:r>
              <w:rPr>
                <w:b/>
              </w:rPr>
              <w:t xml:space="preserve">Alterno - </w:t>
            </w:r>
            <w:r w:rsidRPr="00402262">
              <w:rPr>
                <w:b/>
              </w:rPr>
              <w:t>El usuario sale del sistema.</w:t>
            </w:r>
          </w:p>
          <w:p w14:paraId="480AF1FF" w14:textId="77777777" w:rsidR="00296FB9" w:rsidRDefault="00296FB9" w:rsidP="000028DC">
            <w:r>
              <w:t>5f.- El usuario decide salir de la sección dando clic al botón de regresar.</w:t>
            </w:r>
          </w:p>
          <w:p w14:paraId="66F29023" w14:textId="77777777" w:rsidR="00296FB9" w:rsidRDefault="00296FB9" w:rsidP="000028DC">
            <w:r>
              <w:t>5f.- El sistema envía al usuario a la sección anterior.</w:t>
            </w:r>
          </w:p>
          <w:p w14:paraId="02907A04" w14:textId="77777777" w:rsidR="00296FB9" w:rsidRDefault="00296FB9" w:rsidP="000028DC"/>
          <w:p w14:paraId="7BA5A31F" w14:textId="77777777" w:rsidR="00296FB9" w:rsidRPr="004F59F6" w:rsidRDefault="00296FB9" w:rsidP="000028DC">
            <w:pPr>
              <w:rPr>
                <w:b/>
              </w:rPr>
            </w:pPr>
            <w:r w:rsidRPr="004F59F6">
              <w:rPr>
                <w:b/>
              </w:rPr>
              <w:t>Fallido –</w:t>
            </w:r>
            <w:r>
              <w:rPr>
                <w:b/>
              </w:rPr>
              <w:t>Actualizar convenio</w:t>
            </w:r>
          </w:p>
          <w:p w14:paraId="1C6FDAE5" w14:textId="77777777" w:rsidR="00296FB9" w:rsidRPr="004F59F6" w:rsidRDefault="00296FB9" w:rsidP="000028DC">
            <w:pPr>
              <w:rPr>
                <w:b/>
              </w:rPr>
            </w:pPr>
            <w:r w:rsidRPr="004F59F6">
              <w:rPr>
                <w:b/>
              </w:rPr>
              <w:t>Campos incorrectos</w:t>
            </w:r>
          </w:p>
          <w:p w14:paraId="0A2D4CB3" w14:textId="77777777" w:rsidR="00296FB9" w:rsidRDefault="00296FB9" w:rsidP="000028DC">
            <w:r>
              <w:t>6g.- El usuario rellenó mal los campos.</w:t>
            </w:r>
          </w:p>
          <w:p w14:paraId="06E429C6" w14:textId="77777777" w:rsidR="00296FB9" w:rsidRDefault="00296FB9" w:rsidP="000028DC">
            <w:r>
              <w:t>7g.- El sistema informa que la información no es congruente o está incompleta.</w:t>
            </w:r>
          </w:p>
          <w:p w14:paraId="7A2353FD" w14:textId="77777777" w:rsidR="00296FB9" w:rsidRDefault="00296FB9" w:rsidP="000028DC">
            <w:r>
              <w:t xml:space="preserve">8g.- El usuario corrige los campos del formulario y sigue con el flujo normal. </w:t>
            </w:r>
          </w:p>
          <w:p w14:paraId="385A008E" w14:textId="77777777" w:rsidR="00296FB9" w:rsidRPr="00402262" w:rsidRDefault="00296FB9" w:rsidP="000028DC">
            <w:pPr>
              <w:rPr>
                <w:b/>
              </w:rPr>
            </w:pPr>
            <w:r>
              <w:rPr>
                <w:b/>
              </w:rPr>
              <w:t xml:space="preserve">Alterno - </w:t>
            </w:r>
            <w:r w:rsidRPr="00402262">
              <w:rPr>
                <w:b/>
              </w:rPr>
              <w:t>El usuario sale del sistema.</w:t>
            </w:r>
          </w:p>
          <w:p w14:paraId="6FD413EF" w14:textId="77777777" w:rsidR="00296FB9" w:rsidRDefault="00296FB9" w:rsidP="000028DC">
            <w:r>
              <w:t>5h.- El usuario decide salir de la sección dando clic al botón de regresar.</w:t>
            </w:r>
          </w:p>
          <w:p w14:paraId="360DBB8D" w14:textId="77777777" w:rsidR="00296FB9" w:rsidRDefault="00296FB9" w:rsidP="000028DC">
            <w:r>
              <w:t>5h.- El sistema envía al usuario a la sección anterior.</w:t>
            </w:r>
          </w:p>
        </w:tc>
      </w:tr>
      <w:tr w:rsidR="00296FB9" w14:paraId="71EE7E00" w14:textId="77777777" w:rsidTr="000028DC">
        <w:trPr>
          <w:trHeight w:val="595"/>
        </w:trPr>
        <w:tc>
          <w:tcPr>
            <w:tcW w:w="4414" w:type="dxa"/>
          </w:tcPr>
          <w:p w14:paraId="16A365FA" w14:textId="77777777" w:rsidR="00296FB9" w:rsidRDefault="00296FB9" w:rsidP="000028DC">
            <w:pPr>
              <w:rPr>
                <w:b/>
              </w:rPr>
            </w:pPr>
            <w:r>
              <w:rPr>
                <w:b/>
              </w:rPr>
              <w:t xml:space="preserve">Excepción </w:t>
            </w:r>
          </w:p>
        </w:tc>
        <w:tc>
          <w:tcPr>
            <w:tcW w:w="4414" w:type="dxa"/>
          </w:tcPr>
          <w:p w14:paraId="158BD90D" w14:textId="77777777" w:rsidR="00296FB9" w:rsidRDefault="00296FB9" w:rsidP="000028DC">
            <w:r>
              <w:rPr>
                <w:b/>
              </w:rPr>
              <w:t>Indeseable</w:t>
            </w:r>
          </w:p>
          <w:p w14:paraId="3112882A" w14:textId="77777777" w:rsidR="00296FB9" w:rsidRDefault="00296FB9" w:rsidP="000028DC">
            <w:r>
              <w:t xml:space="preserve">4i.- El sistema no puede conectarse con </w:t>
            </w:r>
            <w:proofErr w:type="gramStart"/>
            <w:r>
              <w:t>la BD</w:t>
            </w:r>
            <w:proofErr w:type="gramEnd"/>
            <w:r>
              <w:t xml:space="preserve"> e informa sobre el inconveniente.</w:t>
            </w:r>
          </w:p>
          <w:p w14:paraId="2EFE6ED4" w14:textId="77777777" w:rsidR="00296FB9" w:rsidRPr="00F21615" w:rsidRDefault="00296FB9" w:rsidP="000028DC">
            <w:r>
              <w:t>5i.- El usuario desiste y regresa al menú.</w:t>
            </w:r>
          </w:p>
        </w:tc>
      </w:tr>
      <w:tr w:rsidR="00296FB9" w14:paraId="7AB98DE7" w14:textId="77777777" w:rsidTr="000028DC">
        <w:trPr>
          <w:trHeight w:val="70"/>
        </w:trPr>
        <w:tc>
          <w:tcPr>
            <w:tcW w:w="4414" w:type="dxa"/>
          </w:tcPr>
          <w:p w14:paraId="6564AEAC" w14:textId="77777777" w:rsidR="00296FB9" w:rsidRDefault="00296FB9" w:rsidP="000028DC">
            <w:pPr>
              <w:rPr>
                <w:b/>
              </w:rPr>
            </w:pPr>
            <w:proofErr w:type="spellStart"/>
            <w:r>
              <w:rPr>
                <w:b/>
              </w:rPr>
              <w:t>Postcondiciones</w:t>
            </w:r>
            <w:proofErr w:type="spellEnd"/>
          </w:p>
        </w:tc>
        <w:tc>
          <w:tcPr>
            <w:tcW w:w="4414" w:type="dxa"/>
          </w:tcPr>
          <w:p w14:paraId="628DF33E" w14:textId="77777777" w:rsidR="00296FB9" w:rsidRDefault="00296FB9" w:rsidP="000028DC"/>
        </w:tc>
      </w:tr>
      <w:tr w:rsidR="00296FB9" w14:paraId="1BF19FA0" w14:textId="77777777" w:rsidTr="000028DC">
        <w:trPr>
          <w:trHeight w:val="70"/>
        </w:trPr>
        <w:tc>
          <w:tcPr>
            <w:tcW w:w="4414" w:type="dxa"/>
          </w:tcPr>
          <w:p w14:paraId="3B85C4D7" w14:textId="77777777" w:rsidR="00296FB9" w:rsidRDefault="00296FB9" w:rsidP="000028DC">
            <w:pPr>
              <w:rPr>
                <w:b/>
              </w:rPr>
            </w:pPr>
            <w:r>
              <w:rPr>
                <w:b/>
              </w:rPr>
              <w:t>Entrada:</w:t>
            </w:r>
          </w:p>
        </w:tc>
        <w:tc>
          <w:tcPr>
            <w:tcW w:w="4414" w:type="dxa"/>
          </w:tcPr>
          <w:p w14:paraId="15DD3191" w14:textId="77777777" w:rsidR="00296FB9" w:rsidRDefault="00296FB9" w:rsidP="000028DC">
            <w:r>
              <w:t>Datos de convenio.</w:t>
            </w:r>
          </w:p>
          <w:p w14:paraId="61C349C3" w14:textId="77777777" w:rsidR="00296FB9" w:rsidRDefault="00296FB9" w:rsidP="000028DC">
            <w:r>
              <w:t>Criterios de búsqueda</w:t>
            </w:r>
          </w:p>
        </w:tc>
      </w:tr>
      <w:tr w:rsidR="00296FB9" w14:paraId="7FF152DD" w14:textId="77777777" w:rsidTr="000028DC">
        <w:trPr>
          <w:trHeight w:val="98"/>
        </w:trPr>
        <w:tc>
          <w:tcPr>
            <w:tcW w:w="4414" w:type="dxa"/>
          </w:tcPr>
          <w:p w14:paraId="1F85722D" w14:textId="77777777" w:rsidR="00296FB9" w:rsidRDefault="00296FB9" w:rsidP="000028DC">
            <w:pPr>
              <w:rPr>
                <w:b/>
              </w:rPr>
            </w:pPr>
            <w:r>
              <w:rPr>
                <w:b/>
              </w:rPr>
              <w:t>Salida:</w:t>
            </w:r>
          </w:p>
        </w:tc>
        <w:tc>
          <w:tcPr>
            <w:tcW w:w="4414" w:type="dxa"/>
          </w:tcPr>
          <w:p w14:paraId="5D79F2E6" w14:textId="77777777" w:rsidR="00296FB9" w:rsidRDefault="00296FB9" w:rsidP="000028DC">
            <w:r>
              <w:t>Registros de convenios.</w:t>
            </w:r>
          </w:p>
          <w:p w14:paraId="2A68577E" w14:textId="77777777" w:rsidR="00296FB9" w:rsidRDefault="00296FB9" w:rsidP="000028DC">
            <w:r>
              <w:t>Estado de la operación.</w:t>
            </w:r>
          </w:p>
        </w:tc>
      </w:tr>
      <w:tr w:rsidR="00296FB9" w14:paraId="7C0DEA86" w14:textId="77777777" w:rsidTr="000028DC">
        <w:trPr>
          <w:trHeight w:val="134"/>
        </w:trPr>
        <w:tc>
          <w:tcPr>
            <w:tcW w:w="4414" w:type="dxa"/>
          </w:tcPr>
          <w:p w14:paraId="6804DD2C" w14:textId="77777777" w:rsidR="00296FB9" w:rsidRDefault="00296FB9" w:rsidP="000028DC">
            <w:pPr>
              <w:rPr>
                <w:b/>
              </w:rPr>
            </w:pPr>
            <w:r>
              <w:rPr>
                <w:b/>
              </w:rPr>
              <w:t>Prioridad:</w:t>
            </w:r>
          </w:p>
        </w:tc>
        <w:tc>
          <w:tcPr>
            <w:tcW w:w="4414" w:type="dxa"/>
          </w:tcPr>
          <w:p w14:paraId="1DA5C89D" w14:textId="77777777" w:rsidR="00296FB9" w:rsidRDefault="00296FB9" w:rsidP="000028DC">
            <w:r>
              <w:t>Deseable</w:t>
            </w:r>
          </w:p>
        </w:tc>
      </w:tr>
    </w:tbl>
    <w:p w14:paraId="3CEB1F6D" w14:textId="73E1BE67" w:rsidR="00B22396" w:rsidRDefault="00B22396" w:rsidP="00296FB9">
      <w:pPr>
        <w:jc w:val="both"/>
        <w:rPr>
          <w:rFonts w:ascii="Arial" w:hAnsi="Arial" w:cs="Arial"/>
          <w:sz w:val="28"/>
          <w:szCs w:val="28"/>
        </w:rPr>
      </w:pPr>
    </w:p>
    <w:p w14:paraId="36525F11" w14:textId="77777777" w:rsidR="00B22396" w:rsidRDefault="00B22396">
      <w:pPr>
        <w:rPr>
          <w:rFonts w:ascii="Arial" w:hAnsi="Arial" w:cs="Arial"/>
          <w:sz w:val="28"/>
          <w:szCs w:val="28"/>
        </w:rPr>
      </w:pPr>
      <w:r>
        <w:rPr>
          <w:rFonts w:ascii="Arial" w:hAnsi="Arial" w:cs="Arial"/>
          <w:sz w:val="28"/>
          <w:szCs w:val="28"/>
        </w:rPr>
        <w:br w:type="page"/>
      </w:r>
    </w:p>
    <w:p w14:paraId="402F363D" w14:textId="77777777" w:rsidR="00296FB9" w:rsidRPr="00A85D20" w:rsidRDefault="00296FB9" w:rsidP="00FC250E">
      <w:pPr>
        <w:pStyle w:val="H4"/>
      </w:pPr>
      <w:bookmarkStart w:id="26" w:name="_Toc452731646"/>
      <w:r>
        <w:lastRenderedPageBreak/>
        <w:t>Administrar fondos de la biblioteca</w:t>
      </w:r>
      <w:bookmarkEnd w:id="26"/>
    </w:p>
    <w:tbl>
      <w:tblPr>
        <w:tblStyle w:val="Tablaconcuadrcula"/>
        <w:tblW w:w="0" w:type="auto"/>
        <w:tblLayout w:type="fixed"/>
        <w:tblLook w:val="04A0" w:firstRow="1" w:lastRow="0" w:firstColumn="1" w:lastColumn="0" w:noHBand="0" w:noVBand="1"/>
      </w:tblPr>
      <w:tblGrid>
        <w:gridCol w:w="4414"/>
        <w:gridCol w:w="4414"/>
      </w:tblGrid>
      <w:tr w:rsidR="00296FB9" w14:paraId="56B84EE4" w14:textId="77777777" w:rsidTr="000028DC">
        <w:trPr>
          <w:trHeight w:val="77"/>
        </w:trPr>
        <w:tc>
          <w:tcPr>
            <w:tcW w:w="4414" w:type="dxa"/>
          </w:tcPr>
          <w:p w14:paraId="6E408D03" w14:textId="77777777" w:rsidR="00296FB9" w:rsidRPr="00D74C30" w:rsidRDefault="00296FB9" w:rsidP="000028DC">
            <w:pPr>
              <w:spacing w:before="100" w:beforeAutospacing="1" w:after="100" w:afterAutospacing="1"/>
              <w:rPr>
                <w:rFonts w:ascii="Times New Roman" w:eastAsia="Times New Roman" w:hAnsi="Times New Roman" w:cs="Times New Roman"/>
                <w:b/>
                <w:sz w:val="24"/>
                <w:szCs w:val="24"/>
                <w:lang w:eastAsia="es-MX"/>
              </w:rPr>
            </w:pPr>
            <w:r w:rsidRPr="00D74C30">
              <w:rPr>
                <w:rFonts w:ascii="Times New Roman" w:eastAsia="Times New Roman" w:hAnsi="Times New Roman" w:cs="Times New Roman"/>
                <w:b/>
                <w:sz w:val="24"/>
                <w:szCs w:val="24"/>
                <w:lang w:eastAsia="es-MX"/>
              </w:rPr>
              <w:t>ID:</w:t>
            </w:r>
          </w:p>
        </w:tc>
        <w:tc>
          <w:tcPr>
            <w:tcW w:w="4414" w:type="dxa"/>
          </w:tcPr>
          <w:p w14:paraId="3D6E978A" w14:textId="77777777" w:rsidR="00296FB9" w:rsidRDefault="00296FB9" w:rsidP="000028DC">
            <w:r>
              <w:t>CU-1</w:t>
            </w:r>
          </w:p>
        </w:tc>
      </w:tr>
      <w:tr w:rsidR="00296FB9" w14:paraId="6070BC32" w14:textId="77777777" w:rsidTr="000028DC">
        <w:trPr>
          <w:trHeight w:val="96"/>
        </w:trPr>
        <w:tc>
          <w:tcPr>
            <w:tcW w:w="4414" w:type="dxa"/>
          </w:tcPr>
          <w:p w14:paraId="77B75EC9" w14:textId="77777777" w:rsidR="00296FB9" w:rsidRPr="005B321B" w:rsidRDefault="00296FB9" w:rsidP="000028DC">
            <w:pPr>
              <w:rPr>
                <w:b/>
              </w:rPr>
            </w:pPr>
            <w:r>
              <w:rPr>
                <w:b/>
              </w:rPr>
              <w:t>Nombre:</w:t>
            </w:r>
          </w:p>
        </w:tc>
        <w:tc>
          <w:tcPr>
            <w:tcW w:w="4414" w:type="dxa"/>
          </w:tcPr>
          <w:p w14:paraId="50BC3CAE" w14:textId="77777777" w:rsidR="00296FB9" w:rsidRDefault="00296FB9" w:rsidP="000028DC">
            <w:r w:rsidRPr="00236BBC">
              <w:t>Administrar fondos de la biblioteca</w:t>
            </w:r>
          </w:p>
        </w:tc>
      </w:tr>
      <w:tr w:rsidR="00296FB9" w14:paraId="2D52F2CF" w14:textId="77777777" w:rsidTr="000028DC">
        <w:trPr>
          <w:trHeight w:val="390"/>
        </w:trPr>
        <w:tc>
          <w:tcPr>
            <w:tcW w:w="4414" w:type="dxa"/>
          </w:tcPr>
          <w:p w14:paraId="5FF0B3F6" w14:textId="77777777" w:rsidR="00296FB9" w:rsidRPr="005B321B" w:rsidRDefault="00296FB9" w:rsidP="000028DC">
            <w:pPr>
              <w:rPr>
                <w:b/>
              </w:rPr>
            </w:pPr>
            <w:r>
              <w:rPr>
                <w:b/>
              </w:rPr>
              <w:t>Autor:</w:t>
            </w:r>
          </w:p>
        </w:tc>
        <w:tc>
          <w:tcPr>
            <w:tcW w:w="4414" w:type="dxa"/>
          </w:tcPr>
          <w:p w14:paraId="3034D07D" w14:textId="77777777" w:rsidR="00296FB9" w:rsidRDefault="00296FB9" w:rsidP="000028DC">
            <w:r>
              <w:t xml:space="preserve">Luis Fernando Gómez </w:t>
            </w:r>
            <w:proofErr w:type="spellStart"/>
            <w:r>
              <w:t>Alejandré</w:t>
            </w:r>
            <w:proofErr w:type="spellEnd"/>
          </w:p>
          <w:p w14:paraId="752F295E" w14:textId="77777777" w:rsidR="00296FB9" w:rsidRDefault="00296FB9" w:rsidP="000028DC">
            <w:r>
              <w:t>Francisco Gerardo Mares Solano</w:t>
            </w:r>
          </w:p>
        </w:tc>
      </w:tr>
      <w:tr w:rsidR="00296FB9" w14:paraId="66A32722" w14:textId="77777777" w:rsidTr="000028DC">
        <w:trPr>
          <w:trHeight w:val="236"/>
        </w:trPr>
        <w:tc>
          <w:tcPr>
            <w:tcW w:w="4414" w:type="dxa"/>
          </w:tcPr>
          <w:p w14:paraId="6239CC2F" w14:textId="77777777" w:rsidR="00296FB9" w:rsidRPr="005B321B" w:rsidRDefault="00296FB9" w:rsidP="000028DC">
            <w:pPr>
              <w:rPr>
                <w:b/>
              </w:rPr>
            </w:pPr>
            <w:r>
              <w:rPr>
                <w:b/>
              </w:rPr>
              <w:t>Fecha de Creación:</w:t>
            </w:r>
          </w:p>
        </w:tc>
        <w:tc>
          <w:tcPr>
            <w:tcW w:w="4414" w:type="dxa"/>
          </w:tcPr>
          <w:p w14:paraId="5E5B10DF" w14:textId="77777777" w:rsidR="00296FB9" w:rsidRDefault="00296FB9" w:rsidP="000028DC">
            <w:r>
              <w:t>08/03/16</w:t>
            </w:r>
          </w:p>
        </w:tc>
      </w:tr>
      <w:tr w:rsidR="00296FB9" w14:paraId="4C116555" w14:textId="77777777" w:rsidTr="000028DC">
        <w:trPr>
          <w:trHeight w:val="236"/>
        </w:trPr>
        <w:tc>
          <w:tcPr>
            <w:tcW w:w="4414" w:type="dxa"/>
          </w:tcPr>
          <w:p w14:paraId="1C212150" w14:textId="77777777" w:rsidR="00296FB9" w:rsidRPr="005B321B" w:rsidRDefault="00296FB9" w:rsidP="000028DC">
            <w:pPr>
              <w:rPr>
                <w:b/>
              </w:rPr>
            </w:pPr>
            <w:r>
              <w:rPr>
                <w:b/>
              </w:rPr>
              <w:t>Fecha de Modificación:</w:t>
            </w:r>
          </w:p>
        </w:tc>
        <w:tc>
          <w:tcPr>
            <w:tcW w:w="4414" w:type="dxa"/>
          </w:tcPr>
          <w:p w14:paraId="3E07CB5C" w14:textId="77777777" w:rsidR="00296FB9" w:rsidRDefault="00296FB9" w:rsidP="000028DC">
            <w:r>
              <w:t>17/05/16</w:t>
            </w:r>
          </w:p>
        </w:tc>
      </w:tr>
      <w:tr w:rsidR="00296FB9" w14:paraId="0FBA573A" w14:textId="77777777" w:rsidTr="000028DC">
        <w:trPr>
          <w:trHeight w:val="77"/>
        </w:trPr>
        <w:tc>
          <w:tcPr>
            <w:tcW w:w="4414" w:type="dxa"/>
          </w:tcPr>
          <w:p w14:paraId="526950B5" w14:textId="77777777" w:rsidR="00296FB9" w:rsidRPr="005B321B" w:rsidRDefault="00296FB9" w:rsidP="000028DC">
            <w:pPr>
              <w:rPr>
                <w:b/>
              </w:rPr>
            </w:pPr>
            <w:r>
              <w:rPr>
                <w:b/>
              </w:rPr>
              <w:t>Actores:</w:t>
            </w:r>
          </w:p>
        </w:tc>
        <w:tc>
          <w:tcPr>
            <w:tcW w:w="4414" w:type="dxa"/>
          </w:tcPr>
          <w:p w14:paraId="2D4A1FFF" w14:textId="77777777" w:rsidR="00296FB9" w:rsidRDefault="00296FB9" w:rsidP="000028DC">
            <w:r>
              <w:t>Administrador</w:t>
            </w:r>
          </w:p>
        </w:tc>
      </w:tr>
      <w:tr w:rsidR="00296FB9" w14:paraId="607DD732" w14:textId="77777777" w:rsidTr="000028DC">
        <w:trPr>
          <w:trHeight w:val="912"/>
        </w:trPr>
        <w:tc>
          <w:tcPr>
            <w:tcW w:w="4414" w:type="dxa"/>
          </w:tcPr>
          <w:p w14:paraId="7AB0FA86" w14:textId="77777777" w:rsidR="00296FB9" w:rsidRPr="005B321B" w:rsidRDefault="00296FB9" w:rsidP="000028DC">
            <w:pPr>
              <w:rPr>
                <w:b/>
              </w:rPr>
            </w:pPr>
            <w:r>
              <w:rPr>
                <w:b/>
              </w:rPr>
              <w:t>Descripción:</w:t>
            </w:r>
          </w:p>
        </w:tc>
        <w:tc>
          <w:tcPr>
            <w:tcW w:w="4414" w:type="dxa"/>
          </w:tcPr>
          <w:p w14:paraId="7287D831" w14:textId="77777777" w:rsidR="00296FB9" w:rsidRDefault="00296FB9" w:rsidP="000028DC">
            <w:r>
              <w:t>El administrador registra los fondos, su gasto y posee un historial del gasto en nuevos ítems, pago a empleados y gastos en mobiliario.</w:t>
            </w:r>
          </w:p>
        </w:tc>
      </w:tr>
      <w:tr w:rsidR="00296FB9" w14:paraId="2ADA90FA" w14:textId="77777777" w:rsidTr="000028DC">
        <w:trPr>
          <w:trHeight w:val="209"/>
        </w:trPr>
        <w:tc>
          <w:tcPr>
            <w:tcW w:w="4414" w:type="dxa"/>
          </w:tcPr>
          <w:p w14:paraId="56B57BB2" w14:textId="77777777" w:rsidR="00296FB9" w:rsidRPr="005B321B" w:rsidRDefault="00296FB9" w:rsidP="000028DC">
            <w:pPr>
              <w:rPr>
                <w:b/>
              </w:rPr>
            </w:pPr>
            <w:r>
              <w:rPr>
                <w:b/>
              </w:rPr>
              <w:t>Precondiciones:</w:t>
            </w:r>
          </w:p>
        </w:tc>
        <w:tc>
          <w:tcPr>
            <w:tcW w:w="4414" w:type="dxa"/>
          </w:tcPr>
          <w:p w14:paraId="0B573009" w14:textId="77777777" w:rsidR="00296FB9" w:rsidRDefault="00296FB9" w:rsidP="000028DC">
            <w:r>
              <w:t>Tener la sesión iniciada en el sistema.</w:t>
            </w:r>
          </w:p>
        </w:tc>
      </w:tr>
      <w:tr w:rsidR="00296FB9" w14:paraId="0637C266" w14:textId="77777777" w:rsidTr="000028DC">
        <w:trPr>
          <w:trHeight w:val="912"/>
        </w:trPr>
        <w:tc>
          <w:tcPr>
            <w:tcW w:w="4414" w:type="dxa"/>
          </w:tcPr>
          <w:p w14:paraId="1DF89A25" w14:textId="77777777" w:rsidR="00296FB9" w:rsidRDefault="00296FB9" w:rsidP="000028DC">
            <w:pPr>
              <w:rPr>
                <w:b/>
              </w:rPr>
            </w:pPr>
            <w:r>
              <w:rPr>
                <w:b/>
              </w:rPr>
              <w:t>Flujo Normal:</w:t>
            </w:r>
          </w:p>
        </w:tc>
        <w:tc>
          <w:tcPr>
            <w:tcW w:w="4414" w:type="dxa"/>
          </w:tcPr>
          <w:p w14:paraId="653E3051" w14:textId="77777777" w:rsidR="00296FB9" w:rsidRPr="00F21615" w:rsidRDefault="00296FB9" w:rsidP="000028DC">
            <w:pPr>
              <w:rPr>
                <w:b/>
              </w:rPr>
            </w:pPr>
            <w:r w:rsidRPr="00F21615">
              <w:rPr>
                <w:b/>
              </w:rPr>
              <w:t>Exitoso</w:t>
            </w:r>
            <w:r>
              <w:rPr>
                <w:b/>
              </w:rPr>
              <w:t xml:space="preserve"> – Ver fondos</w:t>
            </w:r>
          </w:p>
          <w:p w14:paraId="1DD07A14" w14:textId="77777777" w:rsidR="00296FB9" w:rsidRDefault="00296FB9" w:rsidP="000028DC">
            <w:r>
              <w:t>1a.- El usuario ingresa a la sección correspondiente del sistema.</w:t>
            </w:r>
          </w:p>
          <w:p w14:paraId="61E82542" w14:textId="77777777" w:rsidR="00296FB9" w:rsidRDefault="00296FB9" w:rsidP="000028DC">
            <w:r>
              <w:t>2a.- El sistema despliega las opciones para interactuar.</w:t>
            </w:r>
          </w:p>
          <w:p w14:paraId="21EA4692" w14:textId="77777777" w:rsidR="00296FB9" w:rsidRDefault="00296FB9" w:rsidP="000028DC">
            <w:r>
              <w:t xml:space="preserve">3a.- El usuario ingresa a la sección </w:t>
            </w:r>
            <w:r w:rsidRPr="00751A70">
              <w:rPr>
                <w:i/>
              </w:rPr>
              <w:t>ver fondos</w:t>
            </w:r>
            <w:r>
              <w:rPr>
                <w:i/>
              </w:rPr>
              <w:t>.</w:t>
            </w:r>
          </w:p>
          <w:p w14:paraId="33A2109A" w14:textId="77777777" w:rsidR="00296FB9" w:rsidRDefault="00296FB9" w:rsidP="000028DC">
            <w:r>
              <w:t>4a.- El sistema despliega una tabla con los fondos y transacciones que se han realizado.</w:t>
            </w:r>
          </w:p>
          <w:p w14:paraId="6B63BB4F" w14:textId="77777777" w:rsidR="00296FB9" w:rsidRDefault="00296FB9" w:rsidP="000028DC">
            <w:r>
              <w:t>5a.- El usuario sale de la página.</w:t>
            </w:r>
          </w:p>
          <w:p w14:paraId="6C15BDF5" w14:textId="77777777" w:rsidR="00296FB9" w:rsidRDefault="00296FB9" w:rsidP="000028DC"/>
          <w:p w14:paraId="19254E60" w14:textId="77777777" w:rsidR="00296FB9" w:rsidRDefault="00296FB9" w:rsidP="000028DC">
            <w:pPr>
              <w:rPr>
                <w:b/>
              </w:rPr>
            </w:pPr>
            <w:r w:rsidRPr="00751A70">
              <w:rPr>
                <w:b/>
              </w:rPr>
              <w:t xml:space="preserve">Exitoso – </w:t>
            </w:r>
            <w:r>
              <w:rPr>
                <w:b/>
              </w:rPr>
              <w:t>Agregar</w:t>
            </w:r>
            <w:r w:rsidRPr="00751A70">
              <w:rPr>
                <w:b/>
              </w:rPr>
              <w:t xml:space="preserve"> </w:t>
            </w:r>
            <w:r>
              <w:rPr>
                <w:b/>
              </w:rPr>
              <w:t>ingreso</w:t>
            </w:r>
          </w:p>
          <w:p w14:paraId="473C81C8" w14:textId="77777777" w:rsidR="00296FB9" w:rsidRDefault="00296FB9" w:rsidP="000028DC">
            <w:r>
              <w:t xml:space="preserve">3b.- El usuario ingresa a la sección </w:t>
            </w:r>
            <w:r w:rsidRPr="00656E6B">
              <w:rPr>
                <w:i/>
              </w:rPr>
              <w:t xml:space="preserve">Agregar </w:t>
            </w:r>
            <w:r>
              <w:rPr>
                <w:i/>
              </w:rPr>
              <w:t>ingreso</w:t>
            </w:r>
            <w:r>
              <w:t>.</w:t>
            </w:r>
          </w:p>
          <w:p w14:paraId="774BA560" w14:textId="77777777" w:rsidR="00296FB9" w:rsidRDefault="00296FB9" w:rsidP="000028DC">
            <w:r>
              <w:t>4b.- El sistema despliega un formulario con los datos para agregar el registro de un fondo.</w:t>
            </w:r>
          </w:p>
          <w:p w14:paraId="2C145E45" w14:textId="77777777" w:rsidR="00296FB9" w:rsidRDefault="00296FB9" w:rsidP="000028DC">
            <w:r>
              <w:t>5b.- El usuario llena los campos con información válida y envía el formulario.</w:t>
            </w:r>
          </w:p>
          <w:p w14:paraId="2471436D" w14:textId="77777777" w:rsidR="00296FB9" w:rsidRDefault="00296FB9" w:rsidP="000028DC">
            <w:r>
              <w:t>6b.- El sistema da retroalimentación de la transacción y regresa al usuario al formulario vacío.</w:t>
            </w:r>
          </w:p>
          <w:p w14:paraId="28347594" w14:textId="77777777" w:rsidR="00296FB9" w:rsidRDefault="00296FB9" w:rsidP="000028DC">
            <w:r>
              <w:t>7b.- El usuario sale de la sección</w:t>
            </w:r>
          </w:p>
          <w:p w14:paraId="7F8F8574" w14:textId="77777777" w:rsidR="00296FB9" w:rsidRDefault="00296FB9" w:rsidP="000028DC"/>
          <w:p w14:paraId="3FFFB96A" w14:textId="77777777" w:rsidR="00296FB9" w:rsidRDefault="00296FB9" w:rsidP="000028DC">
            <w:pPr>
              <w:rPr>
                <w:b/>
              </w:rPr>
            </w:pPr>
            <w:r w:rsidRPr="000C4B83">
              <w:rPr>
                <w:b/>
              </w:rPr>
              <w:t>Exitoso – Registrar gasto</w:t>
            </w:r>
          </w:p>
          <w:p w14:paraId="5078DE2A" w14:textId="77777777" w:rsidR="00296FB9" w:rsidRDefault="00296FB9" w:rsidP="000028DC">
            <w:r>
              <w:t xml:space="preserve">3c.- El usuario ingresa a la sección </w:t>
            </w:r>
            <w:r>
              <w:rPr>
                <w:i/>
              </w:rPr>
              <w:t>registrar gasto</w:t>
            </w:r>
            <w:r>
              <w:t>.</w:t>
            </w:r>
          </w:p>
          <w:p w14:paraId="47EFD61C" w14:textId="77777777" w:rsidR="00296FB9" w:rsidRDefault="00296FB9" w:rsidP="000028DC">
            <w:r>
              <w:t>4c.- El sistema despliega un formulario con campos para registrar gastos hechos.</w:t>
            </w:r>
          </w:p>
          <w:p w14:paraId="56F5DCBE" w14:textId="77777777" w:rsidR="00296FB9" w:rsidRDefault="00296FB9" w:rsidP="000028DC">
            <w:r>
              <w:t>5c.- El usuario rellena los campos con datos válidos y envía el formulario.</w:t>
            </w:r>
          </w:p>
          <w:p w14:paraId="3122466E" w14:textId="77777777" w:rsidR="00296FB9" w:rsidRDefault="00296FB9" w:rsidP="000028DC">
            <w:r>
              <w:t>6c.- El sistema informa el estado de la operación y regresa al usuario a la misma sección con los campos vacíos.</w:t>
            </w:r>
          </w:p>
          <w:p w14:paraId="0AF4C8E6" w14:textId="77777777" w:rsidR="00296FB9" w:rsidRDefault="00296FB9" w:rsidP="000028DC">
            <w:r>
              <w:t>7c.- El usuario sale de la sección.</w:t>
            </w:r>
          </w:p>
          <w:p w14:paraId="6BCBD859" w14:textId="77777777" w:rsidR="00296FB9" w:rsidRPr="000C4B83" w:rsidRDefault="00296FB9" w:rsidP="000028DC"/>
        </w:tc>
      </w:tr>
      <w:tr w:rsidR="00296FB9" w14:paraId="09155649" w14:textId="77777777" w:rsidTr="000028DC">
        <w:trPr>
          <w:trHeight w:val="912"/>
        </w:trPr>
        <w:tc>
          <w:tcPr>
            <w:tcW w:w="4414" w:type="dxa"/>
          </w:tcPr>
          <w:p w14:paraId="24298478" w14:textId="77777777" w:rsidR="00296FB9" w:rsidRDefault="00296FB9" w:rsidP="000028DC">
            <w:pPr>
              <w:rPr>
                <w:b/>
              </w:rPr>
            </w:pPr>
            <w:r>
              <w:rPr>
                <w:b/>
              </w:rPr>
              <w:lastRenderedPageBreak/>
              <w:t>Flujo Alterno:</w:t>
            </w:r>
          </w:p>
        </w:tc>
        <w:tc>
          <w:tcPr>
            <w:tcW w:w="4414" w:type="dxa"/>
          </w:tcPr>
          <w:p w14:paraId="67CBB905" w14:textId="77777777" w:rsidR="00296FB9" w:rsidRPr="004F59F6" w:rsidRDefault="00296FB9" w:rsidP="000028DC">
            <w:pPr>
              <w:rPr>
                <w:b/>
              </w:rPr>
            </w:pPr>
            <w:r w:rsidRPr="004F59F6">
              <w:rPr>
                <w:b/>
              </w:rPr>
              <w:t>Fallido – Agregar ingresos</w:t>
            </w:r>
          </w:p>
          <w:p w14:paraId="0D85F552" w14:textId="77777777" w:rsidR="00296FB9" w:rsidRPr="004F59F6" w:rsidRDefault="00296FB9" w:rsidP="000028DC">
            <w:pPr>
              <w:rPr>
                <w:b/>
              </w:rPr>
            </w:pPr>
            <w:r w:rsidRPr="004F59F6">
              <w:rPr>
                <w:b/>
              </w:rPr>
              <w:t>Campos incorrectos</w:t>
            </w:r>
          </w:p>
          <w:p w14:paraId="672111F8" w14:textId="77777777" w:rsidR="00296FB9" w:rsidRDefault="00296FB9" w:rsidP="000028DC">
            <w:r>
              <w:t>6d.- El usuario rellenó mal los campos.</w:t>
            </w:r>
          </w:p>
          <w:p w14:paraId="7ABB465C" w14:textId="77777777" w:rsidR="00296FB9" w:rsidRDefault="00296FB9" w:rsidP="000028DC">
            <w:r>
              <w:t>7d.- El sistema informa que la información no es congruente o está incompleta.</w:t>
            </w:r>
          </w:p>
          <w:p w14:paraId="7D872D81" w14:textId="77777777" w:rsidR="00296FB9" w:rsidRDefault="00296FB9" w:rsidP="000028DC">
            <w:r>
              <w:t>8d.- El usuario corrige los campos del formulario y sigue con el flujo normal.</w:t>
            </w:r>
          </w:p>
          <w:p w14:paraId="45E9B841" w14:textId="77777777" w:rsidR="00296FB9" w:rsidRPr="00402262" w:rsidRDefault="00296FB9" w:rsidP="000028DC">
            <w:pPr>
              <w:rPr>
                <w:b/>
              </w:rPr>
            </w:pPr>
            <w:r>
              <w:rPr>
                <w:b/>
              </w:rPr>
              <w:t xml:space="preserve">Alterno - </w:t>
            </w:r>
            <w:r w:rsidRPr="00402262">
              <w:rPr>
                <w:b/>
              </w:rPr>
              <w:t>El usuario sale del sistema.</w:t>
            </w:r>
          </w:p>
          <w:p w14:paraId="324E8256" w14:textId="77777777" w:rsidR="00296FB9" w:rsidRDefault="00296FB9" w:rsidP="000028DC">
            <w:r>
              <w:t>5e.- El usuario decide salir de la sección dando clic al botón de regresar.</w:t>
            </w:r>
          </w:p>
          <w:p w14:paraId="08EAE63A" w14:textId="77777777" w:rsidR="00296FB9" w:rsidRDefault="00296FB9" w:rsidP="000028DC">
            <w:r>
              <w:t>5e.- El sistema envía al usuario a la sección anterior</w:t>
            </w:r>
          </w:p>
          <w:p w14:paraId="368EEF66" w14:textId="77777777" w:rsidR="00296FB9" w:rsidRDefault="00296FB9" w:rsidP="000028DC"/>
          <w:p w14:paraId="2482FBF7" w14:textId="77777777" w:rsidR="00296FB9" w:rsidRPr="004F59F6" w:rsidRDefault="00296FB9" w:rsidP="000028DC">
            <w:pPr>
              <w:rPr>
                <w:b/>
              </w:rPr>
            </w:pPr>
            <w:r w:rsidRPr="004F59F6">
              <w:rPr>
                <w:b/>
              </w:rPr>
              <w:t>Fallido – Registrar gastos</w:t>
            </w:r>
          </w:p>
          <w:p w14:paraId="5008F963" w14:textId="77777777" w:rsidR="00296FB9" w:rsidRPr="004F59F6" w:rsidRDefault="00296FB9" w:rsidP="000028DC">
            <w:pPr>
              <w:rPr>
                <w:b/>
              </w:rPr>
            </w:pPr>
            <w:r w:rsidRPr="004F59F6">
              <w:rPr>
                <w:b/>
              </w:rPr>
              <w:t>Campos incorrectos</w:t>
            </w:r>
          </w:p>
          <w:p w14:paraId="03542FD3" w14:textId="77777777" w:rsidR="00296FB9" w:rsidRDefault="00296FB9" w:rsidP="000028DC">
            <w:r>
              <w:t>6f.- El usuario rellenó mal los campos.</w:t>
            </w:r>
          </w:p>
          <w:p w14:paraId="4FBB517F" w14:textId="77777777" w:rsidR="00296FB9" w:rsidRDefault="00296FB9" w:rsidP="000028DC">
            <w:r>
              <w:t>7f.- El sistema informa que la información no es congruente o está incompleta.</w:t>
            </w:r>
          </w:p>
          <w:p w14:paraId="6032568B" w14:textId="77777777" w:rsidR="00296FB9" w:rsidRDefault="00296FB9" w:rsidP="000028DC">
            <w:r>
              <w:t xml:space="preserve">8f.- El usuario corrige los campos del formulario y sigue con el flujo normal. </w:t>
            </w:r>
          </w:p>
          <w:p w14:paraId="062F0870" w14:textId="77777777" w:rsidR="00296FB9" w:rsidRPr="00402262" w:rsidRDefault="00296FB9" w:rsidP="000028DC">
            <w:pPr>
              <w:rPr>
                <w:b/>
              </w:rPr>
            </w:pPr>
            <w:r>
              <w:rPr>
                <w:b/>
              </w:rPr>
              <w:t xml:space="preserve">Alterno - </w:t>
            </w:r>
            <w:r w:rsidRPr="00402262">
              <w:rPr>
                <w:b/>
              </w:rPr>
              <w:t>El usuario sale del sistema.</w:t>
            </w:r>
          </w:p>
          <w:p w14:paraId="5563606A" w14:textId="77777777" w:rsidR="00296FB9" w:rsidRDefault="00296FB9" w:rsidP="000028DC">
            <w:r>
              <w:t>5g.- El usuario decide salir de la sección dando clic al botón de regresar.</w:t>
            </w:r>
          </w:p>
          <w:p w14:paraId="6076B765" w14:textId="77777777" w:rsidR="00296FB9" w:rsidRDefault="00296FB9" w:rsidP="000028DC">
            <w:r>
              <w:t>5g.- El sistema envía al usuario a la sección anterior</w:t>
            </w:r>
          </w:p>
          <w:p w14:paraId="45668551" w14:textId="77777777" w:rsidR="00296FB9" w:rsidRDefault="00296FB9" w:rsidP="000028DC"/>
        </w:tc>
      </w:tr>
      <w:tr w:rsidR="00296FB9" w14:paraId="2CF1B5B6" w14:textId="77777777" w:rsidTr="000028DC">
        <w:trPr>
          <w:trHeight w:val="912"/>
        </w:trPr>
        <w:tc>
          <w:tcPr>
            <w:tcW w:w="4414" w:type="dxa"/>
          </w:tcPr>
          <w:p w14:paraId="129BEA8A" w14:textId="77777777" w:rsidR="00296FB9" w:rsidRDefault="00296FB9" w:rsidP="000028DC">
            <w:pPr>
              <w:rPr>
                <w:b/>
              </w:rPr>
            </w:pPr>
            <w:r>
              <w:rPr>
                <w:b/>
              </w:rPr>
              <w:t xml:space="preserve">Excepción </w:t>
            </w:r>
          </w:p>
        </w:tc>
        <w:tc>
          <w:tcPr>
            <w:tcW w:w="4414" w:type="dxa"/>
          </w:tcPr>
          <w:p w14:paraId="02817692" w14:textId="77777777" w:rsidR="00296FB9" w:rsidRDefault="00296FB9" w:rsidP="000028DC">
            <w:r>
              <w:rPr>
                <w:b/>
              </w:rPr>
              <w:t>Indeseable</w:t>
            </w:r>
          </w:p>
          <w:p w14:paraId="3BAE68A0" w14:textId="77777777" w:rsidR="00296FB9" w:rsidRDefault="00296FB9" w:rsidP="000028DC">
            <w:r>
              <w:t xml:space="preserve">4h.- El sistema no puede conectarse con </w:t>
            </w:r>
            <w:proofErr w:type="gramStart"/>
            <w:r>
              <w:t>la BD</w:t>
            </w:r>
            <w:proofErr w:type="gramEnd"/>
            <w:r>
              <w:t xml:space="preserve"> e informa sobre el inconveniente.</w:t>
            </w:r>
          </w:p>
          <w:p w14:paraId="2CF094B3" w14:textId="77777777" w:rsidR="00296FB9" w:rsidRDefault="00296FB9" w:rsidP="000028DC">
            <w:r>
              <w:t>5h.- El usuario desiste y regresa al menú.</w:t>
            </w:r>
          </w:p>
          <w:p w14:paraId="248567F4" w14:textId="77777777" w:rsidR="00296FB9" w:rsidRPr="00F21615" w:rsidRDefault="00296FB9" w:rsidP="000028DC"/>
        </w:tc>
      </w:tr>
      <w:tr w:rsidR="00296FB9" w14:paraId="67AAA907" w14:textId="77777777" w:rsidTr="000028DC">
        <w:trPr>
          <w:trHeight w:val="77"/>
        </w:trPr>
        <w:tc>
          <w:tcPr>
            <w:tcW w:w="4414" w:type="dxa"/>
          </w:tcPr>
          <w:p w14:paraId="4FD4D830" w14:textId="77777777" w:rsidR="00296FB9" w:rsidRDefault="00296FB9" w:rsidP="000028DC">
            <w:pPr>
              <w:rPr>
                <w:b/>
              </w:rPr>
            </w:pPr>
            <w:proofErr w:type="spellStart"/>
            <w:r>
              <w:rPr>
                <w:b/>
              </w:rPr>
              <w:t>Postcondiciones</w:t>
            </w:r>
            <w:proofErr w:type="spellEnd"/>
          </w:p>
        </w:tc>
        <w:tc>
          <w:tcPr>
            <w:tcW w:w="4414" w:type="dxa"/>
          </w:tcPr>
          <w:p w14:paraId="337697CF" w14:textId="77777777" w:rsidR="00296FB9" w:rsidRDefault="00296FB9" w:rsidP="000028DC"/>
        </w:tc>
      </w:tr>
      <w:tr w:rsidR="00296FB9" w14:paraId="1F6D8FC5" w14:textId="77777777" w:rsidTr="000028DC">
        <w:trPr>
          <w:trHeight w:val="77"/>
        </w:trPr>
        <w:tc>
          <w:tcPr>
            <w:tcW w:w="4414" w:type="dxa"/>
          </w:tcPr>
          <w:p w14:paraId="192360AA" w14:textId="77777777" w:rsidR="00296FB9" w:rsidRDefault="00296FB9" w:rsidP="000028DC">
            <w:pPr>
              <w:rPr>
                <w:b/>
              </w:rPr>
            </w:pPr>
            <w:r>
              <w:rPr>
                <w:b/>
              </w:rPr>
              <w:t>Entrada:</w:t>
            </w:r>
          </w:p>
        </w:tc>
        <w:tc>
          <w:tcPr>
            <w:tcW w:w="4414" w:type="dxa"/>
          </w:tcPr>
          <w:p w14:paraId="7D401B8B" w14:textId="77777777" w:rsidR="00296FB9" w:rsidRDefault="00296FB9" w:rsidP="000028DC">
            <w:r>
              <w:t>Registro de ingresos y salidas</w:t>
            </w:r>
          </w:p>
        </w:tc>
      </w:tr>
      <w:tr w:rsidR="00296FB9" w14:paraId="6CB95A0C" w14:textId="77777777" w:rsidTr="000028DC">
        <w:trPr>
          <w:trHeight w:val="77"/>
        </w:trPr>
        <w:tc>
          <w:tcPr>
            <w:tcW w:w="4414" w:type="dxa"/>
          </w:tcPr>
          <w:p w14:paraId="49313E2D" w14:textId="77777777" w:rsidR="00296FB9" w:rsidRDefault="00296FB9" w:rsidP="000028DC">
            <w:pPr>
              <w:rPr>
                <w:b/>
              </w:rPr>
            </w:pPr>
            <w:r>
              <w:rPr>
                <w:b/>
              </w:rPr>
              <w:t>Salida:</w:t>
            </w:r>
          </w:p>
        </w:tc>
        <w:tc>
          <w:tcPr>
            <w:tcW w:w="4414" w:type="dxa"/>
          </w:tcPr>
          <w:p w14:paraId="012B1460" w14:textId="77777777" w:rsidR="00296FB9" w:rsidRDefault="00296FB9" w:rsidP="000028DC">
            <w:r>
              <w:t>El registro de gastos.</w:t>
            </w:r>
          </w:p>
        </w:tc>
      </w:tr>
      <w:tr w:rsidR="00296FB9" w14:paraId="6919BAA1" w14:textId="77777777" w:rsidTr="000028DC">
        <w:trPr>
          <w:trHeight w:val="77"/>
        </w:trPr>
        <w:tc>
          <w:tcPr>
            <w:tcW w:w="4414" w:type="dxa"/>
          </w:tcPr>
          <w:p w14:paraId="1DC080E3" w14:textId="77777777" w:rsidR="00296FB9" w:rsidRDefault="00296FB9" w:rsidP="000028DC">
            <w:pPr>
              <w:rPr>
                <w:b/>
              </w:rPr>
            </w:pPr>
            <w:r>
              <w:rPr>
                <w:b/>
              </w:rPr>
              <w:t>Prioridad:</w:t>
            </w:r>
          </w:p>
        </w:tc>
        <w:tc>
          <w:tcPr>
            <w:tcW w:w="4414" w:type="dxa"/>
          </w:tcPr>
          <w:p w14:paraId="7D1D5383" w14:textId="77777777" w:rsidR="00296FB9" w:rsidRDefault="00296FB9" w:rsidP="000028DC">
            <w:r>
              <w:t>Deseable</w:t>
            </w:r>
          </w:p>
        </w:tc>
      </w:tr>
    </w:tbl>
    <w:p w14:paraId="1B199E03" w14:textId="77777777" w:rsidR="00296FB9" w:rsidRDefault="00296FB9" w:rsidP="00296FB9">
      <w:pPr>
        <w:rPr>
          <w:rFonts w:ascii="Helvetica" w:hAnsi="Helvetica"/>
          <w:color w:val="373E4D"/>
          <w:sz w:val="18"/>
          <w:szCs w:val="18"/>
          <w:shd w:val="clear" w:color="auto" w:fill="FEFEFE"/>
        </w:rPr>
      </w:pPr>
    </w:p>
    <w:p w14:paraId="75A4C0D0" w14:textId="77777777" w:rsidR="00B22396" w:rsidRDefault="00B22396">
      <w:pPr>
        <w:rPr>
          <w:rFonts w:ascii="Raleway" w:eastAsiaTheme="majorEastAsia" w:hAnsi="Raleway" w:cs="Arial"/>
          <w:i/>
          <w:iCs/>
          <w:sz w:val="28"/>
          <w:szCs w:val="28"/>
        </w:rPr>
      </w:pPr>
      <w:bookmarkStart w:id="27" w:name="_Toc452731647"/>
      <w:r>
        <w:br w:type="page"/>
      </w:r>
    </w:p>
    <w:p w14:paraId="159AB1AC" w14:textId="5E5B7502" w:rsidR="00296FB9" w:rsidRDefault="00296FB9" w:rsidP="00FC250E">
      <w:pPr>
        <w:pStyle w:val="H4"/>
      </w:pPr>
      <w:r>
        <w:lastRenderedPageBreak/>
        <w:t>Consultar donaciones a la biblioteca</w:t>
      </w:r>
      <w:bookmarkEnd w:id="27"/>
    </w:p>
    <w:tbl>
      <w:tblPr>
        <w:tblStyle w:val="Tablaconcuadrcula"/>
        <w:tblW w:w="0" w:type="auto"/>
        <w:tblLayout w:type="fixed"/>
        <w:tblLook w:val="04A0" w:firstRow="1" w:lastRow="0" w:firstColumn="1" w:lastColumn="0" w:noHBand="0" w:noVBand="1"/>
      </w:tblPr>
      <w:tblGrid>
        <w:gridCol w:w="4414"/>
        <w:gridCol w:w="4414"/>
      </w:tblGrid>
      <w:tr w:rsidR="00296FB9" w14:paraId="771FB125" w14:textId="77777777" w:rsidTr="000028DC">
        <w:trPr>
          <w:trHeight w:val="70"/>
        </w:trPr>
        <w:tc>
          <w:tcPr>
            <w:tcW w:w="4414" w:type="dxa"/>
          </w:tcPr>
          <w:p w14:paraId="6A9EC78F" w14:textId="77777777" w:rsidR="00296FB9" w:rsidRPr="005B321B" w:rsidRDefault="00296FB9" w:rsidP="000028DC">
            <w:pPr>
              <w:rPr>
                <w:b/>
              </w:rPr>
            </w:pPr>
            <w:r w:rsidRPr="005B321B">
              <w:rPr>
                <w:b/>
              </w:rPr>
              <w:t>ID:</w:t>
            </w:r>
          </w:p>
        </w:tc>
        <w:tc>
          <w:tcPr>
            <w:tcW w:w="4414" w:type="dxa"/>
          </w:tcPr>
          <w:p w14:paraId="685A9C01" w14:textId="77777777" w:rsidR="00296FB9" w:rsidRDefault="00296FB9" w:rsidP="000028DC">
            <w:r>
              <w:t>CU-13</w:t>
            </w:r>
          </w:p>
        </w:tc>
      </w:tr>
      <w:tr w:rsidR="00296FB9" w14:paraId="20DCE600" w14:textId="77777777" w:rsidTr="000028DC">
        <w:trPr>
          <w:trHeight w:val="70"/>
        </w:trPr>
        <w:tc>
          <w:tcPr>
            <w:tcW w:w="4414" w:type="dxa"/>
          </w:tcPr>
          <w:p w14:paraId="15DBD008" w14:textId="77777777" w:rsidR="00296FB9" w:rsidRPr="005B321B" w:rsidRDefault="00296FB9" w:rsidP="000028DC">
            <w:pPr>
              <w:rPr>
                <w:b/>
              </w:rPr>
            </w:pPr>
            <w:r>
              <w:rPr>
                <w:b/>
              </w:rPr>
              <w:t>Nombre:</w:t>
            </w:r>
          </w:p>
        </w:tc>
        <w:tc>
          <w:tcPr>
            <w:tcW w:w="4414" w:type="dxa"/>
          </w:tcPr>
          <w:p w14:paraId="2CC8727D" w14:textId="77777777" w:rsidR="00296FB9" w:rsidRDefault="00296FB9" w:rsidP="000028DC">
            <w:r>
              <w:t>Consultar donaciones a la biblioteca</w:t>
            </w:r>
          </w:p>
        </w:tc>
      </w:tr>
      <w:tr w:rsidR="00296FB9" w14:paraId="2C32A385" w14:textId="77777777" w:rsidTr="000028DC">
        <w:trPr>
          <w:trHeight w:val="70"/>
        </w:trPr>
        <w:tc>
          <w:tcPr>
            <w:tcW w:w="4414" w:type="dxa"/>
          </w:tcPr>
          <w:p w14:paraId="55705781" w14:textId="77777777" w:rsidR="00296FB9" w:rsidRPr="005B321B" w:rsidRDefault="00296FB9" w:rsidP="000028DC">
            <w:pPr>
              <w:rPr>
                <w:b/>
              </w:rPr>
            </w:pPr>
            <w:r>
              <w:rPr>
                <w:b/>
              </w:rPr>
              <w:t>Actor:</w:t>
            </w:r>
          </w:p>
        </w:tc>
        <w:tc>
          <w:tcPr>
            <w:tcW w:w="4414" w:type="dxa"/>
          </w:tcPr>
          <w:p w14:paraId="51D9D0F8" w14:textId="77777777" w:rsidR="00296FB9" w:rsidRDefault="00296FB9" w:rsidP="000028DC">
            <w:r>
              <w:t>Bibliotecario</w:t>
            </w:r>
          </w:p>
        </w:tc>
      </w:tr>
      <w:tr w:rsidR="00296FB9" w14:paraId="06BB0173" w14:textId="77777777" w:rsidTr="000028DC">
        <w:trPr>
          <w:trHeight w:val="70"/>
        </w:trPr>
        <w:tc>
          <w:tcPr>
            <w:tcW w:w="4414" w:type="dxa"/>
          </w:tcPr>
          <w:p w14:paraId="2DB7EE99" w14:textId="77777777" w:rsidR="00296FB9" w:rsidRPr="005B321B" w:rsidRDefault="00296FB9" w:rsidP="000028DC">
            <w:pPr>
              <w:rPr>
                <w:b/>
              </w:rPr>
            </w:pPr>
            <w:r>
              <w:rPr>
                <w:b/>
              </w:rPr>
              <w:t>Fecha de Creación:</w:t>
            </w:r>
          </w:p>
        </w:tc>
        <w:tc>
          <w:tcPr>
            <w:tcW w:w="4414" w:type="dxa"/>
          </w:tcPr>
          <w:p w14:paraId="04492FCA" w14:textId="77777777" w:rsidR="00296FB9" w:rsidRDefault="00296FB9" w:rsidP="000028DC">
            <w:r>
              <w:t>17/05/2016</w:t>
            </w:r>
          </w:p>
        </w:tc>
      </w:tr>
      <w:tr w:rsidR="00296FB9" w14:paraId="64FCCAB6" w14:textId="77777777" w:rsidTr="000028DC">
        <w:trPr>
          <w:trHeight w:val="70"/>
        </w:trPr>
        <w:tc>
          <w:tcPr>
            <w:tcW w:w="4414" w:type="dxa"/>
          </w:tcPr>
          <w:p w14:paraId="4F333A92" w14:textId="77777777" w:rsidR="00296FB9" w:rsidRPr="005B321B" w:rsidRDefault="00296FB9" w:rsidP="000028DC">
            <w:pPr>
              <w:rPr>
                <w:b/>
              </w:rPr>
            </w:pPr>
            <w:r>
              <w:rPr>
                <w:b/>
              </w:rPr>
              <w:t>Fecha de Modificación:</w:t>
            </w:r>
          </w:p>
        </w:tc>
        <w:tc>
          <w:tcPr>
            <w:tcW w:w="4414" w:type="dxa"/>
          </w:tcPr>
          <w:p w14:paraId="7B5AC9CD" w14:textId="77777777" w:rsidR="00296FB9" w:rsidRDefault="00296FB9" w:rsidP="000028DC">
            <w:r>
              <w:t>20/05/2016</w:t>
            </w:r>
          </w:p>
        </w:tc>
      </w:tr>
      <w:tr w:rsidR="00296FB9" w14:paraId="61080526" w14:textId="77777777" w:rsidTr="000028DC">
        <w:trPr>
          <w:trHeight w:val="70"/>
        </w:trPr>
        <w:tc>
          <w:tcPr>
            <w:tcW w:w="4414" w:type="dxa"/>
          </w:tcPr>
          <w:p w14:paraId="50F99117" w14:textId="77777777" w:rsidR="00296FB9" w:rsidRPr="005B321B" w:rsidRDefault="00296FB9" w:rsidP="000028DC">
            <w:pPr>
              <w:rPr>
                <w:b/>
              </w:rPr>
            </w:pPr>
            <w:r>
              <w:rPr>
                <w:b/>
              </w:rPr>
              <w:t>Autores:</w:t>
            </w:r>
          </w:p>
        </w:tc>
        <w:tc>
          <w:tcPr>
            <w:tcW w:w="4414" w:type="dxa"/>
          </w:tcPr>
          <w:p w14:paraId="11400B8E" w14:textId="77777777" w:rsidR="00296FB9" w:rsidRDefault="00296FB9" w:rsidP="000028DC">
            <w:r>
              <w:t>FRANCISCO GERARDO MARES SOLANO</w:t>
            </w:r>
          </w:p>
        </w:tc>
      </w:tr>
      <w:tr w:rsidR="00296FB9" w14:paraId="39FFFBEC" w14:textId="77777777" w:rsidTr="000028DC">
        <w:trPr>
          <w:trHeight w:val="479"/>
        </w:trPr>
        <w:tc>
          <w:tcPr>
            <w:tcW w:w="4414" w:type="dxa"/>
          </w:tcPr>
          <w:p w14:paraId="0BBA7659" w14:textId="77777777" w:rsidR="00296FB9" w:rsidRPr="005B321B" w:rsidRDefault="00296FB9" w:rsidP="000028DC">
            <w:pPr>
              <w:rPr>
                <w:b/>
              </w:rPr>
            </w:pPr>
            <w:r>
              <w:rPr>
                <w:b/>
              </w:rPr>
              <w:t>Descripción:</w:t>
            </w:r>
          </w:p>
        </w:tc>
        <w:tc>
          <w:tcPr>
            <w:tcW w:w="4414" w:type="dxa"/>
          </w:tcPr>
          <w:p w14:paraId="0B5AEB42" w14:textId="77777777" w:rsidR="00296FB9" w:rsidRDefault="00296FB9" w:rsidP="000028DC">
            <w:r>
              <w:t>El usuario visualiza registros de las donaciones hechas a la biblioteca</w:t>
            </w:r>
          </w:p>
        </w:tc>
      </w:tr>
      <w:tr w:rsidR="00296FB9" w14:paraId="24544283" w14:textId="77777777" w:rsidTr="000028DC">
        <w:trPr>
          <w:trHeight w:val="912"/>
        </w:trPr>
        <w:tc>
          <w:tcPr>
            <w:tcW w:w="4414" w:type="dxa"/>
          </w:tcPr>
          <w:p w14:paraId="2C706860" w14:textId="77777777" w:rsidR="00296FB9" w:rsidRPr="005B321B" w:rsidRDefault="00296FB9" w:rsidP="000028DC">
            <w:pPr>
              <w:rPr>
                <w:b/>
              </w:rPr>
            </w:pPr>
            <w:r>
              <w:rPr>
                <w:b/>
              </w:rPr>
              <w:t>Precondiciones:</w:t>
            </w:r>
          </w:p>
        </w:tc>
        <w:tc>
          <w:tcPr>
            <w:tcW w:w="4414" w:type="dxa"/>
          </w:tcPr>
          <w:p w14:paraId="6F60E3F8" w14:textId="77777777" w:rsidR="00296FB9" w:rsidRDefault="00296FB9" w:rsidP="000028DC">
            <w:r>
              <w:t>El usuario debe estar registrado.</w:t>
            </w:r>
          </w:p>
          <w:p w14:paraId="73168AAA" w14:textId="77777777" w:rsidR="00296FB9" w:rsidRDefault="00296FB9" w:rsidP="000028DC">
            <w:r>
              <w:t>Deben existir ítems registrados en el sistema.</w:t>
            </w:r>
          </w:p>
          <w:p w14:paraId="42D2996A" w14:textId="77777777" w:rsidR="00296FB9" w:rsidRDefault="00296FB9" w:rsidP="000028DC">
            <w:r>
              <w:t>Debe haber conexión al sistema.</w:t>
            </w:r>
          </w:p>
        </w:tc>
      </w:tr>
      <w:tr w:rsidR="00296FB9" w14:paraId="395591EF" w14:textId="77777777" w:rsidTr="000028DC">
        <w:trPr>
          <w:trHeight w:val="912"/>
        </w:trPr>
        <w:tc>
          <w:tcPr>
            <w:tcW w:w="4414" w:type="dxa"/>
          </w:tcPr>
          <w:p w14:paraId="4F886E9C" w14:textId="77777777" w:rsidR="00296FB9" w:rsidRDefault="00296FB9" w:rsidP="000028DC">
            <w:pPr>
              <w:rPr>
                <w:b/>
              </w:rPr>
            </w:pPr>
            <w:r>
              <w:rPr>
                <w:b/>
              </w:rPr>
              <w:t>Flujo Normal:</w:t>
            </w:r>
          </w:p>
        </w:tc>
        <w:tc>
          <w:tcPr>
            <w:tcW w:w="4414" w:type="dxa"/>
          </w:tcPr>
          <w:p w14:paraId="40083A67" w14:textId="77777777" w:rsidR="00296FB9" w:rsidRPr="0030292A" w:rsidRDefault="00296FB9" w:rsidP="000028DC">
            <w:pPr>
              <w:rPr>
                <w:b/>
              </w:rPr>
            </w:pPr>
            <w:r w:rsidRPr="0030292A">
              <w:rPr>
                <w:b/>
              </w:rPr>
              <w:t xml:space="preserve">Exitoso – </w:t>
            </w:r>
            <w:r>
              <w:rPr>
                <w:b/>
              </w:rPr>
              <w:t>Visualización adecuada</w:t>
            </w:r>
          </w:p>
          <w:p w14:paraId="16B55232" w14:textId="77777777" w:rsidR="00296FB9" w:rsidRPr="000E0466" w:rsidRDefault="00296FB9" w:rsidP="000028DC">
            <w:r>
              <w:t xml:space="preserve">1ª.- El usuario da clic en </w:t>
            </w:r>
            <w:r>
              <w:rPr>
                <w:i/>
              </w:rPr>
              <w:t xml:space="preserve">consultar donaciones, </w:t>
            </w:r>
            <w:r>
              <w:t>dentro de la sección correspondiente en el sistema.</w:t>
            </w:r>
          </w:p>
          <w:p w14:paraId="451EF44C" w14:textId="77777777" w:rsidR="00296FB9" w:rsidRDefault="00296FB9" w:rsidP="000028DC">
            <w:r>
              <w:t>2ª.- El sistema despliega una lista de registros y menú para filtrar.</w:t>
            </w:r>
          </w:p>
          <w:p w14:paraId="4F8EE0EC" w14:textId="77777777" w:rsidR="00296FB9" w:rsidRDefault="00296FB9" w:rsidP="000028DC">
            <w:r>
              <w:t>3ª.- El usuario realiza revisa las devoluciones y da clic en regresar.</w:t>
            </w:r>
          </w:p>
          <w:p w14:paraId="3757AB5B" w14:textId="77777777" w:rsidR="00296FB9" w:rsidRPr="00FD24A1" w:rsidRDefault="00296FB9" w:rsidP="000028DC">
            <w:r>
              <w:t>4ª.- El sistema regresa al usuario a la sección anterior.</w:t>
            </w:r>
          </w:p>
        </w:tc>
      </w:tr>
      <w:tr w:rsidR="00296FB9" w14:paraId="5CE3D14D" w14:textId="77777777" w:rsidTr="000028DC">
        <w:trPr>
          <w:trHeight w:val="912"/>
        </w:trPr>
        <w:tc>
          <w:tcPr>
            <w:tcW w:w="4414" w:type="dxa"/>
          </w:tcPr>
          <w:p w14:paraId="22CC496E" w14:textId="77777777" w:rsidR="00296FB9" w:rsidRDefault="00296FB9" w:rsidP="000028DC">
            <w:pPr>
              <w:rPr>
                <w:b/>
              </w:rPr>
            </w:pPr>
            <w:r>
              <w:rPr>
                <w:b/>
              </w:rPr>
              <w:t>Flujo Alterno:</w:t>
            </w:r>
          </w:p>
        </w:tc>
        <w:tc>
          <w:tcPr>
            <w:tcW w:w="4414" w:type="dxa"/>
          </w:tcPr>
          <w:p w14:paraId="1229BF01" w14:textId="77777777" w:rsidR="00296FB9" w:rsidRPr="00AD035F" w:rsidRDefault="00296FB9" w:rsidP="000028DC">
            <w:pPr>
              <w:rPr>
                <w:b/>
              </w:rPr>
            </w:pPr>
            <w:r w:rsidRPr="00AD035F">
              <w:rPr>
                <w:b/>
              </w:rPr>
              <w:t>Alterno – Se filtra la búsqueda</w:t>
            </w:r>
          </w:p>
          <w:p w14:paraId="66914C1F" w14:textId="77777777" w:rsidR="00296FB9" w:rsidRDefault="00296FB9" w:rsidP="000028DC">
            <w:r>
              <w:t>3b.- El usuario aplica un filtro en la búsqueda</w:t>
            </w:r>
          </w:p>
          <w:p w14:paraId="6F223B64" w14:textId="77777777" w:rsidR="00296FB9" w:rsidRDefault="00296FB9" w:rsidP="000028DC">
            <w:r>
              <w:t>4b.- El sistema muestra las devoluciones en ese intervalo.</w:t>
            </w:r>
          </w:p>
          <w:p w14:paraId="0F4D6E62" w14:textId="77777777" w:rsidR="00296FB9" w:rsidRDefault="00296FB9" w:rsidP="000028DC">
            <w:r>
              <w:t>5b.- Regresa al flujo normal</w:t>
            </w:r>
          </w:p>
          <w:p w14:paraId="28904D3E" w14:textId="77777777" w:rsidR="00296FB9" w:rsidRDefault="00296FB9" w:rsidP="000028DC"/>
          <w:p w14:paraId="42EFFA5F" w14:textId="77777777" w:rsidR="00296FB9" w:rsidRPr="00AD035F" w:rsidRDefault="00296FB9" w:rsidP="000028DC">
            <w:pPr>
              <w:rPr>
                <w:b/>
              </w:rPr>
            </w:pPr>
            <w:r w:rsidRPr="00AD035F">
              <w:rPr>
                <w:b/>
              </w:rPr>
              <w:t>Fallido – Filtro inválido</w:t>
            </w:r>
          </w:p>
          <w:p w14:paraId="0B64E6DB" w14:textId="77777777" w:rsidR="00296FB9" w:rsidRDefault="00296FB9" w:rsidP="000028DC">
            <w:r>
              <w:t>4c.- El sistema informa que el rango de fechas es incorrecto.</w:t>
            </w:r>
          </w:p>
          <w:p w14:paraId="38F918F4" w14:textId="77777777" w:rsidR="00296FB9" w:rsidRDefault="00296FB9" w:rsidP="000028DC">
            <w:r>
              <w:t>5c.- El usuario cambia el rango</w:t>
            </w:r>
          </w:p>
          <w:p w14:paraId="473F27B9" w14:textId="77777777" w:rsidR="00296FB9" w:rsidRDefault="00296FB9" w:rsidP="000028DC">
            <w:r>
              <w:t>6c.- Regresa al flujo normal.</w:t>
            </w:r>
          </w:p>
        </w:tc>
      </w:tr>
      <w:tr w:rsidR="00296FB9" w14:paraId="0294E113" w14:textId="77777777" w:rsidTr="000028DC">
        <w:trPr>
          <w:trHeight w:val="912"/>
        </w:trPr>
        <w:tc>
          <w:tcPr>
            <w:tcW w:w="4414" w:type="dxa"/>
          </w:tcPr>
          <w:p w14:paraId="2AE162CC" w14:textId="77777777" w:rsidR="00296FB9" w:rsidRDefault="00296FB9" w:rsidP="000028DC">
            <w:pPr>
              <w:rPr>
                <w:b/>
              </w:rPr>
            </w:pPr>
            <w:r>
              <w:rPr>
                <w:b/>
              </w:rPr>
              <w:t xml:space="preserve">Excepciones: </w:t>
            </w:r>
          </w:p>
        </w:tc>
        <w:tc>
          <w:tcPr>
            <w:tcW w:w="4414" w:type="dxa"/>
          </w:tcPr>
          <w:p w14:paraId="2397EE33" w14:textId="77777777" w:rsidR="00296FB9" w:rsidRPr="00AD035F" w:rsidRDefault="00296FB9" w:rsidP="000028DC">
            <w:pPr>
              <w:rPr>
                <w:b/>
              </w:rPr>
            </w:pPr>
            <w:r w:rsidRPr="00AD035F">
              <w:rPr>
                <w:b/>
              </w:rPr>
              <w:t>Indeseable – Carga fallida</w:t>
            </w:r>
          </w:p>
          <w:p w14:paraId="1699D5F3" w14:textId="77777777" w:rsidR="00296FB9" w:rsidRDefault="00296FB9" w:rsidP="000028DC">
            <w:r>
              <w:t>2d.- El sistema es incapaz de mostrar información.</w:t>
            </w:r>
          </w:p>
          <w:p w14:paraId="26B18054" w14:textId="77777777" w:rsidR="00296FB9" w:rsidRDefault="00296FB9" w:rsidP="000028DC">
            <w:r>
              <w:t>3d.- El usuario sale del menú.</w:t>
            </w:r>
          </w:p>
        </w:tc>
      </w:tr>
      <w:tr w:rsidR="00296FB9" w14:paraId="7D0E3303" w14:textId="77777777" w:rsidTr="000028DC">
        <w:trPr>
          <w:trHeight w:val="70"/>
        </w:trPr>
        <w:tc>
          <w:tcPr>
            <w:tcW w:w="4414" w:type="dxa"/>
          </w:tcPr>
          <w:p w14:paraId="248B3F1D" w14:textId="77777777" w:rsidR="00296FB9" w:rsidRPr="005D213F" w:rsidRDefault="00296FB9" w:rsidP="000028DC">
            <w:r>
              <w:rPr>
                <w:b/>
              </w:rPr>
              <w:t>Post-condiciones:</w:t>
            </w:r>
          </w:p>
        </w:tc>
        <w:tc>
          <w:tcPr>
            <w:tcW w:w="4414" w:type="dxa"/>
          </w:tcPr>
          <w:p w14:paraId="0D0111A2" w14:textId="77777777" w:rsidR="00296FB9" w:rsidRDefault="00296FB9" w:rsidP="000028DC"/>
        </w:tc>
      </w:tr>
      <w:tr w:rsidR="00296FB9" w14:paraId="32F03F9D" w14:textId="77777777" w:rsidTr="000028DC">
        <w:trPr>
          <w:trHeight w:val="70"/>
        </w:trPr>
        <w:tc>
          <w:tcPr>
            <w:tcW w:w="4414" w:type="dxa"/>
          </w:tcPr>
          <w:p w14:paraId="24C7FF04" w14:textId="77777777" w:rsidR="00296FB9" w:rsidRDefault="00296FB9" w:rsidP="000028DC">
            <w:pPr>
              <w:rPr>
                <w:b/>
              </w:rPr>
            </w:pPr>
            <w:r>
              <w:rPr>
                <w:b/>
              </w:rPr>
              <w:t>Entrada:</w:t>
            </w:r>
          </w:p>
        </w:tc>
        <w:tc>
          <w:tcPr>
            <w:tcW w:w="4414" w:type="dxa"/>
          </w:tcPr>
          <w:p w14:paraId="278EF8EC" w14:textId="77777777" w:rsidR="00296FB9" w:rsidRDefault="00296FB9" w:rsidP="000028DC">
            <w:r>
              <w:t>Filtros de búsqueda</w:t>
            </w:r>
          </w:p>
        </w:tc>
      </w:tr>
      <w:tr w:rsidR="00296FB9" w14:paraId="4EB3E648" w14:textId="77777777" w:rsidTr="000028DC">
        <w:trPr>
          <w:trHeight w:val="70"/>
        </w:trPr>
        <w:tc>
          <w:tcPr>
            <w:tcW w:w="4414" w:type="dxa"/>
          </w:tcPr>
          <w:p w14:paraId="45C5479F" w14:textId="77777777" w:rsidR="00296FB9" w:rsidRDefault="00296FB9" w:rsidP="000028DC">
            <w:pPr>
              <w:rPr>
                <w:b/>
              </w:rPr>
            </w:pPr>
            <w:r>
              <w:rPr>
                <w:b/>
              </w:rPr>
              <w:t>Salida:</w:t>
            </w:r>
          </w:p>
        </w:tc>
        <w:tc>
          <w:tcPr>
            <w:tcW w:w="4414" w:type="dxa"/>
          </w:tcPr>
          <w:p w14:paraId="3C597395" w14:textId="77777777" w:rsidR="00296FB9" w:rsidRDefault="00296FB9" w:rsidP="000028DC">
            <w:r>
              <w:t>Lista de registros en el sistema</w:t>
            </w:r>
          </w:p>
        </w:tc>
      </w:tr>
      <w:tr w:rsidR="00296FB9" w14:paraId="790D5CB3" w14:textId="77777777" w:rsidTr="000028DC">
        <w:trPr>
          <w:trHeight w:val="70"/>
        </w:trPr>
        <w:tc>
          <w:tcPr>
            <w:tcW w:w="4414" w:type="dxa"/>
          </w:tcPr>
          <w:p w14:paraId="6696391D" w14:textId="77777777" w:rsidR="00296FB9" w:rsidRDefault="00296FB9" w:rsidP="000028DC">
            <w:pPr>
              <w:rPr>
                <w:b/>
              </w:rPr>
            </w:pPr>
            <w:r>
              <w:rPr>
                <w:b/>
              </w:rPr>
              <w:t>Prioridad:</w:t>
            </w:r>
          </w:p>
        </w:tc>
        <w:tc>
          <w:tcPr>
            <w:tcW w:w="4414" w:type="dxa"/>
          </w:tcPr>
          <w:p w14:paraId="2C19E906" w14:textId="77777777" w:rsidR="00296FB9" w:rsidRDefault="00296FB9" w:rsidP="000028DC">
            <w:r>
              <w:t>Deseable</w:t>
            </w:r>
          </w:p>
        </w:tc>
      </w:tr>
    </w:tbl>
    <w:p w14:paraId="10AA30D9" w14:textId="77777777" w:rsidR="00296FB9" w:rsidRDefault="00296FB9" w:rsidP="00296FB9">
      <w:pPr>
        <w:jc w:val="both"/>
        <w:rPr>
          <w:rFonts w:ascii="Arial" w:hAnsi="Arial" w:cs="Arial"/>
          <w:sz w:val="28"/>
          <w:szCs w:val="28"/>
        </w:rPr>
      </w:pPr>
    </w:p>
    <w:p w14:paraId="3E403B1E" w14:textId="36A4B316" w:rsidR="009E5744" w:rsidRDefault="009E5744" w:rsidP="00FC250E">
      <w:pPr>
        <w:pStyle w:val="H3"/>
      </w:pPr>
      <w:bookmarkStart w:id="28" w:name="_Toc452731648"/>
      <w:r>
        <w:lastRenderedPageBreak/>
        <w:t>Administración</w:t>
      </w:r>
      <w:bookmarkEnd w:id="28"/>
    </w:p>
    <w:p w14:paraId="13697108" w14:textId="4742DA4A" w:rsidR="00296FB9" w:rsidRPr="00296FB9" w:rsidRDefault="00296FB9" w:rsidP="00FC250E">
      <w:pPr>
        <w:pStyle w:val="H4"/>
        <w:rPr>
          <w:shd w:val="clear" w:color="auto" w:fill="FEFEFE"/>
        </w:rPr>
      </w:pPr>
      <w:bookmarkStart w:id="29" w:name="_Toc452731649"/>
      <w:r w:rsidRPr="00296FB9">
        <w:rPr>
          <w:shd w:val="clear" w:color="auto" w:fill="FEFEFE"/>
        </w:rPr>
        <w:t>Consultar adquisiciones</w:t>
      </w:r>
      <w:bookmarkEnd w:id="29"/>
    </w:p>
    <w:tbl>
      <w:tblPr>
        <w:tblStyle w:val="Tablaconcuadrcula"/>
        <w:tblW w:w="0" w:type="auto"/>
        <w:tblLayout w:type="fixed"/>
        <w:tblLook w:val="04A0" w:firstRow="1" w:lastRow="0" w:firstColumn="1" w:lastColumn="0" w:noHBand="0" w:noVBand="1"/>
      </w:tblPr>
      <w:tblGrid>
        <w:gridCol w:w="4414"/>
        <w:gridCol w:w="4414"/>
      </w:tblGrid>
      <w:tr w:rsidR="00296FB9" w14:paraId="2AC649AD" w14:textId="77777777" w:rsidTr="000028DC">
        <w:trPr>
          <w:trHeight w:val="325"/>
        </w:trPr>
        <w:tc>
          <w:tcPr>
            <w:tcW w:w="4414" w:type="dxa"/>
          </w:tcPr>
          <w:p w14:paraId="4F220631" w14:textId="77777777" w:rsidR="00296FB9" w:rsidRPr="005B321B" w:rsidRDefault="00296FB9" w:rsidP="000028DC">
            <w:pPr>
              <w:rPr>
                <w:b/>
              </w:rPr>
            </w:pPr>
            <w:r w:rsidRPr="005B321B">
              <w:rPr>
                <w:b/>
              </w:rPr>
              <w:t>ID:</w:t>
            </w:r>
          </w:p>
        </w:tc>
        <w:tc>
          <w:tcPr>
            <w:tcW w:w="4414" w:type="dxa"/>
          </w:tcPr>
          <w:p w14:paraId="67545ED0" w14:textId="77777777" w:rsidR="00296FB9" w:rsidRDefault="00296FB9" w:rsidP="000028DC">
            <w:r>
              <w:t>CU-2</w:t>
            </w:r>
          </w:p>
        </w:tc>
      </w:tr>
      <w:tr w:rsidR="00296FB9" w14:paraId="4C481E87" w14:textId="77777777" w:rsidTr="000028DC">
        <w:trPr>
          <w:trHeight w:val="287"/>
        </w:trPr>
        <w:tc>
          <w:tcPr>
            <w:tcW w:w="4414" w:type="dxa"/>
          </w:tcPr>
          <w:p w14:paraId="14052BD8" w14:textId="77777777" w:rsidR="00296FB9" w:rsidRPr="005B321B" w:rsidRDefault="00296FB9" w:rsidP="000028DC">
            <w:pPr>
              <w:rPr>
                <w:b/>
              </w:rPr>
            </w:pPr>
            <w:r>
              <w:rPr>
                <w:b/>
              </w:rPr>
              <w:t>Nombre:</w:t>
            </w:r>
          </w:p>
        </w:tc>
        <w:tc>
          <w:tcPr>
            <w:tcW w:w="4414" w:type="dxa"/>
          </w:tcPr>
          <w:p w14:paraId="256FC793" w14:textId="77777777" w:rsidR="00296FB9" w:rsidRDefault="00296FB9" w:rsidP="000028DC">
            <w:r w:rsidRPr="007467C0">
              <w:t>Con</w:t>
            </w:r>
            <w:r>
              <w:t xml:space="preserve">sultar </w:t>
            </w:r>
            <w:r w:rsidRPr="007467C0">
              <w:t>adquisiciones</w:t>
            </w:r>
          </w:p>
        </w:tc>
      </w:tr>
      <w:tr w:rsidR="00296FB9" w14:paraId="39B333B5" w14:textId="77777777" w:rsidTr="000028DC">
        <w:trPr>
          <w:trHeight w:val="121"/>
        </w:trPr>
        <w:tc>
          <w:tcPr>
            <w:tcW w:w="4414" w:type="dxa"/>
          </w:tcPr>
          <w:p w14:paraId="05C80FDE" w14:textId="77777777" w:rsidR="00296FB9" w:rsidRPr="005B321B" w:rsidRDefault="00296FB9" w:rsidP="000028DC">
            <w:pPr>
              <w:rPr>
                <w:b/>
              </w:rPr>
            </w:pPr>
            <w:r>
              <w:rPr>
                <w:b/>
              </w:rPr>
              <w:t>Autor:</w:t>
            </w:r>
          </w:p>
        </w:tc>
        <w:tc>
          <w:tcPr>
            <w:tcW w:w="4414" w:type="dxa"/>
          </w:tcPr>
          <w:p w14:paraId="67155D8F" w14:textId="77777777" w:rsidR="00296FB9" w:rsidRDefault="00296FB9" w:rsidP="000028DC">
            <w:r>
              <w:t>Francisco Gerardo Mares Solano</w:t>
            </w:r>
          </w:p>
        </w:tc>
      </w:tr>
      <w:tr w:rsidR="00296FB9" w14:paraId="2B325E09" w14:textId="77777777" w:rsidTr="000028DC">
        <w:trPr>
          <w:trHeight w:val="266"/>
        </w:trPr>
        <w:tc>
          <w:tcPr>
            <w:tcW w:w="4414" w:type="dxa"/>
          </w:tcPr>
          <w:p w14:paraId="2AD36ACA" w14:textId="77777777" w:rsidR="00296FB9" w:rsidRPr="005B321B" w:rsidRDefault="00296FB9" w:rsidP="000028DC">
            <w:pPr>
              <w:rPr>
                <w:b/>
              </w:rPr>
            </w:pPr>
            <w:r>
              <w:rPr>
                <w:b/>
              </w:rPr>
              <w:t>Fecha de Creación:</w:t>
            </w:r>
          </w:p>
        </w:tc>
        <w:tc>
          <w:tcPr>
            <w:tcW w:w="4414" w:type="dxa"/>
          </w:tcPr>
          <w:p w14:paraId="0BB49E87" w14:textId="77777777" w:rsidR="00296FB9" w:rsidRDefault="00296FB9" w:rsidP="000028DC">
            <w:r>
              <w:t>08/03/16</w:t>
            </w:r>
          </w:p>
        </w:tc>
      </w:tr>
      <w:tr w:rsidR="00296FB9" w14:paraId="08AB93F4" w14:textId="77777777" w:rsidTr="000028DC">
        <w:trPr>
          <w:trHeight w:val="270"/>
        </w:trPr>
        <w:tc>
          <w:tcPr>
            <w:tcW w:w="4414" w:type="dxa"/>
          </w:tcPr>
          <w:p w14:paraId="464E5390" w14:textId="77777777" w:rsidR="00296FB9" w:rsidRPr="005B321B" w:rsidRDefault="00296FB9" w:rsidP="000028DC">
            <w:pPr>
              <w:rPr>
                <w:b/>
              </w:rPr>
            </w:pPr>
            <w:r>
              <w:rPr>
                <w:b/>
              </w:rPr>
              <w:t>Fecha de Modificación:</w:t>
            </w:r>
          </w:p>
        </w:tc>
        <w:tc>
          <w:tcPr>
            <w:tcW w:w="4414" w:type="dxa"/>
          </w:tcPr>
          <w:p w14:paraId="45E8A26A" w14:textId="77777777" w:rsidR="00296FB9" w:rsidRDefault="00296FB9" w:rsidP="000028DC">
            <w:r>
              <w:t>19/05/16</w:t>
            </w:r>
          </w:p>
        </w:tc>
      </w:tr>
      <w:tr w:rsidR="00296FB9" w14:paraId="3CCDACDA" w14:textId="77777777" w:rsidTr="000028DC">
        <w:trPr>
          <w:trHeight w:val="274"/>
        </w:trPr>
        <w:tc>
          <w:tcPr>
            <w:tcW w:w="4414" w:type="dxa"/>
          </w:tcPr>
          <w:p w14:paraId="3957AA25" w14:textId="77777777" w:rsidR="00296FB9" w:rsidRPr="005B321B" w:rsidRDefault="00296FB9" w:rsidP="000028DC">
            <w:pPr>
              <w:rPr>
                <w:b/>
              </w:rPr>
            </w:pPr>
            <w:r>
              <w:rPr>
                <w:b/>
              </w:rPr>
              <w:t>Actores:</w:t>
            </w:r>
          </w:p>
        </w:tc>
        <w:tc>
          <w:tcPr>
            <w:tcW w:w="4414" w:type="dxa"/>
          </w:tcPr>
          <w:p w14:paraId="73271140" w14:textId="77777777" w:rsidR="00296FB9" w:rsidRDefault="00296FB9" w:rsidP="000028DC">
            <w:r>
              <w:t>Bibliotecario</w:t>
            </w:r>
          </w:p>
        </w:tc>
      </w:tr>
      <w:tr w:rsidR="00296FB9" w14:paraId="146201FF" w14:textId="77777777" w:rsidTr="000028DC">
        <w:trPr>
          <w:trHeight w:val="562"/>
        </w:trPr>
        <w:tc>
          <w:tcPr>
            <w:tcW w:w="4414" w:type="dxa"/>
          </w:tcPr>
          <w:p w14:paraId="396CF08D" w14:textId="77777777" w:rsidR="00296FB9" w:rsidRPr="005B321B" w:rsidRDefault="00296FB9" w:rsidP="000028DC">
            <w:pPr>
              <w:rPr>
                <w:b/>
              </w:rPr>
            </w:pPr>
            <w:r>
              <w:rPr>
                <w:b/>
              </w:rPr>
              <w:t>Descripción:</w:t>
            </w:r>
          </w:p>
        </w:tc>
        <w:tc>
          <w:tcPr>
            <w:tcW w:w="4414" w:type="dxa"/>
          </w:tcPr>
          <w:p w14:paraId="23552465" w14:textId="77777777" w:rsidR="00296FB9" w:rsidRDefault="00296FB9" w:rsidP="000028DC">
            <w:r>
              <w:t>El bibliotecario lleva tiene acceso al historial de los recursos que han ingresado a la biblioteca.</w:t>
            </w:r>
          </w:p>
        </w:tc>
      </w:tr>
      <w:tr w:rsidR="00296FB9" w14:paraId="48275025" w14:textId="77777777" w:rsidTr="000028DC">
        <w:trPr>
          <w:trHeight w:val="318"/>
        </w:trPr>
        <w:tc>
          <w:tcPr>
            <w:tcW w:w="4414" w:type="dxa"/>
          </w:tcPr>
          <w:p w14:paraId="0EF35C2C" w14:textId="77777777" w:rsidR="00296FB9" w:rsidRPr="005B321B" w:rsidRDefault="00296FB9" w:rsidP="000028DC">
            <w:pPr>
              <w:rPr>
                <w:b/>
              </w:rPr>
            </w:pPr>
            <w:r>
              <w:rPr>
                <w:b/>
              </w:rPr>
              <w:t>Precondiciones:</w:t>
            </w:r>
          </w:p>
        </w:tc>
        <w:tc>
          <w:tcPr>
            <w:tcW w:w="4414" w:type="dxa"/>
          </w:tcPr>
          <w:p w14:paraId="2923B0DE" w14:textId="77777777" w:rsidR="00296FB9" w:rsidRDefault="00296FB9" w:rsidP="000028DC">
            <w:r>
              <w:t>Debe haber ítems registrados.</w:t>
            </w:r>
          </w:p>
          <w:p w14:paraId="594506EB" w14:textId="77777777" w:rsidR="00296FB9" w:rsidRDefault="00296FB9" w:rsidP="000028DC">
            <w:r>
              <w:t>El bibliotecario debe tener la sesión iniciada.</w:t>
            </w:r>
          </w:p>
        </w:tc>
      </w:tr>
      <w:tr w:rsidR="00296FB9" w14:paraId="54C71959" w14:textId="77777777" w:rsidTr="000028DC">
        <w:trPr>
          <w:trHeight w:val="1885"/>
        </w:trPr>
        <w:tc>
          <w:tcPr>
            <w:tcW w:w="4414" w:type="dxa"/>
          </w:tcPr>
          <w:p w14:paraId="273A6F10" w14:textId="77777777" w:rsidR="00296FB9" w:rsidRDefault="00296FB9" w:rsidP="000028DC">
            <w:pPr>
              <w:rPr>
                <w:b/>
              </w:rPr>
            </w:pPr>
            <w:r>
              <w:rPr>
                <w:b/>
              </w:rPr>
              <w:t>Flujo Normal:</w:t>
            </w:r>
          </w:p>
        </w:tc>
        <w:tc>
          <w:tcPr>
            <w:tcW w:w="4414" w:type="dxa"/>
          </w:tcPr>
          <w:p w14:paraId="07C38791" w14:textId="77777777" w:rsidR="00296FB9" w:rsidRPr="004F4C20" w:rsidRDefault="00296FB9" w:rsidP="000028DC">
            <w:pPr>
              <w:rPr>
                <w:b/>
              </w:rPr>
            </w:pPr>
            <w:r w:rsidRPr="004F4C20">
              <w:rPr>
                <w:b/>
              </w:rPr>
              <w:t>Exitoso – Se realiza una consulta</w:t>
            </w:r>
          </w:p>
          <w:p w14:paraId="7334757A" w14:textId="77777777" w:rsidR="00296FB9" w:rsidRDefault="00296FB9" w:rsidP="000028DC">
            <w:r>
              <w:t>1ª.- El usuario ingresa a la sección correspondiente.</w:t>
            </w:r>
          </w:p>
          <w:p w14:paraId="3E8BC52D" w14:textId="77777777" w:rsidR="00296FB9" w:rsidRDefault="00296FB9" w:rsidP="000028DC">
            <w:r>
              <w:t>2ª.- El sistema despliega una lista de las adquisiciones registradas y menú para filtrar.</w:t>
            </w:r>
          </w:p>
          <w:p w14:paraId="131832EE" w14:textId="77777777" w:rsidR="00296FB9" w:rsidRDefault="00296FB9" w:rsidP="000028DC">
            <w:r>
              <w:t>3ª.- El usuario realiza revisa las adquisiciones y da clic en regresar.</w:t>
            </w:r>
          </w:p>
          <w:p w14:paraId="2266974D" w14:textId="77777777" w:rsidR="00296FB9" w:rsidRDefault="00296FB9" w:rsidP="000028DC">
            <w:r>
              <w:t>4ª.- El sistema regresa al usuario a la sección anterior</w:t>
            </w:r>
          </w:p>
        </w:tc>
      </w:tr>
      <w:tr w:rsidR="00296FB9" w14:paraId="5A406ABA" w14:textId="77777777" w:rsidTr="000028DC">
        <w:trPr>
          <w:trHeight w:val="2997"/>
        </w:trPr>
        <w:tc>
          <w:tcPr>
            <w:tcW w:w="4414" w:type="dxa"/>
          </w:tcPr>
          <w:p w14:paraId="752443E5" w14:textId="77777777" w:rsidR="00296FB9" w:rsidRDefault="00296FB9" w:rsidP="000028DC">
            <w:pPr>
              <w:rPr>
                <w:b/>
              </w:rPr>
            </w:pPr>
            <w:r>
              <w:rPr>
                <w:b/>
              </w:rPr>
              <w:t>Flujo Alterno:</w:t>
            </w:r>
          </w:p>
        </w:tc>
        <w:tc>
          <w:tcPr>
            <w:tcW w:w="4414" w:type="dxa"/>
          </w:tcPr>
          <w:p w14:paraId="0B4D9CDC" w14:textId="77777777" w:rsidR="00296FB9" w:rsidRPr="00AD035F" w:rsidRDefault="00296FB9" w:rsidP="000028DC">
            <w:pPr>
              <w:rPr>
                <w:b/>
              </w:rPr>
            </w:pPr>
            <w:r w:rsidRPr="00AD035F">
              <w:rPr>
                <w:b/>
              </w:rPr>
              <w:t>Alterno – Se filtra la búsqueda</w:t>
            </w:r>
          </w:p>
          <w:p w14:paraId="3B87505B" w14:textId="77777777" w:rsidR="00296FB9" w:rsidRDefault="00296FB9" w:rsidP="000028DC">
            <w:r>
              <w:t>3b.- El usuario aplica un filtro en la búsqueda</w:t>
            </w:r>
          </w:p>
          <w:p w14:paraId="512281E2" w14:textId="77777777" w:rsidR="00296FB9" w:rsidRDefault="00296FB9" w:rsidP="000028DC">
            <w:r>
              <w:t>4b.- El sistema muestra las adquisiciones en ese intervalo.</w:t>
            </w:r>
          </w:p>
          <w:p w14:paraId="33DD983D" w14:textId="77777777" w:rsidR="00296FB9" w:rsidRDefault="00296FB9" w:rsidP="000028DC">
            <w:r>
              <w:t>5b.- Regresa al flujo normal</w:t>
            </w:r>
          </w:p>
          <w:p w14:paraId="57262D88" w14:textId="77777777" w:rsidR="00296FB9" w:rsidRDefault="00296FB9" w:rsidP="000028DC"/>
          <w:p w14:paraId="6EAD9E48" w14:textId="77777777" w:rsidR="00296FB9" w:rsidRPr="00AD035F" w:rsidRDefault="00296FB9" w:rsidP="000028DC">
            <w:pPr>
              <w:rPr>
                <w:b/>
              </w:rPr>
            </w:pPr>
            <w:r w:rsidRPr="00AD035F">
              <w:rPr>
                <w:b/>
              </w:rPr>
              <w:t>Fallido – Filtro inválido</w:t>
            </w:r>
          </w:p>
          <w:p w14:paraId="159E353B" w14:textId="77777777" w:rsidR="00296FB9" w:rsidRDefault="00296FB9" w:rsidP="000028DC">
            <w:r>
              <w:t>4c.- El sistema informa que el rango de fechas es incorrecto.</w:t>
            </w:r>
          </w:p>
          <w:p w14:paraId="716CE2AF" w14:textId="77777777" w:rsidR="00296FB9" w:rsidRDefault="00296FB9" w:rsidP="000028DC">
            <w:r>
              <w:t>5c.- El usuario cambia el rango</w:t>
            </w:r>
          </w:p>
          <w:p w14:paraId="79415400" w14:textId="77777777" w:rsidR="00296FB9" w:rsidRDefault="00296FB9" w:rsidP="000028DC">
            <w:r>
              <w:t>6c.- Regresa al flujo normal</w:t>
            </w:r>
          </w:p>
        </w:tc>
      </w:tr>
      <w:tr w:rsidR="00296FB9" w14:paraId="16E15842" w14:textId="77777777" w:rsidTr="000028DC">
        <w:trPr>
          <w:trHeight w:val="761"/>
        </w:trPr>
        <w:tc>
          <w:tcPr>
            <w:tcW w:w="4414" w:type="dxa"/>
          </w:tcPr>
          <w:p w14:paraId="744B3C9B" w14:textId="77777777" w:rsidR="00296FB9" w:rsidRDefault="00296FB9" w:rsidP="000028DC">
            <w:pPr>
              <w:rPr>
                <w:b/>
              </w:rPr>
            </w:pPr>
            <w:r>
              <w:rPr>
                <w:b/>
              </w:rPr>
              <w:t>Excepción</w:t>
            </w:r>
          </w:p>
        </w:tc>
        <w:tc>
          <w:tcPr>
            <w:tcW w:w="4414" w:type="dxa"/>
          </w:tcPr>
          <w:p w14:paraId="0560FAC0" w14:textId="77777777" w:rsidR="00296FB9" w:rsidRPr="00AD035F" w:rsidRDefault="00296FB9" w:rsidP="000028DC">
            <w:pPr>
              <w:rPr>
                <w:b/>
              </w:rPr>
            </w:pPr>
            <w:r w:rsidRPr="00AD035F">
              <w:rPr>
                <w:b/>
              </w:rPr>
              <w:t>Indeseable – Carga fallida</w:t>
            </w:r>
          </w:p>
          <w:p w14:paraId="748055B6" w14:textId="77777777" w:rsidR="00296FB9" w:rsidRDefault="00296FB9" w:rsidP="000028DC">
            <w:r>
              <w:t>2d.- El sistema es incapaz de mostrar información.</w:t>
            </w:r>
          </w:p>
          <w:p w14:paraId="7A652FA2" w14:textId="77777777" w:rsidR="00296FB9" w:rsidRDefault="00296FB9" w:rsidP="000028DC">
            <w:r>
              <w:t>3d.- El usuario sale del menú</w:t>
            </w:r>
          </w:p>
        </w:tc>
      </w:tr>
      <w:tr w:rsidR="00296FB9" w14:paraId="5797D2E6" w14:textId="77777777" w:rsidTr="000028DC">
        <w:trPr>
          <w:trHeight w:val="252"/>
        </w:trPr>
        <w:tc>
          <w:tcPr>
            <w:tcW w:w="4414" w:type="dxa"/>
          </w:tcPr>
          <w:p w14:paraId="5E039FEF" w14:textId="77777777" w:rsidR="00296FB9" w:rsidRDefault="00296FB9" w:rsidP="000028DC">
            <w:pPr>
              <w:rPr>
                <w:b/>
              </w:rPr>
            </w:pPr>
            <w:r>
              <w:rPr>
                <w:b/>
              </w:rPr>
              <w:t>Entrada:</w:t>
            </w:r>
          </w:p>
        </w:tc>
        <w:tc>
          <w:tcPr>
            <w:tcW w:w="4414" w:type="dxa"/>
          </w:tcPr>
          <w:p w14:paraId="4C1B8A5C" w14:textId="77777777" w:rsidR="00296FB9" w:rsidRDefault="00296FB9" w:rsidP="000028DC">
            <w:r>
              <w:t>Consulta.</w:t>
            </w:r>
          </w:p>
        </w:tc>
      </w:tr>
      <w:tr w:rsidR="00296FB9" w14:paraId="30BA72E3" w14:textId="77777777" w:rsidTr="000028DC">
        <w:trPr>
          <w:trHeight w:val="115"/>
        </w:trPr>
        <w:tc>
          <w:tcPr>
            <w:tcW w:w="4414" w:type="dxa"/>
          </w:tcPr>
          <w:p w14:paraId="76829579" w14:textId="77777777" w:rsidR="00296FB9" w:rsidRDefault="00296FB9" w:rsidP="000028DC">
            <w:pPr>
              <w:rPr>
                <w:b/>
              </w:rPr>
            </w:pPr>
            <w:r>
              <w:rPr>
                <w:b/>
              </w:rPr>
              <w:t>Salida:</w:t>
            </w:r>
          </w:p>
        </w:tc>
        <w:tc>
          <w:tcPr>
            <w:tcW w:w="4414" w:type="dxa"/>
          </w:tcPr>
          <w:p w14:paraId="0AAD2D95" w14:textId="77777777" w:rsidR="00296FB9" w:rsidRDefault="00296FB9" w:rsidP="000028DC">
            <w:r>
              <w:t>Lista de ítems adquiridos.</w:t>
            </w:r>
          </w:p>
        </w:tc>
      </w:tr>
      <w:tr w:rsidR="00296FB9" w14:paraId="6DC7A82D" w14:textId="77777777" w:rsidTr="000028DC">
        <w:trPr>
          <w:trHeight w:val="118"/>
        </w:trPr>
        <w:tc>
          <w:tcPr>
            <w:tcW w:w="4414" w:type="dxa"/>
          </w:tcPr>
          <w:p w14:paraId="7BD64C6C" w14:textId="77777777" w:rsidR="00296FB9" w:rsidRDefault="00296FB9" w:rsidP="000028DC">
            <w:pPr>
              <w:rPr>
                <w:b/>
              </w:rPr>
            </w:pPr>
            <w:r>
              <w:rPr>
                <w:b/>
              </w:rPr>
              <w:t>Prioridad:</w:t>
            </w:r>
          </w:p>
        </w:tc>
        <w:tc>
          <w:tcPr>
            <w:tcW w:w="4414" w:type="dxa"/>
          </w:tcPr>
          <w:p w14:paraId="673EC2E5" w14:textId="77777777" w:rsidR="00296FB9" w:rsidRDefault="00296FB9" w:rsidP="000028DC">
            <w:r>
              <w:t>Deseable</w:t>
            </w:r>
          </w:p>
        </w:tc>
      </w:tr>
    </w:tbl>
    <w:p w14:paraId="1F8BB026" w14:textId="77777777" w:rsidR="00296FB9" w:rsidRDefault="00296FB9" w:rsidP="00296FB9"/>
    <w:p w14:paraId="1A327FD0" w14:textId="77777777" w:rsidR="00B22396" w:rsidRDefault="00B22396">
      <w:pPr>
        <w:rPr>
          <w:rFonts w:ascii="Raleway" w:eastAsiaTheme="majorEastAsia" w:hAnsi="Raleway" w:cs="Arial"/>
          <w:i/>
          <w:iCs/>
          <w:sz w:val="28"/>
          <w:szCs w:val="28"/>
        </w:rPr>
      </w:pPr>
      <w:bookmarkStart w:id="30" w:name="_Toc452731650"/>
      <w:r>
        <w:br w:type="page"/>
      </w:r>
    </w:p>
    <w:p w14:paraId="51E2E410" w14:textId="500991FD" w:rsidR="00296FB9" w:rsidRDefault="00296FB9" w:rsidP="00FC250E">
      <w:pPr>
        <w:pStyle w:val="H4"/>
      </w:pPr>
      <w:r w:rsidRPr="009E5744">
        <w:lastRenderedPageBreak/>
        <w:t>Consultar</w:t>
      </w:r>
      <w:r>
        <w:t xml:space="preserve"> devoluciones</w:t>
      </w:r>
      <w:bookmarkEnd w:id="30"/>
    </w:p>
    <w:tbl>
      <w:tblPr>
        <w:tblStyle w:val="Tablaconcuadrcula"/>
        <w:tblW w:w="0" w:type="auto"/>
        <w:tblLayout w:type="fixed"/>
        <w:tblLook w:val="04A0" w:firstRow="1" w:lastRow="0" w:firstColumn="1" w:lastColumn="0" w:noHBand="0" w:noVBand="1"/>
      </w:tblPr>
      <w:tblGrid>
        <w:gridCol w:w="4414"/>
        <w:gridCol w:w="4414"/>
      </w:tblGrid>
      <w:tr w:rsidR="00296FB9" w14:paraId="7C16347C" w14:textId="77777777" w:rsidTr="000028DC">
        <w:trPr>
          <w:trHeight w:val="291"/>
        </w:trPr>
        <w:tc>
          <w:tcPr>
            <w:tcW w:w="4414" w:type="dxa"/>
          </w:tcPr>
          <w:p w14:paraId="085423C4" w14:textId="77777777" w:rsidR="00296FB9" w:rsidRPr="005B321B" w:rsidRDefault="00296FB9" w:rsidP="000028DC">
            <w:pPr>
              <w:rPr>
                <w:b/>
              </w:rPr>
            </w:pPr>
            <w:r w:rsidRPr="005B321B">
              <w:rPr>
                <w:b/>
              </w:rPr>
              <w:t>ID:</w:t>
            </w:r>
          </w:p>
        </w:tc>
        <w:tc>
          <w:tcPr>
            <w:tcW w:w="4414" w:type="dxa"/>
          </w:tcPr>
          <w:p w14:paraId="1EECC389" w14:textId="77777777" w:rsidR="00296FB9" w:rsidRDefault="00296FB9" w:rsidP="000028DC">
            <w:r>
              <w:t>CU-5</w:t>
            </w:r>
          </w:p>
        </w:tc>
      </w:tr>
      <w:tr w:rsidR="00296FB9" w14:paraId="6207DB70" w14:textId="77777777" w:rsidTr="000028DC">
        <w:trPr>
          <w:trHeight w:val="70"/>
        </w:trPr>
        <w:tc>
          <w:tcPr>
            <w:tcW w:w="4414" w:type="dxa"/>
          </w:tcPr>
          <w:p w14:paraId="7AE87174" w14:textId="77777777" w:rsidR="00296FB9" w:rsidRPr="005B321B" w:rsidRDefault="00296FB9" w:rsidP="000028DC">
            <w:pPr>
              <w:rPr>
                <w:b/>
              </w:rPr>
            </w:pPr>
            <w:r>
              <w:rPr>
                <w:b/>
              </w:rPr>
              <w:t>Nombre:</w:t>
            </w:r>
          </w:p>
        </w:tc>
        <w:tc>
          <w:tcPr>
            <w:tcW w:w="4414" w:type="dxa"/>
          </w:tcPr>
          <w:p w14:paraId="42556B72" w14:textId="77777777" w:rsidR="00296FB9" w:rsidRDefault="00296FB9" w:rsidP="000028DC">
            <w:r>
              <w:t>Consultar</w:t>
            </w:r>
            <w:r w:rsidRPr="00F46BAE">
              <w:t xml:space="preserve"> devoluciones</w:t>
            </w:r>
          </w:p>
        </w:tc>
      </w:tr>
      <w:tr w:rsidR="00296FB9" w14:paraId="29812E8F" w14:textId="77777777" w:rsidTr="000028DC">
        <w:trPr>
          <w:trHeight w:val="70"/>
        </w:trPr>
        <w:tc>
          <w:tcPr>
            <w:tcW w:w="4414" w:type="dxa"/>
          </w:tcPr>
          <w:p w14:paraId="627A4E86" w14:textId="77777777" w:rsidR="00296FB9" w:rsidRPr="005B321B" w:rsidRDefault="00296FB9" w:rsidP="000028DC">
            <w:pPr>
              <w:rPr>
                <w:b/>
              </w:rPr>
            </w:pPr>
            <w:r>
              <w:rPr>
                <w:b/>
              </w:rPr>
              <w:t>Autor:</w:t>
            </w:r>
          </w:p>
        </w:tc>
        <w:tc>
          <w:tcPr>
            <w:tcW w:w="4414" w:type="dxa"/>
          </w:tcPr>
          <w:p w14:paraId="092347AB" w14:textId="77777777" w:rsidR="00296FB9" w:rsidRDefault="00296FB9" w:rsidP="000028DC">
            <w:r>
              <w:t>Francisco Gerardo Mares Solano</w:t>
            </w:r>
          </w:p>
        </w:tc>
      </w:tr>
      <w:tr w:rsidR="00296FB9" w14:paraId="283417C8" w14:textId="77777777" w:rsidTr="000028DC">
        <w:trPr>
          <w:trHeight w:val="70"/>
        </w:trPr>
        <w:tc>
          <w:tcPr>
            <w:tcW w:w="4414" w:type="dxa"/>
          </w:tcPr>
          <w:p w14:paraId="5BE3E9B5" w14:textId="77777777" w:rsidR="00296FB9" w:rsidRPr="005B321B" w:rsidRDefault="00296FB9" w:rsidP="000028DC">
            <w:pPr>
              <w:rPr>
                <w:b/>
              </w:rPr>
            </w:pPr>
            <w:r>
              <w:rPr>
                <w:b/>
              </w:rPr>
              <w:t>Fecha de Creación:</w:t>
            </w:r>
          </w:p>
        </w:tc>
        <w:tc>
          <w:tcPr>
            <w:tcW w:w="4414" w:type="dxa"/>
          </w:tcPr>
          <w:p w14:paraId="5189A2B7" w14:textId="77777777" w:rsidR="00296FB9" w:rsidRDefault="00296FB9" w:rsidP="000028DC">
            <w:r>
              <w:t>08/03/16</w:t>
            </w:r>
          </w:p>
        </w:tc>
      </w:tr>
      <w:tr w:rsidR="00296FB9" w14:paraId="5C0C3629" w14:textId="77777777" w:rsidTr="000028DC">
        <w:trPr>
          <w:trHeight w:val="70"/>
        </w:trPr>
        <w:tc>
          <w:tcPr>
            <w:tcW w:w="4414" w:type="dxa"/>
          </w:tcPr>
          <w:p w14:paraId="71810A34" w14:textId="77777777" w:rsidR="00296FB9" w:rsidRPr="005B321B" w:rsidRDefault="00296FB9" w:rsidP="000028DC">
            <w:pPr>
              <w:rPr>
                <w:b/>
              </w:rPr>
            </w:pPr>
            <w:r>
              <w:rPr>
                <w:b/>
              </w:rPr>
              <w:t>Fecha de Modificación:</w:t>
            </w:r>
          </w:p>
        </w:tc>
        <w:tc>
          <w:tcPr>
            <w:tcW w:w="4414" w:type="dxa"/>
          </w:tcPr>
          <w:p w14:paraId="7E714FB8" w14:textId="77777777" w:rsidR="00296FB9" w:rsidRDefault="00296FB9" w:rsidP="000028DC">
            <w:r>
              <w:t>17/05/16</w:t>
            </w:r>
          </w:p>
        </w:tc>
      </w:tr>
      <w:tr w:rsidR="00296FB9" w14:paraId="381BF8BD" w14:textId="77777777" w:rsidTr="000028DC">
        <w:trPr>
          <w:trHeight w:val="70"/>
        </w:trPr>
        <w:tc>
          <w:tcPr>
            <w:tcW w:w="4414" w:type="dxa"/>
          </w:tcPr>
          <w:p w14:paraId="5B86A786" w14:textId="77777777" w:rsidR="00296FB9" w:rsidRPr="005B321B" w:rsidRDefault="00296FB9" w:rsidP="000028DC">
            <w:pPr>
              <w:rPr>
                <w:b/>
              </w:rPr>
            </w:pPr>
            <w:r>
              <w:rPr>
                <w:b/>
              </w:rPr>
              <w:t>Actores:</w:t>
            </w:r>
          </w:p>
        </w:tc>
        <w:tc>
          <w:tcPr>
            <w:tcW w:w="4414" w:type="dxa"/>
          </w:tcPr>
          <w:p w14:paraId="57D59758" w14:textId="77777777" w:rsidR="00296FB9" w:rsidRDefault="00296FB9" w:rsidP="000028DC">
            <w:r>
              <w:t>bibliotecario</w:t>
            </w:r>
          </w:p>
        </w:tc>
      </w:tr>
      <w:tr w:rsidR="00296FB9" w14:paraId="7162C194" w14:textId="77777777" w:rsidTr="000028DC">
        <w:trPr>
          <w:trHeight w:val="283"/>
        </w:trPr>
        <w:tc>
          <w:tcPr>
            <w:tcW w:w="4414" w:type="dxa"/>
          </w:tcPr>
          <w:p w14:paraId="24224879" w14:textId="77777777" w:rsidR="00296FB9" w:rsidRPr="005B321B" w:rsidRDefault="00296FB9" w:rsidP="000028DC">
            <w:pPr>
              <w:rPr>
                <w:b/>
              </w:rPr>
            </w:pPr>
            <w:r>
              <w:rPr>
                <w:b/>
              </w:rPr>
              <w:t>Descripción:</w:t>
            </w:r>
          </w:p>
        </w:tc>
        <w:tc>
          <w:tcPr>
            <w:tcW w:w="4414" w:type="dxa"/>
          </w:tcPr>
          <w:p w14:paraId="52430D51" w14:textId="77777777" w:rsidR="00296FB9" w:rsidRDefault="00296FB9" w:rsidP="000028DC">
            <w:r>
              <w:t>El bibliotecario consulta las devoluciones que se han realizado</w:t>
            </w:r>
          </w:p>
        </w:tc>
      </w:tr>
      <w:tr w:rsidR="00296FB9" w14:paraId="1FB4D2ED" w14:textId="77777777" w:rsidTr="000028DC">
        <w:trPr>
          <w:trHeight w:val="912"/>
        </w:trPr>
        <w:tc>
          <w:tcPr>
            <w:tcW w:w="4414" w:type="dxa"/>
          </w:tcPr>
          <w:p w14:paraId="74A92CD8" w14:textId="77777777" w:rsidR="00296FB9" w:rsidRPr="005B321B" w:rsidRDefault="00296FB9" w:rsidP="000028DC">
            <w:pPr>
              <w:rPr>
                <w:b/>
              </w:rPr>
            </w:pPr>
            <w:r>
              <w:rPr>
                <w:b/>
              </w:rPr>
              <w:t>Precondiciones:</w:t>
            </w:r>
          </w:p>
        </w:tc>
        <w:tc>
          <w:tcPr>
            <w:tcW w:w="4414" w:type="dxa"/>
          </w:tcPr>
          <w:p w14:paraId="192A51D5" w14:textId="77777777" w:rsidR="00296FB9" w:rsidRDefault="00296FB9" w:rsidP="000028DC">
            <w:r>
              <w:t>Deben existir devoluciones en el sistema.</w:t>
            </w:r>
          </w:p>
          <w:p w14:paraId="0792197F" w14:textId="77777777" w:rsidR="00296FB9" w:rsidRDefault="00296FB9" w:rsidP="000028DC">
            <w:r>
              <w:t>El usuario debe tener la sesión iniciada.</w:t>
            </w:r>
          </w:p>
          <w:p w14:paraId="0AE8CAB2" w14:textId="77777777" w:rsidR="00296FB9" w:rsidRDefault="00296FB9" w:rsidP="000028DC">
            <w:r>
              <w:t>Debe haber acceso al servicio.</w:t>
            </w:r>
          </w:p>
        </w:tc>
      </w:tr>
      <w:tr w:rsidR="00296FB9" w14:paraId="46055C81" w14:textId="77777777" w:rsidTr="000028DC">
        <w:trPr>
          <w:trHeight w:val="912"/>
        </w:trPr>
        <w:tc>
          <w:tcPr>
            <w:tcW w:w="4414" w:type="dxa"/>
          </w:tcPr>
          <w:p w14:paraId="770C93C7" w14:textId="77777777" w:rsidR="00296FB9" w:rsidRDefault="00296FB9" w:rsidP="000028DC">
            <w:pPr>
              <w:rPr>
                <w:b/>
              </w:rPr>
            </w:pPr>
            <w:r>
              <w:rPr>
                <w:b/>
              </w:rPr>
              <w:t>Flujo Normal:</w:t>
            </w:r>
          </w:p>
        </w:tc>
        <w:tc>
          <w:tcPr>
            <w:tcW w:w="4414" w:type="dxa"/>
          </w:tcPr>
          <w:p w14:paraId="388E36A6" w14:textId="77777777" w:rsidR="00296FB9" w:rsidRPr="004F4C20" w:rsidRDefault="00296FB9" w:rsidP="000028DC">
            <w:pPr>
              <w:rPr>
                <w:b/>
              </w:rPr>
            </w:pPr>
            <w:r w:rsidRPr="004F4C20">
              <w:rPr>
                <w:b/>
              </w:rPr>
              <w:t>Exitoso – Se realiza una consulta</w:t>
            </w:r>
          </w:p>
          <w:p w14:paraId="42D353CC" w14:textId="77777777" w:rsidR="00296FB9" w:rsidRDefault="00296FB9" w:rsidP="000028DC">
            <w:r>
              <w:t>1ª.- El usuario ingresa a la sección correspondiente.</w:t>
            </w:r>
          </w:p>
          <w:p w14:paraId="40429C9D" w14:textId="77777777" w:rsidR="00296FB9" w:rsidRDefault="00296FB9" w:rsidP="000028DC">
            <w:r>
              <w:t>2ª.- El sistema despliega una lista de las devoluciones registradas y menú para filtrar.</w:t>
            </w:r>
          </w:p>
          <w:p w14:paraId="567F1544" w14:textId="77777777" w:rsidR="00296FB9" w:rsidRDefault="00296FB9" w:rsidP="000028DC">
            <w:r>
              <w:t>3ª.- El usuario realiza revisa las devoluciones y da clic en regresar.</w:t>
            </w:r>
          </w:p>
          <w:p w14:paraId="645FB08F" w14:textId="77777777" w:rsidR="00296FB9" w:rsidRDefault="00296FB9" w:rsidP="000028DC">
            <w:r>
              <w:t>4ª.- El sistema regresa al usuario a la sección anterior.</w:t>
            </w:r>
          </w:p>
        </w:tc>
      </w:tr>
      <w:tr w:rsidR="00296FB9" w14:paraId="346F6702" w14:textId="77777777" w:rsidTr="000028DC">
        <w:trPr>
          <w:trHeight w:val="912"/>
        </w:trPr>
        <w:tc>
          <w:tcPr>
            <w:tcW w:w="4414" w:type="dxa"/>
          </w:tcPr>
          <w:p w14:paraId="56BA92AF" w14:textId="77777777" w:rsidR="00296FB9" w:rsidRDefault="00296FB9" w:rsidP="000028DC">
            <w:pPr>
              <w:rPr>
                <w:b/>
              </w:rPr>
            </w:pPr>
            <w:r>
              <w:rPr>
                <w:b/>
              </w:rPr>
              <w:t>Flujo Alterno:</w:t>
            </w:r>
          </w:p>
        </w:tc>
        <w:tc>
          <w:tcPr>
            <w:tcW w:w="4414" w:type="dxa"/>
          </w:tcPr>
          <w:p w14:paraId="4E9A2AE6" w14:textId="77777777" w:rsidR="00296FB9" w:rsidRPr="00AD035F" w:rsidRDefault="00296FB9" w:rsidP="000028DC">
            <w:pPr>
              <w:rPr>
                <w:b/>
              </w:rPr>
            </w:pPr>
            <w:r w:rsidRPr="00AD035F">
              <w:rPr>
                <w:b/>
              </w:rPr>
              <w:t>Alterno – Se filtra la búsqueda</w:t>
            </w:r>
          </w:p>
          <w:p w14:paraId="0B6CA5E8" w14:textId="77777777" w:rsidR="00296FB9" w:rsidRDefault="00296FB9" w:rsidP="000028DC">
            <w:r>
              <w:t>3b.- El usuario aplica un filtro en la búsqueda</w:t>
            </w:r>
          </w:p>
          <w:p w14:paraId="62255B6B" w14:textId="77777777" w:rsidR="00296FB9" w:rsidRDefault="00296FB9" w:rsidP="000028DC">
            <w:r>
              <w:t>4b.- El sistema muestra las devoluciones en ese intervalo.</w:t>
            </w:r>
          </w:p>
          <w:p w14:paraId="4E31032B" w14:textId="77777777" w:rsidR="00296FB9" w:rsidRDefault="00296FB9" w:rsidP="000028DC">
            <w:r>
              <w:t>5b.- Regresa al flujo normal</w:t>
            </w:r>
          </w:p>
          <w:p w14:paraId="495366A8" w14:textId="77777777" w:rsidR="00296FB9" w:rsidRDefault="00296FB9" w:rsidP="000028DC"/>
          <w:p w14:paraId="1F96134D" w14:textId="77777777" w:rsidR="00296FB9" w:rsidRPr="00AD035F" w:rsidRDefault="00296FB9" w:rsidP="000028DC">
            <w:pPr>
              <w:rPr>
                <w:b/>
              </w:rPr>
            </w:pPr>
            <w:r w:rsidRPr="00AD035F">
              <w:rPr>
                <w:b/>
              </w:rPr>
              <w:t>Fallido – Filtro inválido</w:t>
            </w:r>
          </w:p>
          <w:p w14:paraId="5B6F2366" w14:textId="77777777" w:rsidR="00296FB9" w:rsidRDefault="00296FB9" w:rsidP="000028DC">
            <w:r>
              <w:t>4c.- El sistema informa que el rango de fechas es incorrecto.</w:t>
            </w:r>
          </w:p>
          <w:p w14:paraId="51ADE342" w14:textId="77777777" w:rsidR="00296FB9" w:rsidRDefault="00296FB9" w:rsidP="000028DC">
            <w:r>
              <w:t>5c.- El usuario cambia el rango</w:t>
            </w:r>
          </w:p>
          <w:p w14:paraId="16F447B3" w14:textId="77777777" w:rsidR="00296FB9" w:rsidRDefault="00296FB9" w:rsidP="000028DC">
            <w:r>
              <w:t>6c.- Regresa al flujo normal</w:t>
            </w:r>
          </w:p>
        </w:tc>
      </w:tr>
      <w:tr w:rsidR="00296FB9" w14:paraId="79982793" w14:textId="77777777" w:rsidTr="000028DC">
        <w:trPr>
          <w:trHeight w:val="912"/>
        </w:trPr>
        <w:tc>
          <w:tcPr>
            <w:tcW w:w="4414" w:type="dxa"/>
          </w:tcPr>
          <w:p w14:paraId="30CF8E6B" w14:textId="77777777" w:rsidR="00296FB9" w:rsidRDefault="00296FB9" w:rsidP="000028DC">
            <w:pPr>
              <w:rPr>
                <w:b/>
              </w:rPr>
            </w:pPr>
            <w:r>
              <w:rPr>
                <w:b/>
              </w:rPr>
              <w:t>Excepción</w:t>
            </w:r>
          </w:p>
        </w:tc>
        <w:tc>
          <w:tcPr>
            <w:tcW w:w="4414" w:type="dxa"/>
          </w:tcPr>
          <w:p w14:paraId="25977EC8" w14:textId="77777777" w:rsidR="00296FB9" w:rsidRPr="00AD035F" w:rsidRDefault="00296FB9" w:rsidP="000028DC">
            <w:pPr>
              <w:rPr>
                <w:b/>
              </w:rPr>
            </w:pPr>
            <w:r w:rsidRPr="00AD035F">
              <w:rPr>
                <w:b/>
              </w:rPr>
              <w:t>Indeseable – Carga fallida</w:t>
            </w:r>
          </w:p>
          <w:p w14:paraId="3FE78550" w14:textId="77777777" w:rsidR="00296FB9" w:rsidRDefault="00296FB9" w:rsidP="000028DC">
            <w:r>
              <w:t>2d.- El sistema es incapaz de mostrar información.</w:t>
            </w:r>
          </w:p>
          <w:p w14:paraId="2FF232EB" w14:textId="77777777" w:rsidR="00296FB9" w:rsidRDefault="00296FB9" w:rsidP="000028DC">
            <w:r>
              <w:t>3d.- El usuario sale del menú.</w:t>
            </w:r>
          </w:p>
        </w:tc>
      </w:tr>
      <w:tr w:rsidR="00296FB9" w14:paraId="19D07E88" w14:textId="77777777" w:rsidTr="000028DC">
        <w:trPr>
          <w:trHeight w:val="70"/>
        </w:trPr>
        <w:tc>
          <w:tcPr>
            <w:tcW w:w="4414" w:type="dxa"/>
          </w:tcPr>
          <w:p w14:paraId="5D333A2C" w14:textId="77777777" w:rsidR="00296FB9" w:rsidRDefault="00296FB9" w:rsidP="000028DC">
            <w:pPr>
              <w:rPr>
                <w:b/>
              </w:rPr>
            </w:pPr>
            <w:proofErr w:type="spellStart"/>
            <w:r>
              <w:rPr>
                <w:b/>
              </w:rPr>
              <w:t>Postcondiciones</w:t>
            </w:r>
            <w:proofErr w:type="spellEnd"/>
          </w:p>
        </w:tc>
        <w:tc>
          <w:tcPr>
            <w:tcW w:w="4414" w:type="dxa"/>
          </w:tcPr>
          <w:p w14:paraId="114B88EC" w14:textId="77777777" w:rsidR="00296FB9" w:rsidRDefault="00296FB9" w:rsidP="000028DC"/>
        </w:tc>
      </w:tr>
      <w:tr w:rsidR="00296FB9" w14:paraId="0F9E080E" w14:textId="77777777" w:rsidTr="000028DC">
        <w:trPr>
          <w:trHeight w:val="70"/>
        </w:trPr>
        <w:tc>
          <w:tcPr>
            <w:tcW w:w="4414" w:type="dxa"/>
          </w:tcPr>
          <w:p w14:paraId="6E92F51B" w14:textId="77777777" w:rsidR="00296FB9" w:rsidRDefault="00296FB9" w:rsidP="000028DC">
            <w:pPr>
              <w:rPr>
                <w:b/>
              </w:rPr>
            </w:pPr>
            <w:r>
              <w:rPr>
                <w:b/>
              </w:rPr>
              <w:t>Entrada:</w:t>
            </w:r>
          </w:p>
        </w:tc>
        <w:tc>
          <w:tcPr>
            <w:tcW w:w="4414" w:type="dxa"/>
          </w:tcPr>
          <w:p w14:paraId="16D1F483" w14:textId="77777777" w:rsidR="00296FB9" w:rsidRDefault="00296FB9" w:rsidP="000028DC">
            <w:r>
              <w:t>Intervalo de fecha</w:t>
            </w:r>
          </w:p>
        </w:tc>
      </w:tr>
      <w:tr w:rsidR="00296FB9" w14:paraId="377A097C" w14:textId="77777777" w:rsidTr="000028DC">
        <w:trPr>
          <w:trHeight w:val="70"/>
        </w:trPr>
        <w:tc>
          <w:tcPr>
            <w:tcW w:w="4414" w:type="dxa"/>
          </w:tcPr>
          <w:p w14:paraId="3CA7B8FC" w14:textId="77777777" w:rsidR="00296FB9" w:rsidRDefault="00296FB9" w:rsidP="000028DC">
            <w:pPr>
              <w:rPr>
                <w:b/>
              </w:rPr>
            </w:pPr>
            <w:r>
              <w:rPr>
                <w:b/>
              </w:rPr>
              <w:t>Salida:</w:t>
            </w:r>
          </w:p>
        </w:tc>
        <w:tc>
          <w:tcPr>
            <w:tcW w:w="4414" w:type="dxa"/>
          </w:tcPr>
          <w:p w14:paraId="0970625C" w14:textId="77777777" w:rsidR="00296FB9" w:rsidRDefault="00296FB9" w:rsidP="000028DC">
            <w:r>
              <w:t>Lista de las devoluciones registradas</w:t>
            </w:r>
          </w:p>
        </w:tc>
      </w:tr>
      <w:tr w:rsidR="00296FB9" w14:paraId="26A949CD" w14:textId="77777777" w:rsidTr="000028DC">
        <w:trPr>
          <w:trHeight w:val="70"/>
        </w:trPr>
        <w:tc>
          <w:tcPr>
            <w:tcW w:w="4414" w:type="dxa"/>
          </w:tcPr>
          <w:p w14:paraId="5FCABE60" w14:textId="77777777" w:rsidR="00296FB9" w:rsidRDefault="00296FB9" w:rsidP="000028DC">
            <w:pPr>
              <w:rPr>
                <w:b/>
              </w:rPr>
            </w:pPr>
            <w:r>
              <w:rPr>
                <w:b/>
              </w:rPr>
              <w:t>Prioridad:</w:t>
            </w:r>
          </w:p>
        </w:tc>
        <w:tc>
          <w:tcPr>
            <w:tcW w:w="4414" w:type="dxa"/>
          </w:tcPr>
          <w:p w14:paraId="7FF64B07" w14:textId="77777777" w:rsidR="00296FB9" w:rsidRDefault="00296FB9" w:rsidP="000028DC">
            <w:r>
              <w:t>Deseable</w:t>
            </w:r>
          </w:p>
        </w:tc>
      </w:tr>
    </w:tbl>
    <w:p w14:paraId="6903E60C" w14:textId="77777777" w:rsidR="00B22396" w:rsidRDefault="00B22396" w:rsidP="00B22396">
      <w:bookmarkStart w:id="31" w:name="_Toc452731651"/>
    </w:p>
    <w:p w14:paraId="1020FE11" w14:textId="77777777" w:rsidR="00B22396" w:rsidRDefault="00B22396">
      <w:r>
        <w:br w:type="page"/>
      </w:r>
    </w:p>
    <w:p w14:paraId="3FB8AFC3" w14:textId="559D570A" w:rsidR="00296FB9" w:rsidRDefault="00296FB9" w:rsidP="00B22396">
      <w:pPr>
        <w:pStyle w:val="H4"/>
      </w:pPr>
      <w:r>
        <w:lastRenderedPageBreak/>
        <w:t xml:space="preserve">Registrar </w:t>
      </w:r>
      <w:r w:rsidRPr="00B22396">
        <w:t>préstamo</w:t>
      </w:r>
      <w:bookmarkEnd w:id="31"/>
    </w:p>
    <w:tbl>
      <w:tblPr>
        <w:tblStyle w:val="Tablaconcuadrcula"/>
        <w:tblW w:w="0" w:type="auto"/>
        <w:tblLayout w:type="fixed"/>
        <w:tblLook w:val="04A0" w:firstRow="1" w:lastRow="0" w:firstColumn="1" w:lastColumn="0" w:noHBand="0" w:noVBand="1"/>
      </w:tblPr>
      <w:tblGrid>
        <w:gridCol w:w="4414"/>
        <w:gridCol w:w="4414"/>
      </w:tblGrid>
      <w:tr w:rsidR="00296FB9" w14:paraId="503D8A94" w14:textId="77777777" w:rsidTr="000028DC">
        <w:trPr>
          <w:trHeight w:val="275"/>
        </w:trPr>
        <w:tc>
          <w:tcPr>
            <w:tcW w:w="4414" w:type="dxa"/>
          </w:tcPr>
          <w:p w14:paraId="2B3B968C" w14:textId="77777777" w:rsidR="00296FB9" w:rsidRPr="005B321B" w:rsidRDefault="00296FB9" w:rsidP="000028DC">
            <w:pPr>
              <w:rPr>
                <w:b/>
              </w:rPr>
            </w:pPr>
            <w:r w:rsidRPr="005B321B">
              <w:rPr>
                <w:b/>
              </w:rPr>
              <w:t>ID:</w:t>
            </w:r>
          </w:p>
        </w:tc>
        <w:tc>
          <w:tcPr>
            <w:tcW w:w="4414" w:type="dxa"/>
          </w:tcPr>
          <w:p w14:paraId="280B3002" w14:textId="77777777" w:rsidR="00296FB9" w:rsidRDefault="00296FB9" w:rsidP="000028DC">
            <w:r>
              <w:t>CU-4</w:t>
            </w:r>
          </w:p>
        </w:tc>
      </w:tr>
      <w:tr w:rsidR="00296FB9" w14:paraId="5AD353FD" w14:textId="77777777" w:rsidTr="000028DC">
        <w:trPr>
          <w:trHeight w:val="70"/>
        </w:trPr>
        <w:tc>
          <w:tcPr>
            <w:tcW w:w="4414" w:type="dxa"/>
          </w:tcPr>
          <w:p w14:paraId="63FA1F0A" w14:textId="77777777" w:rsidR="00296FB9" w:rsidRPr="005B321B" w:rsidRDefault="00296FB9" w:rsidP="000028DC">
            <w:pPr>
              <w:rPr>
                <w:b/>
              </w:rPr>
            </w:pPr>
            <w:r>
              <w:rPr>
                <w:b/>
              </w:rPr>
              <w:t>Nombre:</w:t>
            </w:r>
          </w:p>
        </w:tc>
        <w:tc>
          <w:tcPr>
            <w:tcW w:w="4414" w:type="dxa"/>
          </w:tcPr>
          <w:p w14:paraId="0D85A338" w14:textId="77777777" w:rsidR="00296FB9" w:rsidRDefault="00296FB9" w:rsidP="000028DC">
            <w:r w:rsidRPr="004F4C20">
              <w:t>Registrar préstamo</w:t>
            </w:r>
          </w:p>
        </w:tc>
      </w:tr>
      <w:tr w:rsidR="00296FB9" w14:paraId="648973D7" w14:textId="77777777" w:rsidTr="000028DC">
        <w:trPr>
          <w:trHeight w:val="269"/>
        </w:trPr>
        <w:tc>
          <w:tcPr>
            <w:tcW w:w="4414" w:type="dxa"/>
          </w:tcPr>
          <w:p w14:paraId="7849F709" w14:textId="77777777" w:rsidR="00296FB9" w:rsidRPr="005B321B" w:rsidRDefault="00296FB9" w:rsidP="000028DC">
            <w:pPr>
              <w:rPr>
                <w:b/>
              </w:rPr>
            </w:pPr>
            <w:r>
              <w:rPr>
                <w:b/>
              </w:rPr>
              <w:t>Autor:</w:t>
            </w:r>
          </w:p>
        </w:tc>
        <w:tc>
          <w:tcPr>
            <w:tcW w:w="4414" w:type="dxa"/>
          </w:tcPr>
          <w:p w14:paraId="48970436" w14:textId="77777777" w:rsidR="00296FB9" w:rsidRDefault="00296FB9" w:rsidP="000028DC">
            <w:r>
              <w:t>Francisco Gerardo Mares Solano</w:t>
            </w:r>
          </w:p>
        </w:tc>
      </w:tr>
      <w:tr w:rsidR="00296FB9" w14:paraId="38CAC5D1" w14:textId="77777777" w:rsidTr="000028DC">
        <w:trPr>
          <w:trHeight w:val="287"/>
        </w:trPr>
        <w:tc>
          <w:tcPr>
            <w:tcW w:w="4414" w:type="dxa"/>
          </w:tcPr>
          <w:p w14:paraId="082DF259" w14:textId="77777777" w:rsidR="00296FB9" w:rsidRPr="005B321B" w:rsidRDefault="00296FB9" w:rsidP="000028DC">
            <w:pPr>
              <w:rPr>
                <w:b/>
              </w:rPr>
            </w:pPr>
            <w:r>
              <w:rPr>
                <w:b/>
              </w:rPr>
              <w:t>Fecha de Creación:</w:t>
            </w:r>
          </w:p>
        </w:tc>
        <w:tc>
          <w:tcPr>
            <w:tcW w:w="4414" w:type="dxa"/>
          </w:tcPr>
          <w:p w14:paraId="65B701BE" w14:textId="77777777" w:rsidR="00296FB9" w:rsidRDefault="00296FB9" w:rsidP="000028DC">
            <w:r>
              <w:t>08/03/16</w:t>
            </w:r>
          </w:p>
        </w:tc>
      </w:tr>
      <w:tr w:rsidR="00296FB9" w14:paraId="61061E53" w14:textId="77777777" w:rsidTr="000028DC">
        <w:trPr>
          <w:trHeight w:val="70"/>
        </w:trPr>
        <w:tc>
          <w:tcPr>
            <w:tcW w:w="4414" w:type="dxa"/>
          </w:tcPr>
          <w:p w14:paraId="5613BD10" w14:textId="77777777" w:rsidR="00296FB9" w:rsidRPr="005B321B" w:rsidRDefault="00296FB9" w:rsidP="000028DC">
            <w:pPr>
              <w:rPr>
                <w:b/>
              </w:rPr>
            </w:pPr>
            <w:r>
              <w:rPr>
                <w:b/>
              </w:rPr>
              <w:t>Fecha de Modificación:</w:t>
            </w:r>
          </w:p>
        </w:tc>
        <w:tc>
          <w:tcPr>
            <w:tcW w:w="4414" w:type="dxa"/>
          </w:tcPr>
          <w:p w14:paraId="4E48FC5B" w14:textId="77777777" w:rsidR="00296FB9" w:rsidRDefault="00296FB9" w:rsidP="000028DC">
            <w:r>
              <w:t>17/05/16</w:t>
            </w:r>
          </w:p>
        </w:tc>
      </w:tr>
      <w:tr w:rsidR="00296FB9" w14:paraId="3F12B215" w14:textId="77777777" w:rsidTr="000028DC">
        <w:trPr>
          <w:trHeight w:val="70"/>
        </w:trPr>
        <w:tc>
          <w:tcPr>
            <w:tcW w:w="4414" w:type="dxa"/>
          </w:tcPr>
          <w:p w14:paraId="42C64C3D" w14:textId="77777777" w:rsidR="00296FB9" w:rsidRPr="005B321B" w:rsidRDefault="00296FB9" w:rsidP="000028DC">
            <w:pPr>
              <w:rPr>
                <w:b/>
              </w:rPr>
            </w:pPr>
            <w:r>
              <w:rPr>
                <w:b/>
              </w:rPr>
              <w:t>Actores:</w:t>
            </w:r>
          </w:p>
        </w:tc>
        <w:tc>
          <w:tcPr>
            <w:tcW w:w="4414" w:type="dxa"/>
          </w:tcPr>
          <w:p w14:paraId="4C67A430" w14:textId="77777777" w:rsidR="00296FB9" w:rsidRDefault="00296FB9" w:rsidP="000028DC">
            <w:r>
              <w:t>Bibliotecario</w:t>
            </w:r>
          </w:p>
        </w:tc>
      </w:tr>
      <w:tr w:rsidR="00296FB9" w14:paraId="755172E1" w14:textId="77777777" w:rsidTr="000028DC">
        <w:trPr>
          <w:trHeight w:val="128"/>
        </w:trPr>
        <w:tc>
          <w:tcPr>
            <w:tcW w:w="4414" w:type="dxa"/>
          </w:tcPr>
          <w:p w14:paraId="4B46B801" w14:textId="77777777" w:rsidR="00296FB9" w:rsidRPr="005B321B" w:rsidRDefault="00296FB9" w:rsidP="000028DC">
            <w:pPr>
              <w:rPr>
                <w:b/>
              </w:rPr>
            </w:pPr>
            <w:r>
              <w:rPr>
                <w:b/>
              </w:rPr>
              <w:t>Descripción:</w:t>
            </w:r>
          </w:p>
        </w:tc>
        <w:tc>
          <w:tcPr>
            <w:tcW w:w="4414" w:type="dxa"/>
          </w:tcPr>
          <w:p w14:paraId="730DD92C" w14:textId="77777777" w:rsidR="00296FB9" w:rsidRDefault="00296FB9" w:rsidP="000028DC">
            <w:r>
              <w:t>El bibliotecario registrar el préstamo de un ítem para un alumno o profesor.</w:t>
            </w:r>
          </w:p>
        </w:tc>
      </w:tr>
      <w:tr w:rsidR="00296FB9" w14:paraId="34D64EE8" w14:textId="77777777" w:rsidTr="000028DC">
        <w:trPr>
          <w:trHeight w:val="434"/>
        </w:trPr>
        <w:tc>
          <w:tcPr>
            <w:tcW w:w="4414" w:type="dxa"/>
          </w:tcPr>
          <w:p w14:paraId="50B1125B" w14:textId="77777777" w:rsidR="00296FB9" w:rsidRPr="005B321B" w:rsidRDefault="00296FB9" w:rsidP="000028DC">
            <w:pPr>
              <w:rPr>
                <w:b/>
              </w:rPr>
            </w:pPr>
            <w:r>
              <w:rPr>
                <w:b/>
              </w:rPr>
              <w:t>Precondiciones:</w:t>
            </w:r>
          </w:p>
        </w:tc>
        <w:tc>
          <w:tcPr>
            <w:tcW w:w="4414" w:type="dxa"/>
          </w:tcPr>
          <w:p w14:paraId="341A0733" w14:textId="77777777" w:rsidR="00296FB9" w:rsidRDefault="00296FB9" w:rsidP="000028DC">
            <w:r>
              <w:t xml:space="preserve">Deben existir ítems en </w:t>
            </w:r>
            <w:proofErr w:type="gramStart"/>
            <w:r>
              <w:t>la BD</w:t>
            </w:r>
            <w:proofErr w:type="gramEnd"/>
            <w:r>
              <w:t>.</w:t>
            </w:r>
          </w:p>
          <w:p w14:paraId="6592F6B5" w14:textId="77777777" w:rsidR="00296FB9" w:rsidRDefault="00296FB9" w:rsidP="000028DC">
            <w:r>
              <w:t>Debe haber alumnos registrados.</w:t>
            </w:r>
          </w:p>
          <w:p w14:paraId="520F6D06" w14:textId="77777777" w:rsidR="00296FB9" w:rsidRDefault="00296FB9" w:rsidP="000028DC">
            <w:r>
              <w:t>Debe haber conexión a la BD.</w:t>
            </w:r>
          </w:p>
        </w:tc>
      </w:tr>
      <w:tr w:rsidR="00296FB9" w14:paraId="3F55A13B" w14:textId="77777777" w:rsidTr="000028DC">
        <w:trPr>
          <w:trHeight w:val="1891"/>
        </w:trPr>
        <w:tc>
          <w:tcPr>
            <w:tcW w:w="4414" w:type="dxa"/>
          </w:tcPr>
          <w:p w14:paraId="1C9DD7F3" w14:textId="77777777" w:rsidR="00296FB9" w:rsidRDefault="00296FB9" w:rsidP="000028DC">
            <w:pPr>
              <w:rPr>
                <w:b/>
              </w:rPr>
            </w:pPr>
            <w:r>
              <w:rPr>
                <w:b/>
              </w:rPr>
              <w:t>Flujo Normal:</w:t>
            </w:r>
          </w:p>
        </w:tc>
        <w:tc>
          <w:tcPr>
            <w:tcW w:w="4414" w:type="dxa"/>
          </w:tcPr>
          <w:p w14:paraId="6E724B8F" w14:textId="77777777" w:rsidR="00296FB9" w:rsidRPr="006E29A4" w:rsidRDefault="00296FB9" w:rsidP="000028DC">
            <w:pPr>
              <w:rPr>
                <w:b/>
              </w:rPr>
            </w:pPr>
            <w:r w:rsidRPr="006E29A4">
              <w:rPr>
                <w:b/>
              </w:rPr>
              <w:t>Exitoso – préstamo registrado</w:t>
            </w:r>
          </w:p>
          <w:p w14:paraId="31C99553" w14:textId="77777777" w:rsidR="00296FB9" w:rsidRDefault="00296FB9" w:rsidP="000028DC">
            <w:r>
              <w:t>1ª.- El usuario ingresa a la sección correspondiente.</w:t>
            </w:r>
          </w:p>
          <w:p w14:paraId="1D726C0B" w14:textId="77777777" w:rsidR="00296FB9" w:rsidRDefault="00296FB9" w:rsidP="000028DC">
            <w:r>
              <w:t>2ª.- El sistema despliega un formato para registrar un préstamo.</w:t>
            </w:r>
          </w:p>
          <w:p w14:paraId="49A7A222" w14:textId="77777777" w:rsidR="00296FB9" w:rsidRDefault="00296FB9" w:rsidP="000028DC">
            <w:r>
              <w:t>3ª.- El usuario ingresa los campos con el id del ítem y la matrícula del alumno y envía la información.</w:t>
            </w:r>
          </w:p>
          <w:p w14:paraId="3F03DEC6" w14:textId="77777777" w:rsidR="00296FB9" w:rsidRDefault="00296FB9" w:rsidP="000028DC">
            <w:r>
              <w:t>4ª.- El sistema pide confirmar la transacción.</w:t>
            </w:r>
          </w:p>
          <w:p w14:paraId="12862567" w14:textId="77777777" w:rsidR="00296FB9" w:rsidRDefault="00296FB9" w:rsidP="000028DC">
            <w:r>
              <w:t>5ª.- El usuario acepta y sale de la sección.</w:t>
            </w:r>
          </w:p>
        </w:tc>
      </w:tr>
      <w:tr w:rsidR="00296FB9" w14:paraId="0DDAC776" w14:textId="77777777" w:rsidTr="000028DC">
        <w:trPr>
          <w:trHeight w:val="912"/>
        </w:trPr>
        <w:tc>
          <w:tcPr>
            <w:tcW w:w="4414" w:type="dxa"/>
          </w:tcPr>
          <w:p w14:paraId="531732D8" w14:textId="77777777" w:rsidR="00296FB9" w:rsidRDefault="00296FB9" w:rsidP="000028DC">
            <w:pPr>
              <w:rPr>
                <w:b/>
              </w:rPr>
            </w:pPr>
            <w:r>
              <w:rPr>
                <w:b/>
              </w:rPr>
              <w:t>Flujo Alterno:</w:t>
            </w:r>
          </w:p>
        </w:tc>
        <w:tc>
          <w:tcPr>
            <w:tcW w:w="4414" w:type="dxa"/>
          </w:tcPr>
          <w:p w14:paraId="3C065D37" w14:textId="77777777" w:rsidR="00296FB9" w:rsidRPr="006E29A4" w:rsidRDefault="00296FB9" w:rsidP="000028DC">
            <w:pPr>
              <w:rPr>
                <w:b/>
              </w:rPr>
            </w:pPr>
            <w:r>
              <w:rPr>
                <w:b/>
              </w:rPr>
              <w:t xml:space="preserve">Fallido </w:t>
            </w:r>
            <w:r w:rsidRPr="006E29A4">
              <w:rPr>
                <w:b/>
              </w:rPr>
              <w:t>– límite de préstamo superado</w:t>
            </w:r>
          </w:p>
          <w:p w14:paraId="5B32CB2A" w14:textId="77777777" w:rsidR="00296FB9" w:rsidRDefault="00296FB9" w:rsidP="000028DC">
            <w:r>
              <w:t>4b.- El sistema informa que el alumno o profesor superó el límite de ítems prestados.</w:t>
            </w:r>
          </w:p>
          <w:p w14:paraId="46A8EF56" w14:textId="77777777" w:rsidR="00296FB9" w:rsidRDefault="00296FB9" w:rsidP="000028DC">
            <w:r>
              <w:t>5b.- El usuario sale del sistema.</w:t>
            </w:r>
          </w:p>
          <w:p w14:paraId="59F2915B" w14:textId="77777777" w:rsidR="00296FB9" w:rsidRPr="006E29A4" w:rsidRDefault="00296FB9" w:rsidP="000028DC">
            <w:pPr>
              <w:rPr>
                <w:b/>
              </w:rPr>
            </w:pPr>
            <w:r>
              <w:rPr>
                <w:b/>
              </w:rPr>
              <w:t xml:space="preserve">Alterno </w:t>
            </w:r>
            <w:r w:rsidRPr="006E29A4">
              <w:rPr>
                <w:b/>
              </w:rPr>
              <w:t>– Matrícula o identificador erróneos</w:t>
            </w:r>
          </w:p>
          <w:p w14:paraId="49BF251A" w14:textId="77777777" w:rsidR="00296FB9" w:rsidRDefault="00296FB9" w:rsidP="000028DC">
            <w:r>
              <w:t>4c.- El sistema informa que uno de los campos contiene datos incorrectos.</w:t>
            </w:r>
          </w:p>
          <w:p w14:paraId="44FF3681" w14:textId="77777777" w:rsidR="00296FB9" w:rsidRDefault="00296FB9" w:rsidP="000028DC">
            <w:r>
              <w:t>5c.- El usuario sale del sistema.</w:t>
            </w:r>
          </w:p>
        </w:tc>
      </w:tr>
      <w:tr w:rsidR="00296FB9" w14:paraId="69A15C31" w14:textId="77777777" w:rsidTr="000028DC">
        <w:trPr>
          <w:trHeight w:val="912"/>
        </w:trPr>
        <w:tc>
          <w:tcPr>
            <w:tcW w:w="4414" w:type="dxa"/>
          </w:tcPr>
          <w:p w14:paraId="1D22B01E" w14:textId="77777777" w:rsidR="00296FB9" w:rsidRDefault="00296FB9" w:rsidP="000028DC">
            <w:pPr>
              <w:rPr>
                <w:b/>
              </w:rPr>
            </w:pPr>
            <w:r>
              <w:rPr>
                <w:b/>
              </w:rPr>
              <w:t>Excepción</w:t>
            </w:r>
          </w:p>
        </w:tc>
        <w:tc>
          <w:tcPr>
            <w:tcW w:w="4414" w:type="dxa"/>
          </w:tcPr>
          <w:p w14:paraId="56CB35DB" w14:textId="77777777" w:rsidR="00296FB9" w:rsidRDefault="00296FB9" w:rsidP="000028DC">
            <w:pPr>
              <w:rPr>
                <w:b/>
              </w:rPr>
            </w:pPr>
            <w:r>
              <w:rPr>
                <w:b/>
              </w:rPr>
              <w:t>Indeseable – No sé puede realizar</w:t>
            </w:r>
          </w:p>
          <w:p w14:paraId="4CDDECEC" w14:textId="77777777" w:rsidR="00296FB9" w:rsidRDefault="00296FB9" w:rsidP="000028DC">
            <w:r>
              <w:t xml:space="preserve">4d.-El sistema informa que no se puede conectar </w:t>
            </w:r>
            <w:proofErr w:type="gramStart"/>
            <w:r>
              <w:t>a la BD</w:t>
            </w:r>
            <w:proofErr w:type="gramEnd"/>
            <w:r>
              <w:t>.</w:t>
            </w:r>
          </w:p>
          <w:p w14:paraId="78D6F5D1" w14:textId="77777777" w:rsidR="00296FB9" w:rsidRDefault="00296FB9" w:rsidP="000028DC">
            <w:pPr>
              <w:rPr>
                <w:b/>
              </w:rPr>
            </w:pPr>
            <w:r>
              <w:t>5d.- El usuario sale del sistema.</w:t>
            </w:r>
          </w:p>
        </w:tc>
      </w:tr>
      <w:tr w:rsidR="00296FB9" w14:paraId="7426FF07" w14:textId="77777777" w:rsidTr="000028DC">
        <w:trPr>
          <w:trHeight w:val="488"/>
        </w:trPr>
        <w:tc>
          <w:tcPr>
            <w:tcW w:w="4414" w:type="dxa"/>
          </w:tcPr>
          <w:p w14:paraId="6E5ABB02" w14:textId="77777777" w:rsidR="00296FB9" w:rsidRDefault="00296FB9" w:rsidP="000028DC">
            <w:pPr>
              <w:rPr>
                <w:b/>
              </w:rPr>
            </w:pPr>
            <w:proofErr w:type="spellStart"/>
            <w:r>
              <w:rPr>
                <w:b/>
              </w:rPr>
              <w:t>Postcondiciones</w:t>
            </w:r>
            <w:proofErr w:type="spellEnd"/>
          </w:p>
        </w:tc>
        <w:tc>
          <w:tcPr>
            <w:tcW w:w="4414" w:type="dxa"/>
          </w:tcPr>
          <w:p w14:paraId="29C53B8E" w14:textId="77777777" w:rsidR="00296FB9" w:rsidRDefault="00296FB9" w:rsidP="000028DC">
            <w:r>
              <w:t>Se puede realizar la devolución del ítem.</w:t>
            </w:r>
          </w:p>
          <w:p w14:paraId="0E8A8BEF" w14:textId="77777777" w:rsidR="00296FB9" w:rsidRDefault="00296FB9" w:rsidP="000028DC">
            <w:r>
              <w:t>Se puede renovar el préstamo.</w:t>
            </w:r>
          </w:p>
        </w:tc>
      </w:tr>
      <w:tr w:rsidR="00296FB9" w14:paraId="6318716B" w14:textId="77777777" w:rsidTr="000028DC">
        <w:trPr>
          <w:trHeight w:val="226"/>
        </w:trPr>
        <w:tc>
          <w:tcPr>
            <w:tcW w:w="4414" w:type="dxa"/>
          </w:tcPr>
          <w:p w14:paraId="17129A05" w14:textId="77777777" w:rsidR="00296FB9" w:rsidRDefault="00296FB9" w:rsidP="000028DC">
            <w:pPr>
              <w:rPr>
                <w:b/>
              </w:rPr>
            </w:pPr>
            <w:r>
              <w:rPr>
                <w:b/>
              </w:rPr>
              <w:t>Entrada:</w:t>
            </w:r>
          </w:p>
        </w:tc>
        <w:tc>
          <w:tcPr>
            <w:tcW w:w="4414" w:type="dxa"/>
          </w:tcPr>
          <w:p w14:paraId="3FAB69A3" w14:textId="77777777" w:rsidR="00296FB9" w:rsidRDefault="00296FB9" w:rsidP="000028DC">
            <w:r>
              <w:t>Matrícula del alumno.</w:t>
            </w:r>
          </w:p>
          <w:p w14:paraId="2E00786B" w14:textId="77777777" w:rsidR="00296FB9" w:rsidRDefault="00296FB9" w:rsidP="000028DC">
            <w:r>
              <w:t>Identificador del ítem</w:t>
            </w:r>
          </w:p>
        </w:tc>
      </w:tr>
      <w:tr w:rsidR="00296FB9" w14:paraId="7890F802" w14:textId="77777777" w:rsidTr="000028DC">
        <w:trPr>
          <w:trHeight w:val="70"/>
        </w:trPr>
        <w:tc>
          <w:tcPr>
            <w:tcW w:w="4414" w:type="dxa"/>
          </w:tcPr>
          <w:p w14:paraId="3BC3F9D3" w14:textId="77777777" w:rsidR="00296FB9" w:rsidRDefault="00296FB9" w:rsidP="000028DC">
            <w:pPr>
              <w:rPr>
                <w:b/>
              </w:rPr>
            </w:pPr>
            <w:r>
              <w:rPr>
                <w:b/>
              </w:rPr>
              <w:t>Salida:</w:t>
            </w:r>
          </w:p>
        </w:tc>
        <w:tc>
          <w:tcPr>
            <w:tcW w:w="4414" w:type="dxa"/>
          </w:tcPr>
          <w:p w14:paraId="6853F954" w14:textId="77777777" w:rsidR="00296FB9" w:rsidRDefault="00296FB9" w:rsidP="000028DC">
            <w:r>
              <w:t>Estado del registro</w:t>
            </w:r>
          </w:p>
        </w:tc>
      </w:tr>
      <w:tr w:rsidR="00296FB9" w14:paraId="676EB0CF" w14:textId="77777777" w:rsidTr="000028DC">
        <w:trPr>
          <w:trHeight w:val="70"/>
        </w:trPr>
        <w:tc>
          <w:tcPr>
            <w:tcW w:w="4414" w:type="dxa"/>
          </w:tcPr>
          <w:p w14:paraId="6C876587" w14:textId="77777777" w:rsidR="00296FB9" w:rsidRDefault="00296FB9" w:rsidP="000028DC">
            <w:pPr>
              <w:rPr>
                <w:b/>
              </w:rPr>
            </w:pPr>
            <w:r>
              <w:rPr>
                <w:b/>
              </w:rPr>
              <w:t>Prioridad:</w:t>
            </w:r>
          </w:p>
        </w:tc>
        <w:tc>
          <w:tcPr>
            <w:tcW w:w="4414" w:type="dxa"/>
          </w:tcPr>
          <w:p w14:paraId="214ECF2D" w14:textId="77777777" w:rsidR="00296FB9" w:rsidRDefault="00296FB9" w:rsidP="000028DC">
            <w:r>
              <w:t>Indispensable</w:t>
            </w:r>
          </w:p>
        </w:tc>
      </w:tr>
    </w:tbl>
    <w:p w14:paraId="3D09312E" w14:textId="44B213A8" w:rsidR="00B22396" w:rsidRDefault="00B22396" w:rsidP="00B22396">
      <w:bookmarkStart w:id="32" w:name="_Toc452731652"/>
    </w:p>
    <w:p w14:paraId="7EA8FA4E" w14:textId="77777777" w:rsidR="00B22396" w:rsidRDefault="00B22396">
      <w:r>
        <w:br w:type="page"/>
      </w:r>
    </w:p>
    <w:p w14:paraId="6934084A" w14:textId="482B37D1" w:rsidR="00296FB9" w:rsidRDefault="00296FB9" w:rsidP="00B22396">
      <w:pPr>
        <w:pStyle w:val="H4"/>
      </w:pPr>
      <w:r>
        <w:lastRenderedPageBreak/>
        <w:t>Registrar devolución</w:t>
      </w:r>
      <w:bookmarkEnd w:id="32"/>
    </w:p>
    <w:tbl>
      <w:tblPr>
        <w:tblStyle w:val="Tablaconcuadrcula"/>
        <w:tblW w:w="0" w:type="auto"/>
        <w:tblLayout w:type="fixed"/>
        <w:tblLook w:val="04A0" w:firstRow="1" w:lastRow="0" w:firstColumn="1" w:lastColumn="0" w:noHBand="0" w:noVBand="1"/>
      </w:tblPr>
      <w:tblGrid>
        <w:gridCol w:w="4414"/>
        <w:gridCol w:w="4414"/>
      </w:tblGrid>
      <w:tr w:rsidR="00296FB9" w14:paraId="2FCCAF2A" w14:textId="77777777" w:rsidTr="000028DC">
        <w:trPr>
          <w:trHeight w:val="275"/>
        </w:trPr>
        <w:tc>
          <w:tcPr>
            <w:tcW w:w="4414" w:type="dxa"/>
          </w:tcPr>
          <w:p w14:paraId="0C2EE3AA" w14:textId="77777777" w:rsidR="00296FB9" w:rsidRPr="005B321B" w:rsidRDefault="00296FB9" w:rsidP="000028DC">
            <w:pPr>
              <w:rPr>
                <w:b/>
              </w:rPr>
            </w:pPr>
            <w:r w:rsidRPr="005B321B">
              <w:rPr>
                <w:b/>
              </w:rPr>
              <w:t>ID:</w:t>
            </w:r>
          </w:p>
        </w:tc>
        <w:tc>
          <w:tcPr>
            <w:tcW w:w="4414" w:type="dxa"/>
          </w:tcPr>
          <w:p w14:paraId="7DE0AFFE" w14:textId="77777777" w:rsidR="00296FB9" w:rsidRDefault="00296FB9" w:rsidP="000028DC">
            <w:r>
              <w:t>CU-3</w:t>
            </w:r>
          </w:p>
        </w:tc>
      </w:tr>
      <w:tr w:rsidR="00296FB9" w14:paraId="0B390682" w14:textId="77777777" w:rsidTr="000028DC">
        <w:trPr>
          <w:trHeight w:val="134"/>
        </w:trPr>
        <w:tc>
          <w:tcPr>
            <w:tcW w:w="4414" w:type="dxa"/>
          </w:tcPr>
          <w:p w14:paraId="5A68BCE4" w14:textId="77777777" w:rsidR="00296FB9" w:rsidRPr="005B321B" w:rsidRDefault="00296FB9" w:rsidP="000028DC">
            <w:pPr>
              <w:rPr>
                <w:b/>
              </w:rPr>
            </w:pPr>
            <w:r>
              <w:rPr>
                <w:b/>
              </w:rPr>
              <w:t>Nombre:</w:t>
            </w:r>
          </w:p>
        </w:tc>
        <w:tc>
          <w:tcPr>
            <w:tcW w:w="4414" w:type="dxa"/>
          </w:tcPr>
          <w:p w14:paraId="7F236079" w14:textId="77777777" w:rsidR="00296FB9" w:rsidRDefault="00296FB9" w:rsidP="000028DC">
            <w:r>
              <w:t>Registrar devolución</w:t>
            </w:r>
          </w:p>
        </w:tc>
      </w:tr>
      <w:tr w:rsidR="00296FB9" w14:paraId="7955E40D" w14:textId="77777777" w:rsidTr="000028DC">
        <w:trPr>
          <w:trHeight w:val="134"/>
        </w:trPr>
        <w:tc>
          <w:tcPr>
            <w:tcW w:w="4414" w:type="dxa"/>
          </w:tcPr>
          <w:p w14:paraId="25BB6924" w14:textId="77777777" w:rsidR="00296FB9" w:rsidRPr="005B321B" w:rsidRDefault="00296FB9" w:rsidP="000028DC">
            <w:pPr>
              <w:rPr>
                <w:b/>
              </w:rPr>
            </w:pPr>
            <w:r>
              <w:rPr>
                <w:b/>
              </w:rPr>
              <w:t>Autor:</w:t>
            </w:r>
          </w:p>
        </w:tc>
        <w:tc>
          <w:tcPr>
            <w:tcW w:w="4414" w:type="dxa"/>
          </w:tcPr>
          <w:p w14:paraId="21BD6199" w14:textId="77777777" w:rsidR="00296FB9" w:rsidRDefault="00296FB9" w:rsidP="000028DC">
            <w:r>
              <w:t>Francisco Gerardo Mares Solano</w:t>
            </w:r>
          </w:p>
        </w:tc>
      </w:tr>
      <w:tr w:rsidR="00296FB9" w14:paraId="0C9219EF" w14:textId="77777777" w:rsidTr="000028DC">
        <w:trPr>
          <w:trHeight w:val="70"/>
        </w:trPr>
        <w:tc>
          <w:tcPr>
            <w:tcW w:w="4414" w:type="dxa"/>
          </w:tcPr>
          <w:p w14:paraId="6F1AACC6" w14:textId="77777777" w:rsidR="00296FB9" w:rsidRPr="005B321B" w:rsidRDefault="00296FB9" w:rsidP="000028DC">
            <w:pPr>
              <w:rPr>
                <w:b/>
              </w:rPr>
            </w:pPr>
            <w:r>
              <w:rPr>
                <w:b/>
              </w:rPr>
              <w:t>Fecha de Creación:</w:t>
            </w:r>
          </w:p>
        </w:tc>
        <w:tc>
          <w:tcPr>
            <w:tcW w:w="4414" w:type="dxa"/>
          </w:tcPr>
          <w:p w14:paraId="6D63110D" w14:textId="77777777" w:rsidR="00296FB9" w:rsidRDefault="00296FB9" w:rsidP="000028DC">
            <w:r>
              <w:t>08/03/16</w:t>
            </w:r>
          </w:p>
        </w:tc>
      </w:tr>
      <w:tr w:rsidR="00296FB9" w14:paraId="10BD5CE7" w14:textId="77777777" w:rsidTr="000028DC">
        <w:trPr>
          <w:trHeight w:val="142"/>
        </w:trPr>
        <w:tc>
          <w:tcPr>
            <w:tcW w:w="4414" w:type="dxa"/>
          </w:tcPr>
          <w:p w14:paraId="5BF9A330" w14:textId="77777777" w:rsidR="00296FB9" w:rsidRPr="005B321B" w:rsidRDefault="00296FB9" w:rsidP="000028DC">
            <w:pPr>
              <w:rPr>
                <w:b/>
              </w:rPr>
            </w:pPr>
            <w:r>
              <w:rPr>
                <w:b/>
              </w:rPr>
              <w:t>Fecha de Modificación:</w:t>
            </w:r>
          </w:p>
        </w:tc>
        <w:tc>
          <w:tcPr>
            <w:tcW w:w="4414" w:type="dxa"/>
          </w:tcPr>
          <w:p w14:paraId="12F65F94" w14:textId="77777777" w:rsidR="00296FB9" w:rsidRDefault="00296FB9" w:rsidP="000028DC">
            <w:r>
              <w:t>17/05/16</w:t>
            </w:r>
          </w:p>
        </w:tc>
      </w:tr>
      <w:tr w:rsidR="00296FB9" w14:paraId="6413ECF0" w14:textId="77777777" w:rsidTr="000028DC">
        <w:trPr>
          <w:trHeight w:val="70"/>
        </w:trPr>
        <w:tc>
          <w:tcPr>
            <w:tcW w:w="4414" w:type="dxa"/>
          </w:tcPr>
          <w:p w14:paraId="4BA1BCDE" w14:textId="77777777" w:rsidR="00296FB9" w:rsidRPr="005B321B" w:rsidRDefault="00296FB9" w:rsidP="000028DC">
            <w:pPr>
              <w:rPr>
                <w:b/>
              </w:rPr>
            </w:pPr>
            <w:r>
              <w:rPr>
                <w:b/>
              </w:rPr>
              <w:t>Actores:</w:t>
            </w:r>
          </w:p>
        </w:tc>
        <w:tc>
          <w:tcPr>
            <w:tcW w:w="4414" w:type="dxa"/>
          </w:tcPr>
          <w:p w14:paraId="16D77E45" w14:textId="77777777" w:rsidR="00296FB9" w:rsidRDefault="00296FB9" w:rsidP="000028DC">
            <w:r>
              <w:t>Bibliotecario</w:t>
            </w:r>
          </w:p>
        </w:tc>
      </w:tr>
      <w:tr w:rsidR="00296FB9" w14:paraId="0E08A32B" w14:textId="77777777" w:rsidTr="000028DC">
        <w:trPr>
          <w:trHeight w:val="290"/>
        </w:trPr>
        <w:tc>
          <w:tcPr>
            <w:tcW w:w="4414" w:type="dxa"/>
          </w:tcPr>
          <w:p w14:paraId="6B75A527" w14:textId="77777777" w:rsidR="00296FB9" w:rsidRPr="005B321B" w:rsidRDefault="00296FB9" w:rsidP="000028DC">
            <w:pPr>
              <w:rPr>
                <w:b/>
              </w:rPr>
            </w:pPr>
            <w:r>
              <w:rPr>
                <w:b/>
              </w:rPr>
              <w:t>Descripción:</w:t>
            </w:r>
          </w:p>
        </w:tc>
        <w:tc>
          <w:tcPr>
            <w:tcW w:w="4414" w:type="dxa"/>
          </w:tcPr>
          <w:p w14:paraId="1B4DAD93" w14:textId="77777777" w:rsidR="00296FB9" w:rsidRDefault="00296FB9" w:rsidP="000028DC">
            <w:r>
              <w:t>El bibliotecario ingresa la devolución de los libros.</w:t>
            </w:r>
          </w:p>
        </w:tc>
      </w:tr>
      <w:tr w:rsidR="00296FB9" w14:paraId="3A8AB8EE" w14:textId="77777777" w:rsidTr="000028DC">
        <w:trPr>
          <w:trHeight w:val="912"/>
        </w:trPr>
        <w:tc>
          <w:tcPr>
            <w:tcW w:w="4414" w:type="dxa"/>
          </w:tcPr>
          <w:p w14:paraId="7C685606" w14:textId="77777777" w:rsidR="00296FB9" w:rsidRPr="005B321B" w:rsidRDefault="00296FB9" w:rsidP="000028DC">
            <w:pPr>
              <w:rPr>
                <w:b/>
              </w:rPr>
            </w:pPr>
            <w:r>
              <w:rPr>
                <w:b/>
              </w:rPr>
              <w:t>Precondiciones:</w:t>
            </w:r>
          </w:p>
        </w:tc>
        <w:tc>
          <w:tcPr>
            <w:tcW w:w="4414" w:type="dxa"/>
          </w:tcPr>
          <w:p w14:paraId="49B9273B" w14:textId="77777777" w:rsidR="00296FB9" w:rsidRDefault="00296FB9" w:rsidP="000028DC">
            <w:r>
              <w:t>Debe haber ítems prestados.</w:t>
            </w:r>
          </w:p>
          <w:p w14:paraId="5F22D06F" w14:textId="77777777" w:rsidR="00296FB9" w:rsidRDefault="00296FB9" w:rsidP="000028DC">
            <w:r>
              <w:t>Debe haber alumnos registrados.</w:t>
            </w:r>
          </w:p>
          <w:p w14:paraId="55A30F89" w14:textId="77777777" w:rsidR="00296FB9" w:rsidRDefault="00296FB9" w:rsidP="000028DC">
            <w:r>
              <w:t>El usuario debe tener la sesión iniciada.</w:t>
            </w:r>
          </w:p>
          <w:p w14:paraId="6B97D31C" w14:textId="77777777" w:rsidR="00296FB9" w:rsidRDefault="00296FB9" w:rsidP="000028DC">
            <w:r>
              <w:t>Debe haber conexión a la BD.</w:t>
            </w:r>
          </w:p>
        </w:tc>
      </w:tr>
      <w:tr w:rsidR="00296FB9" w14:paraId="77863ACD" w14:textId="77777777" w:rsidTr="000028DC">
        <w:trPr>
          <w:trHeight w:val="912"/>
        </w:trPr>
        <w:tc>
          <w:tcPr>
            <w:tcW w:w="4414" w:type="dxa"/>
          </w:tcPr>
          <w:p w14:paraId="76E561B1" w14:textId="77777777" w:rsidR="00296FB9" w:rsidRDefault="00296FB9" w:rsidP="000028DC">
            <w:pPr>
              <w:rPr>
                <w:b/>
              </w:rPr>
            </w:pPr>
            <w:r>
              <w:rPr>
                <w:b/>
              </w:rPr>
              <w:t>Flujo Normal:</w:t>
            </w:r>
          </w:p>
        </w:tc>
        <w:tc>
          <w:tcPr>
            <w:tcW w:w="4414" w:type="dxa"/>
          </w:tcPr>
          <w:p w14:paraId="58E1BE55" w14:textId="77777777" w:rsidR="00296FB9" w:rsidRPr="00D0354B" w:rsidRDefault="00296FB9" w:rsidP="000028DC">
            <w:pPr>
              <w:rPr>
                <w:b/>
              </w:rPr>
            </w:pPr>
            <w:r w:rsidRPr="00D0354B">
              <w:rPr>
                <w:b/>
              </w:rPr>
              <w:t>Exitoso – Registra devolución</w:t>
            </w:r>
          </w:p>
          <w:p w14:paraId="674FA69B" w14:textId="77777777" w:rsidR="00296FB9" w:rsidRDefault="00296FB9" w:rsidP="000028DC">
            <w:r>
              <w:t>1ª.- El usuario ingresa a la sección correspondiente.</w:t>
            </w:r>
          </w:p>
          <w:p w14:paraId="75B77F71" w14:textId="77777777" w:rsidR="00296FB9" w:rsidRDefault="00296FB9" w:rsidP="000028DC">
            <w:r>
              <w:t>2ª.- El sistema muestra el formulario para registrar una devolución.</w:t>
            </w:r>
          </w:p>
          <w:p w14:paraId="1BA10AEA" w14:textId="77777777" w:rsidR="00296FB9" w:rsidRDefault="00296FB9" w:rsidP="000028DC">
            <w:r>
              <w:t>3ª.- El usuario ingresa el identificador del ítem a devolver y envía la información.</w:t>
            </w:r>
          </w:p>
          <w:p w14:paraId="0C2C660A" w14:textId="77777777" w:rsidR="00296FB9" w:rsidRDefault="00296FB9" w:rsidP="000028DC">
            <w:r>
              <w:t>4ª.- El sistema muestra la información sobre el ítem a devolver.</w:t>
            </w:r>
          </w:p>
          <w:p w14:paraId="1E53357F" w14:textId="77777777" w:rsidR="00296FB9" w:rsidRDefault="00296FB9" w:rsidP="000028DC">
            <w:r>
              <w:t>5ª.- El usuario confirma la devolución</w:t>
            </w:r>
          </w:p>
          <w:p w14:paraId="793814E3" w14:textId="77777777" w:rsidR="00296FB9" w:rsidRDefault="00296FB9" w:rsidP="000028DC">
            <w:r>
              <w:t>6ª.- El sistema informa que se realizó el registro de la devolución y regresa al usuario al menú anterior.</w:t>
            </w:r>
          </w:p>
        </w:tc>
      </w:tr>
      <w:tr w:rsidR="00296FB9" w14:paraId="2452ACAF" w14:textId="77777777" w:rsidTr="000028DC">
        <w:trPr>
          <w:trHeight w:val="912"/>
        </w:trPr>
        <w:tc>
          <w:tcPr>
            <w:tcW w:w="4414" w:type="dxa"/>
          </w:tcPr>
          <w:p w14:paraId="738AD1DE" w14:textId="77777777" w:rsidR="00296FB9" w:rsidRDefault="00296FB9" w:rsidP="000028DC">
            <w:pPr>
              <w:rPr>
                <w:b/>
              </w:rPr>
            </w:pPr>
            <w:r>
              <w:rPr>
                <w:b/>
              </w:rPr>
              <w:t>Flujo Alterno:</w:t>
            </w:r>
          </w:p>
        </w:tc>
        <w:tc>
          <w:tcPr>
            <w:tcW w:w="4414" w:type="dxa"/>
          </w:tcPr>
          <w:p w14:paraId="2FA2142E" w14:textId="77777777" w:rsidR="00296FB9" w:rsidRPr="00F90089" w:rsidRDefault="00296FB9" w:rsidP="000028DC">
            <w:pPr>
              <w:rPr>
                <w:b/>
              </w:rPr>
            </w:pPr>
            <w:r w:rsidRPr="00F90089">
              <w:rPr>
                <w:b/>
              </w:rPr>
              <w:t>Alterno – No se devuelve</w:t>
            </w:r>
          </w:p>
          <w:p w14:paraId="77ECFD27" w14:textId="77777777" w:rsidR="00296FB9" w:rsidRDefault="00296FB9" w:rsidP="000028DC">
            <w:r>
              <w:t>5b.- El usuario decide no registrar la devolución y sale de la sección.</w:t>
            </w:r>
          </w:p>
          <w:p w14:paraId="59B8B634" w14:textId="77777777" w:rsidR="00296FB9" w:rsidRDefault="00296FB9" w:rsidP="000028DC"/>
          <w:p w14:paraId="1E32DE9B" w14:textId="77777777" w:rsidR="00296FB9" w:rsidRPr="006E29A4" w:rsidRDefault="00296FB9" w:rsidP="000028DC">
            <w:pPr>
              <w:rPr>
                <w:b/>
              </w:rPr>
            </w:pPr>
            <w:r w:rsidRPr="006E29A4">
              <w:rPr>
                <w:b/>
              </w:rPr>
              <w:t>Fallido – Datos erróneos</w:t>
            </w:r>
          </w:p>
          <w:p w14:paraId="2092A180" w14:textId="77777777" w:rsidR="00296FB9" w:rsidRDefault="00296FB9" w:rsidP="000028DC">
            <w:r>
              <w:t>4c.- El sistema informa que hay datos erróneos en el formulario.</w:t>
            </w:r>
          </w:p>
          <w:p w14:paraId="344A6007" w14:textId="77777777" w:rsidR="00296FB9" w:rsidRDefault="00296FB9" w:rsidP="000028DC">
            <w:r>
              <w:t>5c.- El usuario sale del sistema.</w:t>
            </w:r>
          </w:p>
        </w:tc>
      </w:tr>
      <w:tr w:rsidR="00296FB9" w14:paraId="7F45F0D2" w14:textId="77777777" w:rsidTr="000028DC">
        <w:trPr>
          <w:trHeight w:val="912"/>
        </w:trPr>
        <w:tc>
          <w:tcPr>
            <w:tcW w:w="4414" w:type="dxa"/>
          </w:tcPr>
          <w:p w14:paraId="12B77BA3" w14:textId="77777777" w:rsidR="00296FB9" w:rsidRDefault="00296FB9" w:rsidP="000028DC">
            <w:pPr>
              <w:rPr>
                <w:b/>
              </w:rPr>
            </w:pPr>
            <w:r>
              <w:rPr>
                <w:b/>
              </w:rPr>
              <w:t>Excepciones</w:t>
            </w:r>
          </w:p>
        </w:tc>
        <w:tc>
          <w:tcPr>
            <w:tcW w:w="4414" w:type="dxa"/>
          </w:tcPr>
          <w:p w14:paraId="240EC953" w14:textId="77777777" w:rsidR="00296FB9" w:rsidRDefault="00296FB9" w:rsidP="000028DC">
            <w:pPr>
              <w:rPr>
                <w:b/>
              </w:rPr>
            </w:pPr>
            <w:r>
              <w:rPr>
                <w:b/>
              </w:rPr>
              <w:t>Indeseable – No sé puede realizar</w:t>
            </w:r>
          </w:p>
          <w:p w14:paraId="664E35F7" w14:textId="77777777" w:rsidR="00296FB9" w:rsidRDefault="00296FB9" w:rsidP="000028DC">
            <w:r>
              <w:t xml:space="preserve">4d.- Existe un error con </w:t>
            </w:r>
            <w:proofErr w:type="gramStart"/>
            <w:r>
              <w:t>la BD</w:t>
            </w:r>
            <w:proofErr w:type="gramEnd"/>
            <w:r>
              <w:t xml:space="preserve"> y el sistema informa</w:t>
            </w:r>
          </w:p>
          <w:p w14:paraId="61792323" w14:textId="77777777" w:rsidR="00296FB9" w:rsidRPr="00F90089" w:rsidRDefault="00296FB9" w:rsidP="000028DC">
            <w:pPr>
              <w:rPr>
                <w:b/>
              </w:rPr>
            </w:pPr>
            <w:r>
              <w:t>5d.- El usuario sale de la sección.</w:t>
            </w:r>
          </w:p>
        </w:tc>
      </w:tr>
      <w:tr w:rsidR="00296FB9" w14:paraId="03173F3F" w14:textId="77777777" w:rsidTr="000028DC">
        <w:trPr>
          <w:trHeight w:val="410"/>
        </w:trPr>
        <w:tc>
          <w:tcPr>
            <w:tcW w:w="4414" w:type="dxa"/>
          </w:tcPr>
          <w:p w14:paraId="393492D6" w14:textId="77777777" w:rsidR="00296FB9" w:rsidRDefault="00296FB9" w:rsidP="000028DC">
            <w:pPr>
              <w:rPr>
                <w:b/>
              </w:rPr>
            </w:pPr>
            <w:proofErr w:type="spellStart"/>
            <w:r>
              <w:rPr>
                <w:b/>
              </w:rPr>
              <w:t>Postcondiciones</w:t>
            </w:r>
            <w:proofErr w:type="spellEnd"/>
          </w:p>
        </w:tc>
        <w:tc>
          <w:tcPr>
            <w:tcW w:w="4414" w:type="dxa"/>
          </w:tcPr>
          <w:p w14:paraId="30F200F9" w14:textId="77777777" w:rsidR="00296FB9" w:rsidRDefault="00296FB9" w:rsidP="000028DC">
            <w:r>
              <w:t>El alumno puede registrar más préstamos.</w:t>
            </w:r>
          </w:p>
          <w:p w14:paraId="4F1C1325" w14:textId="77777777" w:rsidR="00296FB9" w:rsidRDefault="00296FB9" w:rsidP="000028DC">
            <w:r>
              <w:t>El ítem puede volver a ser prestado o renovado.</w:t>
            </w:r>
          </w:p>
        </w:tc>
      </w:tr>
      <w:tr w:rsidR="00296FB9" w14:paraId="752AA391" w14:textId="77777777" w:rsidTr="000028DC">
        <w:trPr>
          <w:trHeight w:val="70"/>
        </w:trPr>
        <w:tc>
          <w:tcPr>
            <w:tcW w:w="4414" w:type="dxa"/>
          </w:tcPr>
          <w:p w14:paraId="2DE20E55" w14:textId="77777777" w:rsidR="00296FB9" w:rsidRDefault="00296FB9" w:rsidP="000028DC">
            <w:pPr>
              <w:rPr>
                <w:b/>
              </w:rPr>
            </w:pPr>
            <w:r>
              <w:rPr>
                <w:b/>
              </w:rPr>
              <w:t>Entrada:</w:t>
            </w:r>
          </w:p>
        </w:tc>
        <w:tc>
          <w:tcPr>
            <w:tcW w:w="4414" w:type="dxa"/>
          </w:tcPr>
          <w:p w14:paraId="544CA06E" w14:textId="77777777" w:rsidR="00296FB9" w:rsidRDefault="00296FB9" w:rsidP="000028DC">
            <w:r>
              <w:t>Identificador del libro.</w:t>
            </w:r>
          </w:p>
          <w:p w14:paraId="1AB38CBB" w14:textId="77777777" w:rsidR="00296FB9" w:rsidRDefault="00296FB9" w:rsidP="000028DC"/>
        </w:tc>
      </w:tr>
      <w:tr w:rsidR="00296FB9" w14:paraId="65A144EB" w14:textId="77777777" w:rsidTr="000028DC">
        <w:trPr>
          <w:trHeight w:val="344"/>
        </w:trPr>
        <w:tc>
          <w:tcPr>
            <w:tcW w:w="4414" w:type="dxa"/>
          </w:tcPr>
          <w:p w14:paraId="7FD1F65F" w14:textId="77777777" w:rsidR="00296FB9" w:rsidRDefault="00296FB9" w:rsidP="000028DC">
            <w:pPr>
              <w:rPr>
                <w:b/>
              </w:rPr>
            </w:pPr>
            <w:r>
              <w:rPr>
                <w:b/>
              </w:rPr>
              <w:t>Salida:</w:t>
            </w:r>
          </w:p>
        </w:tc>
        <w:tc>
          <w:tcPr>
            <w:tcW w:w="4414" w:type="dxa"/>
          </w:tcPr>
          <w:p w14:paraId="34E58EBA" w14:textId="77777777" w:rsidR="00296FB9" w:rsidRDefault="00296FB9" w:rsidP="000028DC">
            <w:r>
              <w:t>Información sobre el estado de la devolución.</w:t>
            </w:r>
          </w:p>
        </w:tc>
      </w:tr>
      <w:tr w:rsidR="00296FB9" w14:paraId="6A2CF456" w14:textId="77777777" w:rsidTr="000028DC">
        <w:trPr>
          <w:trHeight w:val="275"/>
        </w:trPr>
        <w:tc>
          <w:tcPr>
            <w:tcW w:w="4414" w:type="dxa"/>
          </w:tcPr>
          <w:p w14:paraId="76DDD2EB" w14:textId="77777777" w:rsidR="00296FB9" w:rsidRDefault="00296FB9" w:rsidP="000028DC">
            <w:pPr>
              <w:rPr>
                <w:b/>
              </w:rPr>
            </w:pPr>
            <w:r>
              <w:rPr>
                <w:b/>
              </w:rPr>
              <w:t>Prioridad:</w:t>
            </w:r>
          </w:p>
        </w:tc>
        <w:tc>
          <w:tcPr>
            <w:tcW w:w="4414" w:type="dxa"/>
          </w:tcPr>
          <w:p w14:paraId="36F182A0" w14:textId="77777777" w:rsidR="00296FB9" w:rsidRDefault="00296FB9" w:rsidP="000028DC">
            <w:r>
              <w:t>Indispensable</w:t>
            </w:r>
          </w:p>
        </w:tc>
      </w:tr>
    </w:tbl>
    <w:p w14:paraId="59A67AA1" w14:textId="77777777" w:rsidR="00296FB9" w:rsidRDefault="00296FB9" w:rsidP="00296FB9"/>
    <w:p w14:paraId="67772603" w14:textId="10ED21AA" w:rsidR="009E5744" w:rsidRDefault="009E5744" w:rsidP="00FC250E">
      <w:pPr>
        <w:pStyle w:val="H3"/>
      </w:pPr>
      <w:bookmarkStart w:id="33" w:name="_Toc452731653"/>
      <w:r>
        <w:t>Administrar Usuarios</w:t>
      </w:r>
      <w:bookmarkEnd w:id="33"/>
    </w:p>
    <w:p w14:paraId="74C962E1" w14:textId="21830719" w:rsidR="009E5744" w:rsidRDefault="009E5744" w:rsidP="00FC250E">
      <w:pPr>
        <w:pStyle w:val="H4"/>
      </w:pPr>
      <w:bookmarkStart w:id="34" w:name="_Toc452731654"/>
      <w:r>
        <w:t>Editar usuario</w:t>
      </w:r>
      <w:bookmarkEnd w:id="34"/>
    </w:p>
    <w:tbl>
      <w:tblPr>
        <w:tblStyle w:val="Tablaconcuadrcula"/>
        <w:tblW w:w="0" w:type="auto"/>
        <w:tblLayout w:type="fixed"/>
        <w:tblLook w:val="04A0" w:firstRow="1" w:lastRow="0" w:firstColumn="1" w:lastColumn="0" w:noHBand="0" w:noVBand="1"/>
      </w:tblPr>
      <w:tblGrid>
        <w:gridCol w:w="4414"/>
        <w:gridCol w:w="4414"/>
      </w:tblGrid>
      <w:tr w:rsidR="009E5744" w14:paraId="2BA8555F" w14:textId="77777777" w:rsidTr="009E5744">
        <w:trPr>
          <w:trHeight w:val="70"/>
        </w:trPr>
        <w:tc>
          <w:tcPr>
            <w:tcW w:w="4414" w:type="dxa"/>
          </w:tcPr>
          <w:p w14:paraId="6CE3359E" w14:textId="77777777" w:rsidR="009E5744" w:rsidRPr="005B321B" w:rsidRDefault="009E5744" w:rsidP="009E5744">
            <w:pPr>
              <w:rPr>
                <w:b/>
              </w:rPr>
            </w:pPr>
            <w:r w:rsidRPr="005B321B">
              <w:rPr>
                <w:b/>
              </w:rPr>
              <w:t>ID:</w:t>
            </w:r>
          </w:p>
        </w:tc>
        <w:tc>
          <w:tcPr>
            <w:tcW w:w="4414" w:type="dxa"/>
          </w:tcPr>
          <w:p w14:paraId="638CCD2E" w14:textId="77777777" w:rsidR="009E5744" w:rsidRDefault="009E5744" w:rsidP="009E5744">
            <w:r>
              <w:t>CU-7</w:t>
            </w:r>
          </w:p>
        </w:tc>
      </w:tr>
      <w:tr w:rsidR="009E5744" w14:paraId="21B82A22" w14:textId="77777777" w:rsidTr="009E5744">
        <w:trPr>
          <w:trHeight w:val="339"/>
        </w:trPr>
        <w:tc>
          <w:tcPr>
            <w:tcW w:w="4414" w:type="dxa"/>
          </w:tcPr>
          <w:p w14:paraId="73DFFA6C" w14:textId="77777777" w:rsidR="009E5744" w:rsidRPr="005B321B" w:rsidRDefault="009E5744" w:rsidP="009E5744">
            <w:pPr>
              <w:rPr>
                <w:b/>
              </w:rPr>
            </w:pPr>
            <w:r>
              <w:rPr>
                <w:b/>
              </w:rPr>
              <w:t>Nombre:</w:t>
            </w:r>
          </w:p>
        </w:tc>
        <w:tc>
          <w:tcPr>
            <w:tcW w:w="4414" w:type="dxa"/>
          </w:tcPr>
          <w:p w14:paraId="7296E410" w14:textId="77777777" w:rsidR="009E5744" w:rsidRDefault="009E5744" w:rsidP="009E5744">
            <w:r>
              <w:t>Editar usuario</w:t>
            </w:r>
          </w:p>
        </w:tc>
      </w:tr>
      <w:tr w:rsidR="009E5744" w14:paraId="20797C96" w14:textId="77777777" w:rsidTr="009E5744">
        <w:trPr>
          <w:trHeight w:val="70"/>
        </w:trPr>
        <w:tc>
          <w:tcPr>
            <w:tcW w:w="4414" w:type="dxa"/>
          </w:tcPr>
          <w:p w14:paraId="3135189E" w14:textId="77777777" w:rsidR="009E5744" w:rsidRPr="005B321B" w:rsidRDefault="009E5744" w:rsidP="009E5744">
            <w:pPr>
              <w:rPr>
                <w:b/>
              </w:rPr>
            </w:pPr>
            <w:r>
              <w:rPr>
                <w:b/>
              </w:rPr>
              <w:t>Actor:</w:t>
            </w:r>
          </w:p>
        </w:tc>
        <w:tc>
          <w:tcPr>
            <w:tcW w:w="4414" w:type="dxa"/>
          </w:tcPr>
          <w:p w14:paraId="5CFE3D10" w14:textId="77777777" w:rsidR="009E5744" w:rsidRDefault="009E5744" w:rsidP="009E5744">
            <w:r>
              <w:t>Bibliotecario</w:t>
            </w:r>
          </w:p>
        </w:tc>
      </w:tr>
      <w:tr w:rsidR="009E5744" w14:paraId="553F14DF" w14:textId="77777777" w:rsidTr="009E5744">
        <w:trPr>
          <w:trHeight w:val="70"/>
        </w:trPr>
        <w:tc>
          <w:tcPr>
            <w:tcW w:w="4414" w:type="dxa"/>
          </w:tcPr>
          <w:p w14:paraId="6FAD3DF0" w14:textId="77777777" w:rsidR="009E5744" w:rsidRPr="005B321B" w:rsidRDefault="009E5744" w:rsidP="009E5744">
            <w:pPr>
              <w:rPr>
                <w:b/>
              </w:rPr>
            </w:pPr>
            <w:r>
              <w:rPr>
                <w:b/>
              </w:rPr>
              <w:t>Fecha de Creación:</w:t>
            </w:r>
          </w:p>
        </w:tc>
        <w:tc>
          <w:tcPr>
            <w:tcW w:w="4414" w:type="dxa"/>
          </w:tcPr>
          <w:p w14:paraId="642E09E9" w14:textId="77777777" w:rsidR="009E5744" w:rsidRDefault="009E5744" w:rsidP="009E5744">
            <w:r>
              <w:t>8/03/2016</w:t>
            </w:r>
          </w:p>
        </w:tc>
      </w:tr>
      <w:tr w:rsidR="009E5744" w14:paraId="5654E9EB" w14:textId="77777777" w:rsidTr="009E5744">
        <w:trPr>
          <w:trHeight w:val="70"/>
        </w:trPr>
        <w:tc>
          <w:tcPr>
            <w:tcW w:w="4414" w:type="dxa"/>
          </w:tcPr>
          <w:p w14:paraId="7010980F" w14:textId="77777777" w:rsidR="009E5744" w:rsidRPr="005B321B" w:rsidRDefault="009E5744" w:rsidP="009E5744">
            <w:pPr>
              <w:rPr>
                <w:b/>
              </w:rPr>
            </w:pPr>
            <w:r>
              <w:rPr>
                <w:b/>
              </w:rPr>
              <w:t>Fecha de Modificación:</w:t>
            </w:r>
          </w:p>
        </w:tc>
        <w:tc>
          <w:tcPr>
            <w:tcW w:w="4414" w:type="dxa"/>
          </w:tcPr>
          <w:p w14:paraId="47A66A9D" w14:textId="77777777" w:rsidR="009E5744" w:rsidRDefault="009E5744" w:rsidP="009E5744">
            <w:r>
              <w:t>17/05/2016</w:t>
            </w:r>
          </w:p>
        </w:tc>
      </w:tr>
      <w:tr w:rsidR="009E5744" w14:paraId="0BBA1D0A" w14:textId="77777777" w:rsidTr="009E5744">
        <w:trPr>
          <w:trHeight w:val="70"/>
        </w:trPr>
        <w:tc>
          <w:tcPr>
            <w:tcW w:w="4414" w:type="dxa"/>
          </w:tcPr>
          <w:p w14:paraId="129EB0E5" w14:textId="77777777" w:rsidR="009E5744" w:rsidRPr="005B321B" w:rsidRDefault="009E5744" w:rsidP="009E5744">
            <w:pPr>
              <w:rPr>
                <w:b/>
              </w:rPr>
            </w:pPr>
            <w:r>
              <w:rPr>
                <w:b/>
              </w:rPr>
              <w:t>Autores:</w:t>
            </w:r>
          </w:p>
        </w:tc>
        <w:tc>
          <w:tcPr>
            <w:tcW w:w="4414" w:type="dxa"/>
          </w:tcPr>
          <w:p w14:paraId="6CF4F078" w14:textId="77777777" w:rsidR="009E5744" w:rsidRDefault="009E5744" w:rsidP="009E5744">
            <w:r>
              <w:t>FRANCISCO GERARDO MARES SOLANO</w:t>
            </w:r>
          </w:p>
        </w:tc>
      </w:tr>
      <w:tr w:rsidR="009E5744" w14:paraId="7EFE9291" w14:textId="77777777" w:rsidTr="009E5744">
        <w:trPr>
          <w:trHeight w:val="70"/>
        </w:trPr>
        <w:tc>
          <w:tcPr>
            <w:tcW w:w="4414" w:type="dxa"/>
          </w:tcPr>
          <w:p w14:paraId="7DF8BC68" w14:textId="77777777" w:rsidR="009E5744" w:rsidRPr="005B321B" w:rsidRDefault="009E5744" w:rsidP="009E5744">
            <w:pPr>
              <w:rPr>
                <w:b/>
              </w:rPr>
            </w:pPr>
            <w:r>
              <w:rPr>
                <w:b/>
              </w:rPr>
              <w:t>Descripción:</w:t>
            </w:r>
          </w:p>
        </w:tc>
        <w:tc>
          <w:tcPr>
            <w:tcW w:w="4414" w:type="dxa"/>
          </w:tcPr>
          <w:p w14:paraId="4A60CF53" w14:textId="77777777" w:rsidR="009E5744" w:rsidRDefault="009E5744" w:rsidP="009E5744">
            <w:r>
              <w:t>El usuario actualiza un usuario registrado en el sistema</w:t>
            </w:r>
          </w:p>
        </w:tc>
      </w:tr>
      <w:tr w:rsidR="009E5744" w14:paraId="72A1AA1D" w14:textId="77777777" w:rsidTr="009E5744">
        <w:trPr>
          <w:trHeight w:val="70"/>
        </w:trPr>
        <w:tc>
          <w:tcPr>
            <w:tcW w:w="4414" w:type="dxa"/>
          </w:tcPr>
          <w:p w14:paraId="0749C8B4" w14:textId="77777777" w:rsidR="009E5744" w:rsidRPr="005B321B" w:rsidRDefault="009E5744" w:rsidP="009E5744">
            <w:pPr>
              <w:rPr>
                <w:b/>
              </w:rPr>
            </w:pPr>
            <w:r>
              <w:rPr>
                <w:b/>
              </w:rPr>
              <w:t>Precondiciones:</w:t>
            </w:r>
          </w:p>
        </w:tc>
        <w:tc>
          <w:tcPr>
            <w:tcW w:w="4414" w:type="dxa"/>
          </w:tcPr>
          <w:p w14:paraId="34A556F7" w14:textId="77777777" w:rsidR="009E5744" w:rsidRDefault="009E5744" w:rsidP="009E5744">
            <w:r>
              <w:t>Deben existir el usuario registrado.</w:t>
            </w:r>
          </w:p>
          <w:p w14:paraId="460616B3" w14:textId="77777777" w:rsidR="009E5744" w:rsidRDefault="009E5744" w:rsidP="009E5744">
            <w:r>
              <w:t>Debe haber conexión a la BD.</w:t>
            </w:r>
          </w:p>
        </w:tc>
      </w:tr>
      <w:tr w:rsidR="009E5744" w14:paraId="12A2326C" w14:textId="77777777" w:rsidTr="009E5744">
        <w:trPr>
          <w:trHeight w:val="912"/>
        </w:trPr>
        <w:tc>
          <w:tcPr>
            <w:tcW w:w="4414" w:type="dxa"/>
          </w:tcPr>
          <w:p w14:paraId="3F08199D" w14:textId="77777777" w:rsidR="009E5744" w:rsidRDefault="009E5744" w:rsidP="009E5744">
            <w:pPr>
              <w:rPr>
                <w:b/>
              </w:rPr>
            </w:pPr>
            <w:r>
              <w:rPr>
                <w:b/>
              </w:rPr>
              <w:t>Flujo Normal:</w:t>
            </w:r>
          </w:p>
        </w:tc>
        <w:tc>
          <w:tcPr>
            <w:tcW w:w="4414" w:type="dxa"/>
          </w:tcPr>
          <w:p w14:paraId="34CB7846" w14:textId="77777777" w:rsidR="009E5744" w:rsidRPr="00D26FB4" w:rsidRDefault="009E5744" w:rsidP="009E5744">
            <w:pPr>
              <w:rPr>
                <w:b/>
              </w:rPr>
            </w:pPr>
            <w:r w:rsidRPr="00D26FB4">
              <w:rPr>
                <w:b/>
              </w:rPr>
              <w:t xml:space="preserve">Exitoso – </w:t>
            </w:r>
            <w:r>
              <w:rPr>
                <w:b/>
              </w:rPr>
              <w:t>Usuario actualizado</w:t>
            </w:r>
          </w:p>
          <w:p w14:paraId="7CD1DFE8" w14:textId="77777777" w:rsidR="009E5744" w:rsidRDefault="009E5744" w:rsidP="009E5744">
            <w:r>
              <w:t>1ª.- El usuario ingresa a la sección correspondiente</w:t>
            </w:r>
          </w:p>
          <w:p w14:paraId="1A87B641" w14:textId="77777777" w:rsidR="009E5744" w:rsidRDefault="009E5744" w:rsidP="009E5744">
            <w:r>
              <w:t>2ª.- El sistema muestra un campo para introducir la matrícula del usuario a editar.</w:t>
            </w:r>
          </w:p>
          <w:p w14:paraId="63678F89" w14:textId="77777777" w:rsidR="009E5744" w:rsidRDefault="009E5744" w:rsidP="009E5744">
            <w:r>
              <w:t>3ª.- El usuario introduce la matrícula correspondiente.</w:t>
            </w:r>
          </w:p>
          <w:p w14:paraId="16FA7641" w14:textId="77777777" w:rsidR="009E5744" w:rsidRDefault="009E5744" w:rsidP="009E5744">
            <w:r>
              <w:t>4ª.- El sistema muestra los campos para editar su información.</w:t>
            </w:r>
          </w:p>
          <w:p w14:paraId="21975C47" w14:textId="77777777" w:rsidR="009E5744" w:rsidRDefault="009E5744" w:rsidP="009E5744">
            <w:r>
              <w:t>5ª.- El usuario llena los campos y envía la información.</w:t>
            </w:r>
          </w:p>
          <w:p w14:paraId="46BBE044" w14:textId="77777777" w:rsidR="009E5744" w:rsidRDefault="009E5744" w:rsidP="009E5744">
            <w:r>
              <w:t>6ª.- El sistema pide aceptar la modificación.</w:t>
            </w:r>
          </w:p>
          <w:p w14:paraId="30976DB1" w14:textId="77777777" w:rsidR="009E5744" w:rsidRDefault="009E5744" w:rsidP="009E5744">
            <w:r>
              <w:t>7ª.- El usuario acepta la solicitud.</w:t>
            </w:r>
          </w:p>
          <w:p w14:paraId="3C57E2BD" w14:textId="77777777" w:rsidR="009E5744" w:rsidRDefault="009E5744" w:rsidP="009E5744">
            <w:r>
              <w:t>8ª.- El sistema informa que el usuario ha sido registrado.</w:t>
            </w:r>
          </w:p>
        </w:tc>
      </w:tr>
      <w:tr w:rsidR="009E5744" w14:paraId="4217B4D4" w14:textId="77777777" w:rsidTr="009E5744">
        <w:trPr>
          <w:trHeight w:val="912"/>
        </w:trPr>
        <w:tc>
          <w:tcPr>
            <w:tcW w:w="4414" w:type="dxa"/>
          </w:tcPr>
          <w:p w14:paraId="737510D4" w14:textId="77777777" w:rsidR="009E5744" w:rsidRDefault="009E5744" w:rsidP="009E5744">
            <w:pPr>
              <w:rPr>
                <w:b/>
              </w:rPr>
            </w:pPr>
            <w:r>
              <w:rPr>
                <w:b/>
              </w:rPr>
              <w:t>Flujo Alterno:</w:t>
            </w:r>
          </w:p>
        </w:tc>
        <w:tc>
          <w:tcPr>
            <w:tcW w:w="4414" w:type="dxa"/>
          </w:tcPr>
          <w:p w14:paraId="6D138CAC" w14:textId="77777777" w:rsidR="009E5744" w:rsidRPr="00DD0B37" w:rsidRDefault="009E5744" w:rsidP="009E5744">
            <w:pPr>
              <w:rPr>
                <w:b/>
              </w:rPr>
            </w:pPr>
            <w:r w:rsidRPr="00DD0B37">
              <w:rPr>
                <w:b/>
              </w:rPr>
              <w:t>Alterno –</w:t>
            </w:r>
            <w:r>
              <w:rPr>
                <w:b/>
              </w:rPr>
              <w:t xml:space="preserve"> Solicitud cancelada</w:t>
            </w:r>
          </w:p>
          <w:p w14:paraId="2208A5D6" w14:textId="77777777" w:rsidR="009E5744" w:rsidRDefault="009E5744" w:rsidP="009E5744">
            <w:r>
              <w:t>5b.- El usuario cancela la solicitud.</w:t>
            </w:r>
          </w:p>
          <w:p w14:paraId="40CEC641" w14:textId="77777777" w:rsidR="009E5744" w:rsidRDefault="009E5744" w:rsidP="009E5744">
            <w:r>
              <w:t>6b.- El sistema regresa al usuario a la sección anterior.</w:t>
            </w:r>
          </w:p>
          <w:p w14:paraId="57987857" w14:textId="77777777" w:rsidR="009E5744" w:rsidRDefault="009E5744" w:rsidP="009E5744"/>
          <w:p w14:paraId="0F4D7B73" w14:textId="77777777" w:rsidR="009E5744" w:rsidRPr="00DD0B37" w:rsidRDefault="009E5744" w:rsidP="009E5744">
            <w:pPr>
              <w:rPr>
                <w:b/>
              </w:rPr>
            </w:pPr>
            <w:r w:rsidRPr="00DD0B37">
              <w:rPr>
                <w:b/>
              </w:rPr>
              <w:t xml:space="preserve">Fallido – Imposible </w:t>
            </w:r>
            <w:r>
              <w:rPr>
                <w:b/>
              </w:rPr>
              <w:t>borrar</w:t>
            </w:r>
          </w:p>
          <w:p w14:paraId="2A859616" w14:textId="77777777" w:rsidR="009E5744" w:rsidRDefault="009E5744" w:rsidP="009E5744">
            <w:r>
              <w:t>4c.- El sistema informa al usuario no existe.</w:t>
            </w:r>
          </w:p>
          <w:p w14:paraId="61DBA361" w14:textId="77777777" w:rsidR="009E5744" w:rsidRDefault="009E5744" w:rsidP="009E5744">
            <w:r>
              <w:t>5c.- El usuario abandona el sistema.</w:t>
            </w:r>
          </w:p>
        </w:tc>
      </w:tr>
      <w:tr w:rsidR="009E5744" w14:paraId="268F971F" w14:textId="77777777" w:rsidTr="009E5744">
        <w:trPr>
          <w:trHeight w:val="912"/>
        </w:trPr>
        <w:tc>
          <w:tcPr>
            <w:tcW w:w="4414" w:type="dxa"/>
          </w:tcPr>
          <w:p w14:paraId="2280F4C5" w14:textId="77777777" w:rsidR="009E5744" w:rsidRDefault="009E5744" w:rsidP="009E5744">
            <w:pPr>
              <w:rPr>
                <w:b/>
              </w:rPr>
            </w:pPr>
            <w:r>
              <w:rPr>
                <w:b/>
              </w:rPr>
              <w:t xml:space="preserve">Excepciones: </w:t>
            </w:r>
          </w:p>
        </w:tc>
        <w:tc>
          <w:tcPr>
            <w:tcW w:w="4414" w:type="dxa"/>
          </w:tcPr>
          <w:p w14:paraId="483AF58B" w14:textId="77777777" w:rsidR="009E5744" w:rsidRPr="00DD0B37" w:rsidRDefault="009E5744" w:rsidP="009E5744">
            <w:pPr>
              <w:rPr>
                <w:b/>
              </w:rPr>
            </w:pPr>
            <w:r>
              <w:rPr>
                <w:b/>
              </w:rPr>
              <w:t>Indeseable</w:t>
            </w:r>
            <w:r w:rsidRPr="00DD0B37">
              <w:rPr>
                <w:b/>
              </w:rPr>
              <w:t xml:space="preserve"> – Error al recibir datos</w:t>
            </w:r>
          </w:p>
          <w:p w14:paraId="18EAB662" w14:textId="77777777" w:rsidR="009E5744" w:rsidRDefault="009E5744" w:rsidP="009E5744">
            <w:r>
              <w:t xml:space="preserve">2d.- El sistema no puede conectar con </w:t>
            </w:r>
            <w:proofErr w:type="gramStart"/>
            <w:r>
              <w:t>la BD</w:t>
            </w:r>
            <w:proofErr w:type="gramEnd"/>
            <w:r>
              <w:t xml:space="preserve"> e informa sobre el problema.</w:t>
            </w:r>
          </w:p>
          <w:p w14:paraId="7F637BC1" w14:textId="77777777" w:rsidR="009E5744" w:rsidRDefault="009E5744" w:rsidP="009E5744">
            <w:r>
              <w:t>3d.- El usuario sale del sistema.</w:t>
            </w:r>
          </w:p>
        </w:tc>
      </w:tr>
      <w:tr w:rsidR="009E5744" w14:paraId="4DAA6ADE" w14:textId="77777777" w:rsidTr="009E5744">
        <w:trPr>
          <w:trHeight w:val="125"/>
        </w:trPr>
        <w:tc>
          <w:tcPr>
            <w:tcW w:w="4414" w:type="dxa"/>
          </w:tcPr>
          <w:p w14:paraId="6DA54B6A" w14:textId="77777777" w:rsidR="009E5744" w:rsidRPr="00D461BB" w:rsidRDefault="009E5744" w:rsidP="009E5744">
            <w:r>
              <w:rPr>
                <w:b/>
              </w:rPr>
              <w:t>Post-condiciones:</w:t>
            </w:r>
          </w:p>
        </w:tc>
        <w:tc>
          <w:tcPr>
            <w:tcW w:w="4414" w:type="dxa"/>
          </w:tcPr>
          <w:p w14:paraId="794B0276" w14:textId="77777777" w:rsidR="009E5744" w:rsidRDefault="009E5744" w:rsidP="009E5744"/>
        </w:tc>
      </w:tr>
      <w:tr w:rsidR="009E5744" w14:paraId="35BB8FCB" w14:textId="77777777" w:rsidTr="009E5744">
        <w:trPr>
          <w:trHeight w:val="912"/>
        </w:trPr>
        <w:tc>
          <w:tcPr>
            <w:tcW w:w="4414" w:type="dxa"/>
          </w:tcPr>
          <w:p w14:paraId="1DD2A62F" w14:textId="77777777" w:rsidR="009E5744" w:rsidRDefault="009E5744" w:rsidP="009E5744">
            <w:pPr>
              <w:rPr>
                <w:b/>
              </w:rPr>
            </w:pPr>
            <w:r>
              <w:rPr>
                <w:b/>
              </w:rPr>
              <w:t>Entrada:</w:t>
            </w:r>
          </w:p>
        </w:tc>
        <w:tc>
          <w:tcPr>
            <w:tcW w:w="4414" w:type="dxa"/>
          </w:tcPr>
          <w:p w14:paraId="353E2341" w14:textId="77777777" w:rsidR="009E5744" w:rsidRDefault="009E5744" w:rsidP="009E5744">
            <w:r>
              <w:t>Matrícula</w:t>
            </w:r>
          </w:p>
          <w:p w14:paraId="2BDB47B6" w14:textId="77777777" w:rsidR="009E5744" w:rsidRDefault="009E5744" w:rsidP="009E5744">
            <w:r>
              <w:t>Datos del usuario</w:t>
            </w:r>
          </w:p>
          <w:p w14:paraId="165AD574" w14:textId="77777777" w:rsidR="009E5744" w:rsidRDefault="009E5744" w:rsidP="009E5744">
            <w:r>
              <w:t>Confirmación de edición</w:t>
            </w:r>
          </w:p>
        </w:tc>
      </w:tr>
      <w:tr w:rsidR="009E5744" w14:paraId="57E540E4" w14:textId="77777777" w:rsidTr="009E5744">
        <w:trPr>
          <w:trHeight w:val="70"/>
        </w:trPr>
        <w:tc>
          <w:tcPr>
            <w:tcW w:w="4414" w:type="dxa"/>
          </w:tcPr>
          <w:p w14:paraId="7788319D" w14:textId="77777777" w:rsidR="009E5744" w:rsidRDefault="009E5744" w:rsidP="009E5744">
            <w:pPr>
              <w:rPr>
                <w:b/>
              </w:rPr>
            </w:pPr>
            <w:r>
              <w:rPr>
                <w:b/>
              </w:rPr>
              <w:lastRenderedPageBreak/>
              <w:t>Salida:</w:t>
            </w:r>
          </w:p>
        </w:tc>
        <w:tc>
          <w:tcPr>
            <w:tcW w:w="4414" w:type="dxa"/>
          </w:tcPr>
          <w:p w14:paraId="3EE45031" w14:textId="77777777" w:rsidR="009E5744" w:rsidRDefault="009E5744" w:rsidP="009E5744">
            <w:r>
              <w:t>Estado de la edición</w:t>
            </w:r>
          </w:p>
        </w:tc>
      </w:tr>
      <w:tr w:rsidR="009E5744" w14:paraId="522081C6" w14:textId="77777777" w:rsidTr="009E5744">
        <w:trPr>
          <w:trHeight w:val="70"/>
        </w:trPr>
        <w:tc>
          <w:tcPr>
            <w:tcW w:w="4414" w:type="dxa"/>
          </w:tcPr>
          <w:p w14:paraId="10F7438C" w14:textId="77777777" w:rsidR="009E5744" w:rsidRDefault="009E5744" w:rsidP="009E5744">
            <w:pPr>
              <w:rPr>
                <w:b/>
              </w:rPr>
            </w:pPr>
            <w:r>
              <w:rPr>
                <w:b/>
              </w:rPr>
              <w:t>Prioridad:</w:t>
            </w:r>
          </w:p>
        </w:tc>
        <w:tc>
          <w:tcPr>
            <w:tcW w:w="4414" w:type="dxa"/>
          </w:tcPr>
          <w:p w14:paraId="78E707BB" w14:textId="77777777" w:rsidR="009E5744" w:rsidRDefault="009E5744" w:rsidP="009E5744">
            <w:r>
              <w:t>Indispensable</w:t>
            </w:r>
          </w:p>
        </w:tc>
      </w:tr>
    </w:tbl>
    <w:p w14:paraId="441F780C" w14:textId="77777777" w:rsidR="009E5744" w:rsidRDefault="009E5744" w:rsidP="009E5744">
      <w:pPr>
        <w:jc w:val="both"/>
        <w:rPr>
          <w:rFonts w:ascii="Arial" w:hAnsi="Arial" w:cs="Arial"/>
          <w:sz w:val="28"/>
          <w:szCs w:val="28"/>
        </w:rPr>
      </w:pPr>
    </w:p>
    <w:p w14:paraId="2F840B74" w14:textId="77777777" w:rsidR="007C313C" w:rsidRDefault="007C313C" w:rsidP="00FC250E">
      <w:pPr>
        <w:pStyle w:val="H4"/>
      </w:pPr>
      <w:bookmarkStart w:id="35" w:name="_Toc452731655"/>
      <w:r>
        <w:t>Agregar usuario</w:t>
      </w:r>
      <w:bookmarkEnd w:id="35"/>
    </w:p>
    <w:tbl>
      <w:tblPr>
        <w:tblStyle w:val="Tablaconcuadrcula"/>
        <w:tblW w:w="0" w:type="auto"/>
        <w:tblLayout w:type="fixed"/>
        <w:tblLook w:val="04A0" w:firstRow="1" w:lastRow="0" w:firstColumn="1" w:lastColumn="0" w:noHBand="0" w:noVBand="1"/>
      </w:tblPr>
      <w:tblGrid>
        <w:gridCol w:w="4414"/>
        <w:gridCol w:w="4414"/>
      </w:tblGrid>
      <w:tr w:rsidR="007C313C" w14:paraId="414B2B19" w14:textId="77777777" w:rsidTr="000028DC">
        <w:trPr>
          <w:trHeight w:val="275"/>
        </w:trPr>
        <w:tc>
          <w:tcPr>
            <w:tcW w:w="4414" w:type="dxa"/>
          </w:tcPr>
          <w:p w14:paraId="77B83AFA" w14:textId="77777777" w:rsidR="007C313C" w:rsidRPr="005B321B" w:rsidRDefault="007C313C" w:rsidP="000028DC">
            <w:pPr>
              <w:rPr>
                <w:b/>
              </w:rPr>
            </w:pPr>
            <w:r w:rsidRPr="005B321B">
              <w:rPr>
                <w:b/>
              </w:rPr>
              <w:t>ID:</w:t>
            </w:r>
          </w:p>
        </w:tc>
        <w:tc>
          <w:tcPr>
            <w:tcW w:w="4414" w:type="dxa"/>
          </w:tcPr>
          <w:p w14:paraId="71BB80DA" w14:textId="77777777" w:rsidR="007C313C" w:rsidRDefault="007C313C" w:rsidP="000028DC">
            <w:r>
              <w:t>CU-7</w:t>
            </w:r>
          </w:p>
        </w:tc>
      </w:tr>
      <w:tr w:rsidR="007C313C" w14:paraId="44B3EDD2" w14:textId="77777777" w:rsidTr="000028DC">
        <w:trPr>
          <w:trHeight w:val="70"/>
        </w:trPr>
        <w:tc>
          <w:tcPr>
            <w:tcW w:w="4414" w:type="dxa"/>
          </w:tcPr>
          <w:p w14:paraId="7BC13A51" w14:textId="77777777" w:rsidR="007C313C" w:rsidRPr="005B321B" w:rsidRDefault="007C313C" w:rsidP="000028DC">
            <w:pPr>
              <w:rPr>
                <w:b/>
              </w:rPr>
            </w:pPr>
            <w:r>
              <w:rPr>
                <w:b/>
              </w:rPr>
              <w:t>Nombre:</w:t>
            </w:r>
          </w:p>
        </w:tc>
        <w:tc>
          <w:tcPr>
            <w:tcW w:w="4414" w:type="dxa"/>
          </w:tcPr>
          <w:p w14:paraId="3EE72645" w14:textId="77777777" w:rsidR="007C313C" w:rsidRDefault="007C313C" w:rsidP="000028DC">
            <w:r>
              <w:t>Agregar usuario</w:t>
            </w:r>
          </w:p>
        </w:tc>
      </w:tr>
      <w:tr w:rsidR="007C313C" w14:paraId="561707E6" w14:textId="77777777" w:rsidTr="000028DC">
        <w:trPr>
          <w:trHeight w:val="70"/>
        </w:trPr>
        <w:tc>
          <w:tcPr>
            <w:tcW w:w="4414" w:type="dxa"/>
          </w:tcPr>
          <w:p w14:paraId="45B77970" w14:textId="77777777" w:rsidR="007C313C" w:rsidRPr="005B321B" w:rsidRDefault="007C313C" w:rsidP="000028DC">
            <w:pPr>
              <w:rPr>
                <w:b/>
              </w:rPr>
            </w:pPr>
            <w:r>
              <w:rPr>
                <w:b/>
              </w:rPr>
              <w:t>Actor:</w:t>
            </w:r>
          </w:p>
        </w:tc>
        <w:tc>
          <w:tcPr>
            <w:tcW w:w="4414" w:type="dxa"/>
          </w:tcPr>
          <w:p w14:paraId="2ABAA9F6" w14:textId="77777777" w:rsidR="007C313C" w:rsidRDefault="007C313C" w:rsidP="000028DC">
            <w:r>
              <w:t>Bibliotecario</w:t>
            </w:r>
          </w:p>
        </w:tc>
      </w:tr>
      <w:tr w:rsidR="007C313C" w14:paraId="509049AF" w14:textId="77777777" w:rsidTr="000028DC">
        <w:trPr>
          <w:trHeight w:val="70"/>
        </w:trPr>
        <w:tc>
          <w:tcPr>
            <w:tcW w:w="4414" w:type="dxa"/>
          </w:tcPr>
          <w:p w14:paraId="4C96F1F9" w14:textId="77777777" w:rsidR="007C313C" w:rsidRPr="005B321B" w:rsidRDefault="007C313C" w:rsidP="000028DC">
            <w:pPr>
              <w:rPr>
                <w:b/>
              </w:rPr>
            </w:pPr>
            <w:r>
              <w:rPr>
                <w:b/>
              </w:rPr>
              <w:t>Fecha de Creación:</w:t>
            </w:r>
          </w:p>
        </w:tc>
        <w:tc>
          <w:tcPr>
            <w:tcW w:w="4414" w:type="dxa"/>
          </w:tcPr>
          <w:p w14:paraId="55CDBB1E" w14:textId="77777777" w:rsidR="007C313C" w:rsidRDefault="007C313C" w:rsidP="000028DC">
            <w:r>
              <w:t>8/03/2016</w:t>
            </w:r>
          </w:p>
        </w:tc>
      </w:tr>
      <w:tr w:rsidR="007C313C" w14:paraId="73916F90" w14:textId="77777777" w:rsidTr="000028DC">
        <w:trPr>
          <w:trHeight w:val="70"/>
        </w:trPr>
        <w:tc>
          <w:tcPr>
            <w:tcW w:w="4414" w:type="dxa"/>
          </w:tcPr>
          <w:p w14:paraId="4A67ABF8" w14:textId="77777777" w:rsidR="007C313C" w:rsidRPr="005B321B" w:rsidRDefault="007C313C" w:rsidP="000028DC">
            <w:pPr>
              <w:rPr>
                <w:b/>
              </w:rPr>
            </w:pPr>
            <w:r>
              <w:rPr>
                <w:b/>
              </w:rPr>
              <w:t>Fecha de Modificación:</w:t>
            </w:r>
          </w:p>
        </w:tc>
        <w:tc>
          <w:tcPr>
            <w:tcW w:w="4414" w:type="dxa"/>
          </w:tcPr>
          <w:p w14:paraId="063D2A6E" w14:textId="77777777" w:rsidR="007C313C" w:rsidRDefault="007C313C" w:rsidP="000028DC">
            <w:r>
              <w:t>17/05/2016</w:t>
            </w:r>
          </w:p>
        </w:tc>
      </w:tr>
      <w:tr w:rsidR="007C313C" w14:paraId="2582FD97" w14:textId="77777777" w:rsidTr="000028DC">
        <w:trPr>
          <w:trHeight w:val="70"/>
        </w:trPr>
        <w:tc>
          <w:tcPr>
            <w:tcW w:w="4414" w:type="dxa"/>
          </w:tcPr>
          <w:p w14:paraId="2D71CA98" w14:textId="77777777" w:rsidR="007C313C" w:rsidRPr="005B321B" w:rsidRDefault="007C313C" w:rsidP="000028DC">
            <w:pPr>
              <w:rPr>
                <w:b/>
              </w:rPr>
            </w:pPr>
            <w:r>
              <w:rPr>
                <w:b/>
              </w:rPr>
              <w:t>Autores:</w:t>
            </w:r>
          </w:p>
        </w:tc>
        <w:tc>
          <w:tcPr>
            <w:tcW w:w="4414" w:type="dxa"/>
          </w:tcPr>
          <w:p w14:paraId="0175F6A0" w14:textId="77777777" w:rsidR="007C313C" w:rsidRDefault="007C313C" w:rsidP="000028DC">
            <w:r>
              <w:t>FRANCISCO GERARDO MARES SOLANO</w:t>
            </w:r>
          </w:p>
        </w:tc>
      </w:tr>
      <w:tr w:rsidR="007C313C" w14:paraId="53B56BD7" w14:textId="77777777" w:rsidTr="000028DC">
        <w:trPr>
          <w:trHeight w:val="157"/>
        </w:trPr>
        <w:tc>
          <w:tcPr>
            <w:tcW w:w="4414" w:type="dxa"/>
          </w:tcPr>
          <w:p w14:paraId="2D475CCE" w14:textId="77777777" w:rsidR="007C313C" w:rsidRPr="005B321B" w:rsidRDefault="007C313C" w:rsidP="000028DC">
            <w:pPr>
              <w:rPr>
                <w:b/>
              </w:rPr>
            </w:pPr>
            <w:r>
              <w:rPr>
                <w:b/>
              </w:rPr>
              <w:t>Descripción:</w:t>
            </w:r>
          </w:p>
        </w:tc>
        <w:tc>
          <w:tcPr>
            <w:tcW w:w="4414" w:type="dxa"/>
          </w:tcPr>
          <w:p w14:paraId="25C00CBD" w14:textId="77777777" w:rsidR="007C313C" w:rsidRDefault="007C313C" w:rsidP="000028DC">
            <w:r>
              <w:t>El usuario registra a los alumnos y profesores en el sistema</w:t>
            </w:r>
          </w:p>
        </w:tc>
      </w:tr>
      <w:tr w:rsidR="007C313C" w14:paraId="1F55A0C2" w14:textId="77777777" w:rsidTr="000028DC">
        <w:trPr>
          <w:trHeight w:val="70"/>
        </w:trPr>
        <w:tc>
          <w:tcPr>
            <w:tcW w:w="4414" w:type="dxa"/>
          </w:tcPr>
          <w:p w14:paraId="71F6E9A3" w14:textId="77777777" w:rsidR="007C313C" w:rsidRPr="005B321B" w:rsidRDefault="007C313C" w:rsidP="000028DC">
            <w:pPr>
              <w:rPr>
                <w:b/>
              </w:rPr>
            </w:pPr>
            <w:r>
              <w:rPr>
                <w:b/>
              </w:rPr>
              <w:t>Precondiciones:</w:t>
            </w:r>
          </w:p>
        </w:tc>
        <w:tc>
          <w:tcPr>
            <w:tcW w:w="4414" w:type="dxa"/>
          </w:tcPr>
          <w:p w14:paraId="286E0229" w14:textId="77777777" w:rsidR="007C313C" w:rsidRDefault="007C313C" w:rsidP="000028DC">
            <w:r>
              <w:t>Deben existir en el BD del sistema de la UV.</w:t>
            </w:r>
          </w:p>
        </w:tc>
      </w:tr>
      <w:tr w:rsidR="007C313C" w14:paraId="6D9630BF" w14:textId="77777777" w:rsidTr="000028DC">
        <w:trPr>
          <w:trHeight w:val="912"/>
        </w:trPr>
        <w:tc>
          <w:tcPr>
            <w:tcW w:w="4414" w:type="dxa"/>
          </w:tcPr>
          <w:p w14:paraId="3304FF5B" w14:textId="77777777" w:rsidR="007C313C" w:rsidRDefault="007C313C" w:rsidP="000028DC">
            <w:pPr>
              <w:rPr>
                <w:b/>
              </w:rPr>
            </w:pPr>
            <w:r>
              <w:rPr>
                <w:b/>
              </w:rPr>
              <w:t>Flujo Normal:</w:t>
            </w:r>
          </w:p>
        </w:tc>
        <w:tc>
          <w:tcPr>
            <w:tcW w:w="4414" w:type="dxa"/>
          </w:tcPr>
          <w:p w14:paraId="61C50778" w14:textId="77777777" w:rsidR="007C313C" w:rsidRPr="00D26FB4" w:rsidRDefault="007C313C" w:rsidP="000028DC">
            <w:pPr>
              <w:rPr>
                <w:b/>
              </w:rPr>
            </w:pPr>
            <w:r w:rsidRPr="00D26FB4">
              <w:rPr>
                <w:b/>
              </w:rPr>
              <w:t xml:space="preserve">Exitoso – </w:t>
            </w:r>
            <w:r>
              <w:rPr>
                <w:b/>
              </w:rPr>
              <w:t>Usuario agregado</w:t>
            </w:r>
          </w:p>
          <w:p w14:paraId="5EBC7663" w14:textId="77777777" w:rsidR="007C313C" w:rsidRDefault="007C313C" w:rsidP="000028DC">
            <w:r>
              <w:t>1ª.- El usuario ingresa a la sección correspondiente</w:t>
            </w:r>
          </w:p>
          <w:p w14:paraId="7F168E1A" w14:textId="77777777" w:rsidR="007C313C" w:rsidRDefault="007C313C" w:rsidP="000028DC">
            <w:r>
              <w:t>2ª.- El sistema muestra un campo para agregar la matrícula del nuevo registro</w:t>
            </w:r>
          </w:p>
          <w:p w14:paraId="1F5668FE" w14:textId="77777777" w:rsidR="007C313C" w:rsidRDefault="007C313C" w:rsidP="000028DC">
            <w:r>
              <w:t>3ª.- El usuario introduce la matrícula correspondiente.</w:t>
            </w:r>
          </w:p>
          <w:p w14:paraId="5106A154" w14:textId="77777777" w:rsidR="007C313C" w:rsidRDefault="007C313C" w:rsidP="000028DC">
            <w:r>
              <w:t>4ª.- El sistema pide confirmación de la acción.</w:t>
            </w:r>
          </w:p>
          <w:p w14:paraId="0667F12E" w14:textId="77777777" w:rsidR="007C313C" w:rsidRDefault="007C313C" w:rsidP="000028DC">
            <w:r>
              <w:t>5ª.- El usuario acepta la solicitud.</w:t>
            </w:r>
          </w:p>
          <w:p w14:paraId="5C9C2722" w14:textId="77777777" w:rsidR="007C313C" w:rsidRDefault="007C313C" w:rsidP="000028DC">
            <w:r>
              <w:t>6ª.- El sistema informa que el usuario ha sido registrado.</w:t>
            </w:r>
          </w:p>
        </w:tc>
      </w:tr>
      <w:tr w:rsidR="007C313C" w14:paraId="4162A9FA" w14:textId="77777777" w:rsidTr="000028DC">
        <w:trPr>
          <w:trHeight w:val="912"/>
        </w:trPr>
        <w:tc>
          <w:tcPr>
            <w:tcW w:w="4414" w:type="dxa"/>
          </w:tcPr>
          <w:p w14:paraId="35D8F0B8" w14:textId="77777777" w:rsidR="007C313C" w:rsidRDefault="007C313C" w:rsidP="000028DC">
            <w:pPr>
              <w:rPr>
                <w:b/>
              </w:rPr>
            </w:pPr>
            <w:r>
              <w:rPr>
                <w:b/>
              </w:rPr>
              <w:t>Flujo Alterno:</w:t>
            </w:r>
          </w:p>
        </w:tc>
        <w:tc>
          <w:tcPr>
            <w:tcW w:w="4414" w:type="dxa"/>
          </w:tcPr>
          <w:p w14:paraId="5E979AE2" w14:textId="77777777" w:rsidR="007C313C" w:rsidRPr="00DD0B37" w:rsidRDefault="007C313C" w:rsidP="000028DC">
            <w:pPr>
              <w:rPr>
                <w:b/>
              </w:rPr>
            </w:pPr>
            <w:r w:rsidRPr="00DD0B37">
              <w:rPr>
                <w:b/>
              </w:rPr>
              <w:t xml:space="preserve">Alterno – </w:t>
            </w:r>
            <w:r>
              <w:rPr>
                <w:b/>
              </w:rPr>
              <w:t>Registro cancelado</w:t>
            </w:r>
          </w:p>
          <w:p w14:paraId="791DBA59" w14:textId="77777777" w:rsidR="007C313C" w:rsidRDefault="007C313C" w:rsidP="000028DC">
            <w:r>
              <w:t>5b.- El usuario cancela el registro.</w:t>
            </w:r>
          </w:p>
          <w:p w14:paraId="0482D7E7" w14:textId="77777777" w:rsidR="007C313C" w:rsidRDefault="007C313C" w:rsidP="000028DC">
            <w:r>
              <w:t>6b.- El sistema regresa al usuario a la sección anterior.</w:t>
            </w:r>
          </w:p>
          <w:p w14:paraId="2AA17E3A" w14:textId="77777777" w:rsidR="007C313C" w:rsidRDefault="007C313C" w:rsidP="000028DC"/>
          <w:p w14:paraId="10745196" w14:textId="77777777" w:rsidR="007C313C" w:rsidRPr="00DD0B37" w:rsidRDefault="007C313C" w:rsidP="000028DC">
            <w:pPr>
              <w:rPr>
                <w:b/>
              </w:rPr>
            </w:pPr>
            <w:r w:rsidRPr="00DD0B37">
              <w:rPr>
                <w:b/>
              </w:rPr>
              <w:t xml:space="preserve">Fallido – Imposible </w:t>
            </w:r>
            <w:r>
              <w:rPr>
                <w:b/>
              </w:rPr>
              <w:t>registrar</w:t>
            </w:r>
          </w:p>
          <w:p w14:paraId="596AAB27" w14:textId="77777777" w:rsidR="007C313C" w:rsidRDefault="007C313C" w:rsidP="000028DC">
            <w:r>
              <w:t>4c.- El sistema informa al usuario ya está registrado</w:t>
            </w:r>
          </w:p>
          <w:p w14:paraId="6C34D1D4" w14:textId="77777777" w:rsidR="007C313C" w:rsidRDefault="007C313C" w:rsidP="000028DC">
            <w:r>
              <w:t>5c.- El usuario abandona el sistema.</w:t>
            </w:r>
          </w:p>
        </w:tc>
      </w:tr>
      <w:tr w:rsidR="007C313C" w14:paraId="2713F6B9" w14:textId="77777777" w:rsidTr="000028DC">
        <w:trPr>
          <w:trHeight w:val="912"/>
        </w:trPr>
        <w:tc>
          <w:tcPr>
            <w:tcW w:w="4414" w:type="dxa"/>
          </w:tcPr>
          <w:p w14:paraId="011FAE52" w14:textId="77777777" w:rsidR="007C313C" w:rsidRDefault="007C313C" w:rsidP="000028DC">
            <w:pPr>
              <w:rPr>
                <w:b/>
              </w:rPr>
            </w:pPr>
            <w:r>
              <w:rPr>
                <w:b/>
              </w:rPr>
              <w:t xml:space="preserve">Excepciones: </w:t>
            </w:r>
          </w:p>
        </w:tc>
        <w:tc>
          <w:tcPr>
            <w:tcW w:w="4414" w:type="dxa"/>
          </w:tcPr>
          <w:p w14:paraId="376F32BE" w14:textId="77777777" w:rsidR="007C313C" w:rsidRPr="00DD0B37" w:rsidRDefault="007C313C" w:rsidP="000028DC">
            <w:pPr>
              <w:rPr>
                <w:b/>
              </w:rPr>
            </w:pPr>
            <w:r>
              <w:rPr>
                <w:b/>
              </w:rPr>
              <w:t>Indeseable</w:t>
            </w:r>
            <w:r w:rsidRPr="00DD0B37">
              <w:rPr>
                <w:b/>
              </w:rPr>
              <w:t xml:space="preserve"> – Error al recibir datos</w:t>
            </w:r>
          </w:p>
          <w:p w14:paraId="3FFA6A48" w14:textId="77777777" w:rsidR="007C313C" w:rsidRDefault="007C313C" w:rsidP="000028DC">
            <w:r>
              <w:t xml:space="preserve">2d.- El sistema no puede conectar con </w:t>
            </w:r>
            <w:proofErr w:type="gramStart"/>
            <w:r>
              <w:t>la BD</w:t>
            </w:r>
            <w:proofErr w:type="gramEnd"/>
            <w:r>
              <w:t xml:space="preserve"> e informa sobre el problema.</w:t>
            </w:r>
          </w:p>
          <w:p w14:paraId="04CC277F" w14:textId="77777777" w:rsidR="007C313C" w:rsidRDefault="007C313C" w:rsidP="000028DC">
            <w:r>
              <w:t>3d.- El usuario sale del sistema.</w:t>
            </w:r>
          </w:p>
        </w:tc>
      </w:tr>
      <w:tr w:rsidR="007C313C" w14:paraId="11BED11C" w14:textId="77777777" w:rsidTr="000028DC">
        <w:trPr>
          <w:trHeight w:val="70"/>
        </w:trPr>
        <w:tc>
          <w:tcPr>
            <w:tcW w:w="4414" w:type="dxa"/>
          </w:tcPr>
          <w:p w14:paraId="43ECEAE7" w14:textId="77777777" w:rsidR="007C313C" w:rsidRDefault="007C313C" w:rsidP="000028DC">
            <w:r>
              <w:rPr>
                <w:b/>
              </w:rPr>
              <w:t>Post-condiciones:</w:t>
            </w:r>
          </w:p>
          <w:p w14:paraId="72FC75A2" w14:textId="77777777" w:rsidR="007C313C" w:rsidRDefault="007C313C" w:rsidP="000028DC">
            <w:pPr>
              <w:rPr>
                <w:b/>
              </w:rPr>
            </w:pPr>
          </w:p>
        </w:tc>
        <w:tc>
          <w:tcPr>
            <w:tcW w:w="4414" w:type="dxa"/>
          </w:tcPr>
          <w:p w14:paraId="5A39C043" w14:textId="77777777" w:rsidR="007C313C" w:rsidRDefault="007C313C" w:rsidP="000028DC">
            <w:r>
              <w:t>Reservar ítem.</w:t>
            </w:r>
          </w:p>
          <w:p w14:paraId="7491A048" w14:textId="77777777" w:rsidR="007C313C" w:rsidRDefault="007C313C" w:rsidP="000028DC">
            <w:r>
              <w:t>Generar deuda.</w:t>
            </w:r>
          </w:p>
        </w:tc>
      </w:tr>
      <w:tr w:rsidR="007C313C" w14:paraId="53D9C4DC" w14:textId="77777777" w:rsidTr="000028DC">
        <w:trPr>
          <w:trHeight w:val="382"/>
        </w:trPr>
        <w:tc>
          <w:tcPr>
            <w:tcW w:w="4414" w:type="dxa"/>
          </w:tcPr>
          <w:p w14:paraId="6068E8D3" w14:textId="77777777" w:rsidR="007C313C" w:rsidRDefault="007C313C" w:rsidP="000028DC">
            <w:pPr>
              <w:rPr>
                <w:b/>
              </w:rPr>
            </w:pPr>
            <w:r>
              <w:rPr>
                <w:b/>
              </w:rPr>
              <w:t>Entrada:</w:t>
            </w:r>
          </w:p>
        </w:tc>
        <w:tc>
          <w:tcPr>
            <w:tcW w:w="4414" w:type="dxa"/>
          </w:tcPr>
          <w:p w14:paraId="33B8D5B2" w14:textId="77777777" w:rsidR="007C313C" w:rsidRDefault="007C313C" w:rsidP="000028DC">
            <w:r>
              <w:t>Matrícula</w:t>
            </w:r>
          </w:p>
          <w:p w14:paraId="54EAEED8" w14:textId="77777777" w:rsidR="007C313C" w:rsidRDefault="007C313C" w:rsidP="000028DC">
            <w:r>
              <w:t>Confirmación de registro</w:t>
            </w:r>
          </w:p>
        </w:tc>
      </w:tr>
      <w:tr w:rsidR="007C313C" w14:paraId="4972A82D" w14:textId="77777777" w:rsidTr="000028DC">
        <w:trPr>
          <w:trHeight w:val="70"/>
        </w:trPr>
        <w:tc>
          <w:tcPr>
            <w:tcW w:w="4414" w:type="dxa"/>
          </w:tcPr>
          <w:p w14:paraId="64621771" w14:textId="77777777" w:rsidR="007C313C" w:rsidRDefault="007C313C" w:rsidP="000028DC">
            <w:pPr>
              <w:rPr>
                <w:b/>
              </w:rPr>
            </w:pPr>
            <w:r>
              <w:rPr>
                <w:b/>
              </w:rPr>
              <w:t>Salida:</w:t>
            </w:r>
          </w:p>
        </w:tc>
        <w:tc>
          <w:tcPr>
            <w:tcW w:w="4414" w:type="dxa"/>
          </w:tcPr>
          <w:p w14:paraId="222A3CFE" w14:textId="77777777" w:rsidR="007C313C" w:rsidRDefault="007C313C" w:rsidP="000028DC">
            <w:r>
              <w:t>Estado del registro</w:t>
            </w:r>
          </w:p>
        </w:tc>
      </w:tr>
      <w:tr w:rsidR="007C313C" w14:paraId="74262C73" w14:textId="77777777" w:rsidTr="000028DC">
        <w:trPr>
          <w:trHeight w:val="124"/>
        </w:trPr>
        <w:tc>
          <w:tcPr>
            <w:tcW w:w="4414" w:type="dxa"/>
          </w:tcPr>
          <w:p w14:paraId="4EAAA043" w14:textId="77777777" w:rsidR="007C313C" w:rsidRDefault="007C313C" w:rsidP="000028DC">
            <w:pPr>
              <w:rPr>
                <w:b/>
              </w:rPr>
            </w:pPr>
            <w:r>
              <w:rPr>
                <w:b/>
              </w:rPr>
              <w:t>Prioridad:</w:t>
            </w:r>
          </w:p>
        </w:tc>
        <w:tc>
          <w:tcPr>
            <w:tcW w:w="4414" w:type="dxa"/>
          </w:tcPr>
          <w:p w14:paraId="02D302FC" w14:textId="77777777" w:rsidR="007C313C" w:rsidRDefault="007C313C" w:rsidP="000028DC">
            <w:r>
              <w:t>Indispensable</w:t>
            </w:r>
          </w:p>
        </w:tc>
      </w:tr>
    </w:tbl>
    <w:p w14:paraId="77842CBD" w14:textId="77777777" w:rsidR="007C313C" w:rsidRDefault="007C313C" w:rsidP="007C313C">
      <w:pPr>
        <w:jc w:val="both"/>
        <w:rPr>
          <w:rFonts w:ascii="Arial" w:hAnsi="Arial" w:cs="Arial"/>
          <w:sz w:val="28"/>
          <w:szCs w:val="28"/>
        </w:rPr>
      </w:pPr>
    </w:p>
    <w:p w14:paraId="4A3CD0C7" w14:textId="77777777" w:rsidR="007C313C" w:rsidRDefault="007C313C" w:rsidP="00FC250E">
      <w:pPr>
        <w:pStyle w:val="H4"/>
      </w:pPr>
      <w:bookmarkStart w:id="36" w:name="_Toc452731656"/>
      <w:r>
        <w:lastRenderedPageBreak/>
        <w:t>Borrar usuario</w:t>
      </w:r>
      <w:bookmarkEnd w:id="36"/>
    </w:p>
    <w:tbl>
      <w:tblPr>
        <w:tblStyle w:val="Tablaconcuadrcula"/>
        <w:tblW w:w="0" w:type="auto"/>
        <w:tblLayout w:type="fixed"/>
        <w:tblLook w:val="04A0" w:firstRow="1" w:lastRow="0" w:firstColumn="1" w:lastColumn="0" w:noHBand="0" w:noVBand="1"/>
      </w:tblPr>
      <w:tblGrid>
        <w:gridCol w:w="4414"/>
        <w:gridCol w:w="4414"/>
      </w:tblGrid>
      <w:tr w:rsidR="007C313C" w14:paraId="57D1D699" w14:textId="77777777" w:rsidTr="000028DC">
        <w:trPr>
          <w:trHeight w:val="133"/>
        </w:trPr>
        <w:tc>
          <w:tcPr>
            <w:tcW w:w="4414" w:type="dxa"/>
          </w:tcPr>
          <w:p w14:paraId="1A2238B0" w14:textId="77777777" w:rsidR="007C313C" w:rsidRPr="005B321B" w:rsidRDefault="007C313C" w:rsidP="000028DC">
            <w:pPr>
              <w:rPr>
                <w:b/>
              </w:rPr>
            </w:pPr>
            <w:r w:rsidRPr="005B321B">
              <w:rPr>
                <w:b/>
              </w:rPr>
              <w:t>ID:</w:t>
            </w:r>
          </w:p>
        </w:tc>
        <w:tc>
          <w:tcPr>
            <w:tcW w:w="4414" w:type="dxa"/>
          </w:tcPr>
          <w:p w14:paraId="2DE57BF9" w14:textId="77777777" w:rsidR="007C313C" w:rsidRDefault="007C313C" w:rsidP="000028DC">
            <w:r>
              <w:t>CU-7</w:t>
            </w:r>
          </w:p>
        </w:tc>
      </w:tr>
      <w:tr w:rsidR="007C313C" w14:paraId="31F292C9" w14:textId="77777777" w:rsidTr="000028DC">
        <w:trPr>
          <w:trHeight w:val="133"/>
        </w:trPr>
        <w:tc>
          <w:tcPr>
            <w:tcW w:w="4414" w:type="dxa"/>
          </w:tcPr>
          <w:p w14:paraId="28228EF0" w14:textId="77777777" w:rsidR="007C313C" w:rsidRPr="005B321B" w:rsidRDefault="007C313C" w:rsidP="000028DC">
            <w:pPr>
              <w:rPr>
                <w:b/>
              </w:rPr>
            </w:pPr>
            <w:r>
              <w:rPr>
                <w:b/>
              </w:rPr>
              <w:t>Nombre:</w:t>
            </w:r>
          </w:p>
        </w:tc>
        <w:tc>
          <w:tcPr>
            <w:tcW w:w="4414" w:type="dxa"/>
          </w:tcPr>
          <w:p w14:paraId="50D2617B" w14:textId="77777777" w:rsidR="007C313C" w:rsidRDefault="007C313C" w:rsidP="000028DC">
            <w:r>
              <w:t>Borrar usuario</w:t>
            </w:r>
          </w:p>
        </w:tc>
      </w:tr>
      <w:tr w:rsidR="007C313C" w14:paraId="656FFB1B" w14:textId="77777777" w:rsidTr="000028DC">
        <w:trPr>
          <w:trHeight w:val="70"/>
        </w:trPr>
        <w:tc>
          <w:tcPr>
            <w:tcW w:w="4414" w:type="dxa"/>
          </w:tcPr>
          <w:p w14:paraId="41F60076" w14:textId="77777777" w:rsidR="007C313C" w:rsidRPr="005B321B" w:rsidRDefault="007C313C" w:rsidP="000028DC">
            <w:pPr>
              <w:rPr>
                <w:b/>
              </w:rPr>
            </w:pPr>
            <w:r>
              <w:rPr>
                <w:b/>
              </w:rPr>
              <w:t>Actor:</w:t>
            </w:r>
          </w:p>
        </w:tc>
        <w:tc>
          <w:tcPr>
            <w:tcW w:w="4414" w:type="dxa"/>
          </w:tcPr>
          <w:p w14:paraId="157C87BC" w14:textId="77777777" w:rsidR="007C313C" w:rsidRDefault="007C313C" w:rsidP="000028DC">
            <w:r>
              <w:t>Bibliotecario</w:t>
            </w:r>
          </w:p>
        </w:tc>
      </w:tr>
      <w:tr w:rsidR="007C313C" w14:paraId="58F5CDAB" w14:textId="77777777" w:rsidTr="000028DC">
        <w:trPr>
          <w:trHeight w:val="70"/>
        </w:trPr>
        <w:tc>
          <w:tcPr>
            <w:tcW w:w="4414" w:type="dxa"/>
          </w:tcPr>
          <w:p w14:paraId="14012369" w14:textId="77777777" w:rsidR="007C313C" w:rsidRPr="005B321B" w:rsidRDefault="007C313C" w:rsidP="000028DC">
            <w:pPr>
              <w:rPr>
                <w:b/>
              </w:rPr>
            </w:pPr>
            <w:r>
              <w:rPr>
                <w:b/>
              </w:rPr>
              <w:t>Fecha de Creación:</w:t>
            </w:r>
          </w:p>
        </w:tc>
        <w:tc>
          <w:tcPr>
            <w:tcW w:w="4414" w:type="dxa"/>
          </w:tcPr>
          <w:p w14:paraId="0AB83C81" w14:textId="77777777" w:rsidR="007C313C" w:rsidRDefault="007C313C" w:rsidP="000028DC">
            <w:r>
              <w:t>8/03/2016</w:t>
            </w:r>
          </w:p>
        </w:tc>
      </w:tr>
      <w:tr w:rsidR="007C313C" w14:paraId="130B7742" w14:textId="77777777" w:rsidTr="000028DC">
        <w:trPr>
          <w:trHeight w:val="70"/>
        </w:trPr>
        <w:tc>
          <w:tcPr>
            <w:tcW w:w="4414" w:type="dxa"/>
          </w:tcPr>
          <w:p w14:paraId="68E00AC9" w14:textId="77777777" w:rsidR="007C313C" w:rsidRPr="005B321B" w:rsidRDefault="007C313C" w:rsidP="000028DC">
            <w:pPr>
              <w:rPr>
                <w:b/>
              </w:rPr>
            </w:pPr>
            <w:r>
              <w:rPr>
                <w:b/>
              </w:rPr>
              <w:t>Fecha de Modificación:</w:t>
            </w:r>
          </w:p>
        </w:tc>
        <w:tc>
          <w:tcPr>
            <w:tcW w:w="4414" w:type="dxa"/>
          </w:tcPr>
          <w:p w14:paraId="760AAFE9" w14:textId="77777777" w:rsidR="007C313C" w:rsidRDefault="007C313C" w:rsidP="000028DC">
            <w:r>
              <w:t>17/05/2016</w:t>
            </w:r>
          </w:p>
        </w:tc>
      </w:tr>
      <w:tr w:rsidR="007C313C" w14:paraId="619E10E2" w14:textId="77777777" w:rsidTr="000028DC">
        <w:trPr>
          <w:trHeight w:val="70"/>
        </w:trPr>
        <w:tc>
          <w:tcPr>
            <w:tcW w:w="4414" w:type="dxa"/>
          </w:tcPr>
          <w:p w14:paraId="39EACAF6" w14:textId="77777777" w:rsidR="007C313C" w:rsidRPr="005B321B" w:rsidRDefault="007C313C" w:rsidP="000028DC">
            <w:pPr>
              <w:rPr>
                <w:b/>
              </w:rPr>
            </w:pPr>
            <w:r>
              <w:rPr>
                <w:b/>
              </w:rPr>
              <w:t>Autores:</w:t>
            </w:r>
          </w:p>
        </w:tc>
        <w:tc>
          <w:tcPr>
            <w:tcW w:w="4414" w:type="dxa"/>
          </w:tcPr>
          <w:p w14:paraId="7F790ABE" w14:textId="77777777" w:rsidR="007C313C" w:rsidRDefault="007C313C" w:rsidP="000028DC">
            <w:r>
              <w:t>FRANCISCO GERARDO MARES SOLANO</w:t>
            </w:r>
          </w:p>
        </w:tc>
      </w:tr>
      <w:tr w:rsidR="007C313C" w14:paraId="137A41A5" w14:textId="77777777" w:rsidTr="000028DC">
        <w:trPr>
          <w:trHeight w:val="70"/>
        </w:trPr>
        <w:tc>
          <w:tcPr>
            <w:tcW w:w="4414" w:type="dxa"/>
          </w:tcPr>
          <w:p w14:paraId="07FAA3AB" w14:textId="77777777" w:rsidR="007C313C" w:rsidRPr="005B321B" w:rsidRDefault="007C313C" w:rsidP="000028DC">
            <w:pPr>
              <w:rPr>
                <w:b/>
              </w:rPr>
            </w:pPr>
            <w:r>
              <w:rPr>
                <w:b/>
              </w:rPr>
              <w:t>Descripción:</w:t>
            </w:r>
          </w:p>
        </w:tc>
        <w:tc>
          <w:tcPr>
            <w:tcW w:w="4414" w:type="dxa"/>
          </w:tcPr>
          <w:p w14:paraId="35658A5F" w14:textId="77777777" w:rsidR="007C313C" w:rsidRDefault="007C313C" w:rsidP="000028DC">
            <w:r>
              <w:t>El usuario borra la matrícula del sistema.</w:t>
            </w:r>
          </w:p>
        </w:tc>
      </w:tr>
      <w:tr w:rsidR="007C313C" w14:paraId="11F0D7EF" w14:textId="77777777" w:rsidTr="000028DC">
        <w:trPr>
          <w:trHeight w:val="70"/>
        </w:trPr>
        <w:tc>
          <w:tcPr>
            <w:tcW w:w="4414" w:type="dxa"/>
          </w:tcPr>
          <w:p w14:paraId="54351654" w14:textId="77777777" w:rsidR="007C313C" w:rsidRPr="005B321B" w:rsidRDefault="007C313C" w:rsidP="000028DC">
            <w:pPr>
              <w:rPr>
                <w:b/>
              </w:rPr>
            </w:pPr>
            <w:r>
              <w:rPr>
                <w:b/>
              </w:rPr>
              <w:t>Precondiciones:</w:t>
            </w:r>
          </w:p>
        </w:tc>
        <w:tc>
          <w:tcPr>
            <w:tcW w:w="4414" w:type="dxa"/>
          </w:tcPr>
          <w:p w14:paraId="13A687FC" w14:textId="77777777" w:rsidR="007C313C" w:rsidRDefault="007C313C" w:rsidP="000028DC">
            <w:r>
              <w:t>Deben existir el usuario registrado.</w:t>
            </w:r>
          </w:p>
          <w:p w14:paraId="76BB7E7F" w14:textId="77777777" w:rsidR="007C313C" w:rsidRDefault="007C313C" w:rsidP="000028DC">
            <w:r>
              <w:t>Debe haber conexión a la BD.</w:t>
            </w:r>
          </w:p>
        </w:tc>
      </w:tr>
      <w:tr w:rsidR="007C313C" w14:paraId="37DD22B7" w14:textId="77777777" w:rsidTr="000028DC">
        <w:trPr>
          <w:trHeight w:val="912"/>
        </w:trPr>
        <w:tc>
          <w:tcPr>
            <w:tcW w:w="4414" w:type="dxa"/>
          </w:tcPr>
          <w:p w14:paraId="5F98A0CC" w14:textId="77777777" w:rsidR="007C313C" w:rsidRDefault="007C313C" w:rsidP="000028DC">
            <w:pPr>
              <w:rPr>
                <w:b/>
              </w:rPr>
            </w:pPr>
            <w:r>
              <w:rPr>
                <w:b/>
              </w:rPr>
              <w:t>Flujo Normal:</w:t>
            </w:r>
          </w:p>
        </w:tc>
        <w:tc>
          <w:tcPr>
            <w:tcW w:w="4414" w:type="dxa"/>
          </w:tcPr>
          <w:p w14:paraId="7D5D9C0E" w14:textId="77777777" w:rsidR="007C313C" w:rsidRPr="00D26FB4" w:rsidRDefault="007C313C" w:rsidP="000028DC">
            <w:pPr>
              <w:rPr>
                <w:b/>
              </w:rPr>
            </w:pPr>
            <w:r w:rsidRPr="00D26FB4">
              <w:rPr>
                <w:b/>
              </w:rPr>
              <w:t xml:space="preserve">Exitoso – </w:t>
            </w:r>
            <w:r>
              <w:rPr>
                <w:b/>
              </w:rPr>
              <w:t>Usuario borrado</w:t>
            </w:r>
          </w:p>
          <w:p w14:paraId="0B38BF26" w14:textId="77777777" w:rsidR="007C313C" w:rsidRDefault="007C313C" w:rsidP="000028DC">
            <w:r>
              <w:t>1ª.- El usuario ingresa a la sección correspondiente</w:t>
            </w:r>
          </w:p>
          <w:p w14:paraId="1B09C43D" w14:textId="77777777" w:rsidR="007C313C" w:rsidRDefault="007C313C" w:rsidP="000028DC">
            <w:r>
              <w:t>2ª.- El sistema muestra un campo para borrar la matrícula del nuevo registro</w:t>
            </w:r>
          </w:p>
          <w:p w14:paraId="60BA0ACF" w14:textId="77777777" w:rsidR="007C313C" w:rsidRDefault="007C313C" w:rsidP="000028DC">
            <w:r>
              <w:t>3ª.- El usuario introduce la matrícula correspondiente.</w:t>
            </w:r>
          </w:p>
          <w:p w14:paraId="5C3D9F4F" w14:textId="77777777" w:rsidR="007C313C" w:rsidRDefault="007C313C" w:rsidP="000028DC">
            <w:r>
              <w:t>4ª.- El sistema pide confirmación de la acción.</w:t>
            </w:r>
          </w:p>
          <w:p w14:paraId="43157A0F" w14:textId="77777777" w:rsidR="007C313C" w:rsidRDefault="007C313C" w:rsidP="000028DC">
            <w:r>
              <w:t>5ª.- El usuario acepta la solicitud.</w:t>
            </w:r>
          </w:p>
          <w:p w14:paraId="29F85B8E" w14:textId="77777777" w:rsidR="007C313C" w:rsidRDefault="007C313C" w:rsidP="000028DC">
            <w:r>
              <w:t>6ª.- El sistema informa que el usuario ha sido registrado.</w:t>
            </w:r>
          </w:p>
        </w:tc>
      </w:tr>
      <w:tr w:rsidR="007C313C" w14:paraId="1B95C9CF" w14:textId="77777777" w:rsidTr="000028DC">
        <w:trPr>
          <w:trHeight w:val="912"/>
        </w:trPr>
        <w:tc>
          <w:tcPr>
            <w:tcW w:w="4414" w:type="dxa"/>
          </w:tcPr>
          <w:p w14:paraId="39898EF0" w14:textId="77777777" w:rsidR="007C313C" w:rsidRDefault="007C313C" w:rsidP="000028DC">
            <w:pPr>
              <w:rPr>
                <w:b/>
              </w:rPr>
            </w:pPr>
            <w:r>
              <w:rPr>
                <w:b/>
              </w:rPr>
              <w:t>Flujo Alterno:</w:t>
            </w:r>
          </w:p>
        </w:tc>
        <w:tc>
          <w:tcPr>
            <w:tcW w:w="4414" w:type="dxa"/>
          </w:tcPr>
          <w:p w14:paraId="6D3D5976" w14:textId="77777777" w:rsidR="007C313C" w:rsidRPr="00DD0B37" w:rsidRDefault="007C313C" w:rsidP="000028DC">
            <w:pPr>
              <w:rPr>
                <w:b/>
              </w:rPr>
            </w:pPr>
            <w:r w:rsidRPr="00DD0B37">
              <w:rPr>
                <w:b/>
              </w:rPr>
              <w:t>Alterno –</w:t>
            </w:r>
            <w:r>
              <w:rPr>
                <w:b/>
              </w:rPr>
              <w:t xml:space="preserve"> Solicitud cancelada</w:t>
            </w:r>
          </w:p>
          <w:p w14:paraId="659E009F" w14:textId="77777777" w:rsidR="007C313C" w:rsidRDefault="007C313C" w:rsidP="000028DC">
            <w:r>
              <w:t>5b.- El usuario cancela la solicitud.</w:t>
            </w:r>
          </w:p>
          <w:p w14:paraId="798ABE3B" w14:textId="77777777" w:rsidR="007C313C" w:rsidRDefault="007C313C" w:rsidP="000028DC">
            <w:r>
              <w:t>6b.- El sistema regresa al usuario a la sección anterior.</w:t>
            </w:r>
          </w:p>
          <w:p w14:paraId="5AB0E1E8" w14:textId="77777777" w:rsidR="007C313C" w:rsidRDefault="007C313C" w:rsidP="000028DC"/>
          <w:p w14:paraId="4ED76084" w14:textId="77777777" w:rsidR="007C313C" w:rsidRPr="00DD0B37" w:rsidRDefault="007C313C" w:rsidP="000028DC">
            <w:pPr>
              <w:rPr>
                <w:b/>
              </w:rPr>
            </w:pPr>
            <w:r w:rsidRPr="00DD0B37">
              <w:rPr>
                <w:b/>
              </w:rPr>
              <w:t xml:space="preserve">Fallido – Imposible </w:t>
            </w:r>
            <w:r>
              <w:rPr>
                <w:b/>
              </w:rPr>
              <w:t>borrar</w:t>
            </w:r>
          </w:p>
          <w:p w14:paraId="379E7C9F" w14:textId="77777777" w:rsidR="007C313C" w:rsidRDefault="007C313C" w:rsidP="000028DC">
            <w:r>
              <w:t>4c.- El sistema informa al usuario no existe.</w:t>
            </w:r>
          </w:p>
          <w:p w14:paraId="561FC357" w14:textId="77777777" w:rsidR="007C313C" w:rsidRDefault="007C313C" w:rsidP="000028DC">
            <w:r>
              <w:t>5c.- El usuario abandona el sistema.</w:t>
            </w:r>
          </w:p>
        </w:tc>
      </w:tr>
      <w:tr w:rsidR="007C313C" w14:paraId="0144DC5F" w14:textId="77777777" w:rsidTr="000028DC">
        <w:trPr>
          <w:trHeight w:val="912"/>
        </w:trPr>
        <w:tc>
          <w:tcPr>
            <w:tcW w:w="4414" w:type="dxa"/>
          </w:tcPr>
          <w:p w14:paraId="5C6BBE93" w14:textId="77777777" w:rsidR="007C313C" w:rsidRDefault="007C313C" w:rsidP="000028DC">
            <w:pPr>
              <w:rPr>
                <w:b/>
              </w:rPr>
            </w:pPr>
            <w:r>
              <w:rPr>
                <w:b/>
              </w:rPr>
              <w:t xml:space="preserve">Excepciones: </w:t>
            </w:r>
          </w:p>
        </w:tc>
        <w:tc>
          <w:tcPr>
            <w:tcW w:w="4414" w:type="dxa"/>
          </w:tcPr>
          <w:p w14:paraId="2C7AE5F8" w14:textId="77777777" w:rsidR="007C313C" w:rsidRPr="00DD0B37" w:rsidRDefault="007C313C" w:rsidP="000028DC">
            <w:pPr>
              <w:rPr>
                <w:b/>
              </w:rPr>
            </w:pPr>
            <w:r>
              <w:rPr>
                <w:b/>
              </w:rPr>
              <w:t>Indeseable</w:t>
            </w:r>
            <w:r w:rsidRPr="00DD0B37">
              <w:rPr>
                <w:b/>
              </w:rPr>
              <w:t xml:space="preserve"> – Error al recibir datos</w:t>
            </w:r>
          </w:p>
          <w:p w14:paraId="01D52966" w14:textId="77777777" w:rsidR="007C313C" w:rsidRDefault="007C313C" w:rsidP="000028DC">
            <w:r>
              <w:t xml:space="preserve">2d.- El sistema no puede conectar con </w:t>
            </w:r>
            <w:proofErr w:type="gramStart"/>
            <w:r>
              <w:t>la BD</w:t>
            </w:r>
            <w:proofErr w:type="gramEnd"/>
            <w:r>
              <w:t xml:space="preserve"> e informa sobre el problema.</w:t>
            </w:r>
          </w:p>
          <w:p w14:paraId="69A1DA69" w14:textId="77777777" w:rsidR="007C313C" w:rsidRDefault="007C313C" w:rsidP="000028DC">
            <w:r>
              <w:t>3d.- El usuario sale del sistema.</w:t>
            </w:r>
          </w:p>
        </w:tc>
      </w:tr>
      <w:tr w:rsidR="007C313C" w14:paraId="7CFC4292" w14:textId="77777777" w:rsidTr="000028DC">
        <w:trPr>
          <w:trHeight w:val="70"/>
        </w:trPr>
        <w:tc>
          <w:tcPr>
            <w:tcW w:w="4414" w:type="dxa"/>
          </w:tcPr>
          <w:p w14:paraId="49C6D40B" w14:textId="77777777" w:rsidR="007C313C" w:rsidRPr="005D213F" w:rsidRDefault="007C313C" w:rsidP="000028DC">
            <w:r>
              <w:rPr>
                <w:b/>
              </w:rPr>
              <w:t>Post-condiciones:</w:t>
            </w:r>
          </w:p>
        </w:tc>
        <w:tc>
          <w:tcPr>
            <w:tcW w:w="4414" w:type="dxa"/>
          </w:tcPr>
          <w:p w14:paraId="6BC1984A" w14:textId="77777777" w:rsidR="007C313C" w:rsidRDefault="007C313C" w:rsidP="000028DC"/>
        </w:tc>
      </w:tr>
      <w:tr w:rsidR="007C313C" w14:paraId="473F84CC" w14:textId="77777777" w:rsidTr="000028DC">
        <w:trPr>
          <w:trHeight w:val="70"/>
        </w:trPr>
        <w:tc>
          <w:tcPr>
            <w:tcW w:w="4414" w:type="dxa"/>
          </w:tcPr>
          <w:p w14:paraId="7492C642" w14:textId="77777777" w:rsidR="007C313C" w:rsidRDefault="007C313C" w:rsidP="000028DC">
            <w:pPr>
              <w:rPr>
                <w:b/>
              </w:rPr>
            </w:pPr>
            <w:r>
              <w:rPr>
                <w:b/>
              </w:rPr>
              <w:t>Entrada:</w:t>
            </w:r>
          </w:p>
        </w:tc>
        <w:tc>
          <w:tcPr>
            <w:tcW w:w="4414" w:type="dxa"/>
          </w:tcPr>
          <w:p w14:paraId="3DCCCF7B" w14:textId="77777777" w:rsidR="007C313C" w:rsidRDefault="007C313C" w:rsidP="000028DC">
            <w:r>
              <w:t>Matrícula</w:t>
            </w:r>
          </w:p>
          <w:p w14:paraId="7540851C" w14:textId="77777777" w:rsidR="007C313C" w:rsidRDefault="007C313C" w:rsidP="000028DC">
            <w:r>
              <w:t>Confirmación de borrado</w:t>
            </w:r>
          </w:p>
        </w:tc>
      </w:tr>
      <w:tr w:rsidR="007C313C" w14:paraId="3C649442" w14:textId="77777777" w:rsidTr="000028DC">
        <w:trPr>
          <w:trHeight w:val="70"/>
        </w:trPr>
        <w:tc>
          <w:tcPr>
            <w:tcW w:w="4414" w:type="dxa"/>
          </w:tcPr>
          <w:p w14:paraId="6AD6693D" w14:textId="77777777" w:rsidR="007C313C" w:rsidRDefault="007C313C" w:rsidP="000028DC">
            <w:pPr>
              <w:rPr>
                <w:b/>
              </w:rPr>
            </w:pPr>
            <w:r>
              <w:rPr>
                <w:b/>
              </w:rPr>
              <w:t>Salida:</w:t>
            </w:r>
          </w:p>
        </w:tc>
        <w:tc>
          <w:tcPr>
            <w:tcW w:w="4414" w:type="dxa"/>
          </w:tcPr>
          <w:p w14:paraId="3E902EEA" w14:textId="77777777" w:rsidR="007C313C" w:rsidRDefault="007C313C" w:rsidP="000028DC">
            <w:r>
              <w:t>Estado del borrado</w:t>
            </w:r>
          </w:p>
        </w:tc>
      </w:tr>
      <w:tr w:rsidR="007C313C" w14:paraId="369445D9" w14:textId="77777777" w:rsidTr="000028DC">
        <w:trPr>
          <w:trHeight w:val="91"/>
        </w:trPr>
        <w:tc>
          <w:tcPr>
            <w:tcW w:w="4414" w:type="dxa"/>
          </w:tcPr>
          <w:p w14:paraId="79988C3A" w14:textId="77777777" w:rsidR="007C313C" w:rsidRDefault="007C313C" w:rsidP="000028DC">
            <w:pPr>
              <w:rPr>
                <w:b/>
              </w:rPr>
            </w:pPr>
            <w:r>
              <w:rPr>
                <w:b/>
              </w:rPr>
              <w:t>Prioridad:</w:t>
            </w:r>
          </w:p>
        </w:tc>
        <w:tc>
          <w:tcPr>
            <w:tcW w:w="4414" w:type="dxa"/>
          </w:tcPr>
          <w:p w14:paraId="6C488E9E" w14:textId="77777777" w:rsidR="007C313C" w:rsidRDefault="007C313C" w:rsidP="000028DC">
            <w:r>
              <w:t>Indispensable</w:t>
            </w:r>
          </w:p>
        </w:tc>
      </w:tr>
    </w:tbl>
    <w:p w14:paraId="714878CF" w14:textId="77777777" w:rsidR="007C313C" w:rsidRDefault="007C313C" w:rsidP="007C313C">
      <w:pPr>
        <w:jc w:val="both"/>
        <w:rPr>
          <w:rFonts w:ascii="Arial" w:hAnsi="Arial" w:cs="Arial"/>
          <w:sz w:val="28"/>
          <w:szCs w:val="28"/>
        </w:rPr>
      </w:pPr>
    </w:p>
    <w:p w14:paraId="06E9B0E1" w14:textId="77777777" w:rsidR="00B22396" w:rsidRDefault="00B22396">
      <w:pPr>
        <w:rPr>
          <w:rFonts w:ascii="Raleway" w:eastAsiaTheme="majorEastAsia" w:hAnsi="Raleway" w:cstheme="majorBidi"/>
          <w:b/>
          <w:sz w:val="28"/>
          <w:szCs w:val="24"/>
        </w:rPr>
      </w:pPr>
      <w:bookmarkStart w:id="37" w:name="_Toc452731657"/>
      <w:r>
        <w:br w:type="page"/>
      </w:r>
    </w:p>
    <w:p w14:paraId="74312669" w14:textId="12EF71B4" w:rsidR="009E5744" w:rsidRPr="009E5744" w:rsidRDefault="009E5744" w:rsidP="009E5744">
      <w:pPr>
        <w:pStyle w:val="H3"/>
      </w:pPr>
      <w:r>
        <w:lastRenderedPageBreak/>
        <w:t>Funcionalidad del sistema</w:t>
      </w:r>
      <w:bookmarkEnd w:id="37"/>
    </w:p>
    <w:p w14:paraId="7E49EC35" w14:textId="6F9D638A" w:rsidR="00D74C30" w:rsidRPr="00D74C30" w:rsidRDefault="00C4054E" w:rsidP="00FC250E">
      <w:pPr>
        <w:pStyle w:val="H4"/>
      </w:pPr>
      <w:bookmarkStart w:id="38" w:name="_Toc452731658"/>
      <w:r>
        <w:t xml:space="preserve">Agregar reseña </w:t>
      </w:r>
      <w:r w:rsidR="00BA174F">
        <w:t>del ítem</w:t>
      </w:r>
      <w:bookmarkEnd w:id="38"/>
    </w:p>
    <w:tbl>
      <w:tblPr>
        <w:tblStyle w:val="Tablaconcuadrcula"/>
        <w:tblW w:w="0" w:type="auto"/>
        <w:tblLayout w:type="fixed"/>
        <w:tblLook w:val="04A0" w:firstRow="1" w:lastRow="0" w:firstColumn="1" w:lastColumn="0" w:noHBand="0" w:noVBand="1"/>
      </w:tblPr>
      <w:tblGrid>
        <w:gridCol w:w="4414"/>
        <w:gridCol w:w="4414"/>
      </w:tblGrid>
      <w:tr w:rsidR="00F913C6" w14:paraId="22DD6510" w14:textId="77777777" w:rsidTr="00F6403E">
        <w:trPr>
          <w:trHeight w:val="70"/>
        </w:trPr>
        <w:tc>
          <w:tcPr>
            <w:tcW w:w="4414" w:type="dxa"/>
          </w:tcPr>
          <w:p w14:paraId="74F7B40C" w14:textId="77777777" w:rsidR="00F913C6" w:rsidRPr="005B321B" w:rsidRDefault="00F913C6" w:rsidP="00F21615">
            <w:pPr>
              <w:rPr>
                <w:b/>
              </w:rPr>
            </w:pPr>
            <w:r w:rsidRPr="005B321B">
              <w:rPr>
                <w:b/>
              </w:rPr>
              <w:t>ID:</w:t>
            </w:r>
          </w:p>
        </w:tc>
        <w:tc>
          <w:tcPr>
            <w:tcW w:w="4414" w:type="dxa"/>
          </w:tcPr>
          <w:p w14:paraId="5DC327DE" w14:textId="77777777" w:rsidR="00F913C6" w:rsidRDefault="00F913C6" w:rsidP="00F21615">
            <w:r>
              <w:t>CU-6.</w:t>
            </w:r>
          </w:p>
        </w:tc>
      </w:tr>
      <w:tr w:rsidR="00F913C6" w14:paraId="11A39DAA" w14:textId="77777777" w:rsidTr="00F6403E">
        <w:trPr>
          <w:trHeight w:val="70"/>
        </w:trPr>
        <w:tc>
          <w:tcPr>
            <w:tcW w:w="4414" w:type="dxa"/>
          </w:tcPr>
          <w:p w14:paraId="227AE27E" w14:textId="77777777" w:rsidR="00F913C6" w:rsidRPr="005B321B" w:rsidRDefault="00F913C6" w:rsidP="00F21615">
            <w:pPr>
              <w:rPr>
                <w:b/>
              </w:rPr>
            </w:pPr>
            <w:r>
              <w:rPr>
                <w:b/>
              </w:rPr>
              <w:t>Nombre:</w:t>
            </w:r>
          </w:p>
        </w:tc>
        <w:tc>
          <w:tcPr>
            <w:tcW w:w="4414" w:type="dxa"/>
          </w:tcPr>
          <w:p w14:paraId="5F4FC0C8" w14:textId="77777777" w:rsidR="00F913C6" w:rsidRDefault="00F913C6" w:rsidP="00BA174F">
            <w:r>
              <w:t xml:space="preserve">Agregar reseña </w:t>
            </w:r>
            <w:r w:rsidR="00BA174F">
              <w:t>del ítem.</w:t>
            </w:r>
          </w:p>
        </w:tc>
      </w:tr>
      <w:tr w:rsidR="00F913C6" w14:paraId="16E9FE4C" w14:textId="77777777" w:rsidTr="00F6403E">
        <w:trPr>
          <w:trHeight w:val="70"/>
        </w:trPr>
        <w:tc>
          <w:tcPr>
            <w:tcW w:w="4414" w:type="dxa"/>
          </w:tcPr>
          <w:p w14:paraId="4CE4308A" w14:textId="77777777" w:rsidR="00F913C6" w:rsidRPr="005B321B" w:rsidRDefault="00F913C6" w:rsidP="00F21615">
            <w:pPr>
              <w:rPr>
                <w:b/>
              </w:rPr>
            </w:pPr>
            <w:r>
              <w:rPr>
                <w:b/>
              </w:rPr>
              <w:t>Actor:</w:t>
            </w:r>
          </w:p>
        </w:tc>
        <w:tc>
          <w:tcPr>
            <w:tcW w:w="4414" w:type="dxa"/>
          </w:tcPr>
          <w:p w14:paraId="6926F74C" w14:textId="77777777" w:rsidR="00F913C6" w:rsidRDefault="00F913C6" w:rsidP="00F21615">
            <w:r>
              <w:t>Usuario.</w:t>
            </w:r>
          </w:p>
        </w:tc>
      </w:tr>
      <w:tr w:rsidR="00F913C6" w14:paraId="3EE25DAA" w14:textId="77777777" w:rsidTr="00F6403E">
        <w:trPr>
          <w:trHeight w:val="488"/>
        </w:trPr>
        <w:tc>
          <w:tcPr>
            <w:tcW w:w="4414" w:type="dxa"/>
          </w:tcPr>
          <w:p w14:paraId="29CD5B5D" w14:textId="77777777" w:rsidR="00F913C6" w:rsidRPr="005B321B" w:rsidRDefault="00F913C6" w:rsidP="00F21615">
            <w:pPr>
              <w:rPr>
                <w:b/>
              </w:rPr>
            </w:pPr>
            <w:r>
              <w:rPr>
                <w:b/>
              </w:rPr>
              <w:t>Fecha de Creación:</w:t>
            </w:r>
          </w:p>
        </w:tc>
        <w:tc>
          <w:tcPr>
            <w:tcW w:w="4414" w:type="dxa"/>
          </w:tcPr>
          <w:p w14:paraId="4636C9A3" w14:textId="77777777" w:rsidR="00F913C6" w:rsidRDefault="00F913C6" w:rsidP="00F21615">
            <w:r>
              <w:t>8/03/2016</w:t>
            </w:r>
          </w:p>
        </w:tc>
      </w:tr>
      <w:tr w:rsidR="00F913C6" w14:paraId="3A9B4786" w14:textId="77777777" w:rsidTr="00F6403E">
        <w:trPr>
          <w:trHeight w:val="70"/>
        </w:trPr>
        <w:tc>
          <w:tcPr>
            <w:tcW w:w="4414" w:type="dxa"/>
          </w:tcPr>
          <w:p w14:paraId="0D30085F" w14:textId="77777777" w:rsidR="00F913C6" w:rsidRPr="005B321B" w:rsidRDefault="00F913C6" w:rsidP="00F21615">
            <w:pPr>
              <w:rPr>
                <w:b/>
              </w:rPr>
            </w:pPr>
            <w:r>
              <w:rPr>
                <w:b/>
              </w:rPr>
              <w:t>Fecha de Modificación:</w:t>
            </w:r>
          </w:p>
        </w:tc>
        <w:tc>
          <w:tcPr>
            <w:tcW w:w="4414" w:type="dxa"/>
          </w:tcPr>
          <w:p w14:paraId="06BDCE2D" w14:textId="77777777" w:rsidR="00F913C6" w:rsidRDefault="000D6D77" w:rsidP="000D6D77">
            <w:r>
              <w:t>17</w:t>
            </w:r>
            <w:r w:rsidR="00F913C6">
              <w:t>/0</w:t>
            </w:r>
            <w:r>
              <w:t>5</w:t>
            </w:r>
            <w:r w:rsidR="00F913C6">
              <w:t>/2016</w:t>
            </w:r>
          </w:p>
        </w:tc>
      </w:tr>
      <w:tr w:rsidR="00F913C6" w14:paraId="550A39FC" w14:textId="77777777" w:rsidTr="00F6403E">
        <w:trPr>
          <w:trHeight w:val="70"/>
        </w:trPr>
        <w:tc>
          <w:tcPr>
            <w:tcW w:w="4414" w:type="dxa"/>
          </w:tcPr>
          <w:p w14:paraId="7213BBD7" w14:textId="77777777" w:rsidR="00F913C6" w:rsidRPr="005B321B" w:rsidRDefault="00F913C6" w:rsidP="00F21615">
            <w:pPr>
              <w:rPr>
                <w:b/>
              </w:rPr>
            </w:pPr>
            <w:r>
              <w:rPr>
                <w:b/>
              </w:rPr>
              <w:t>Autores:</w:t>
            </w:r>
          </w:p>
        </w:tc>
        <w:tc>
          <w:tcPr>
            <w:tcW w:w="4414" w:type="dxa"/>
          </w:tcPr>
          <w:p w14:paraId="7A1A10FA" w14:textId="77777777" w:rsidR="00F913C6" w:rsidRDefault="000D6D77" w:rsidP="00F21615">
            <w:r>
              <w:t xml:space="preserve">Francisco Gerardo Mares Solano </w:t>
            </w:r>
          </w:p>
        </w:tc>
      </w:tr>
      <w:tr w:rsidR="00F913C6" w14:paraId="09373555" w14:textId="77777777" w:rsidTr="00F6403E">
        <w:trPr>
          <w:trHeight w:val="70"/>
        </w:trPr>
        <w:tc>
          <w:tcPr>
            <w:tcW w:w="4414" w:type="dxa"/>
          </w:tcPr>
          <w:p w14:paraId="045F596F" w14:textId="77777777" w:rsidR="00F913C6" w:rsidRPr="005B321B" w:rsidRDefault="00F913C6" w:rsidP="00F21615">
            <w:pPr>
              <w:rPr>
                <w:b/>
              </w:rPr>
            </w:pPr>
            <w:r>
              <w:rPr>
                <w:b/>
              </w:rPr>
              <w:t>Descripción:</w:t>
            </w:r>
          </w:p>
        </w:tc>
        <w:tc>
          <w:tcPr>
            <w:tcW w:w="4414" w:type="dxa"/>
          </w:tcPr>
          <w:p w14:paraId="58F6A57B" w14:textId="77777777" w:rsidR="00F913C6" w:rsidRDefault="000D6D77" w:rsidP="000D6D77">
            <w:r>
              <w:t>El usuario ingresa un comentario hacer de un ítem del catálogo disponible</w:t>
            </w:r>
            <w:r w:rsidR="00F913C6">
              <w:t>.</w:t>
            </w:r>
          </w:p>
        </w:tc>
      </w:tr>
      <w:tr w:rsidR="00F913C6" w14:paraId="3C6FFB4D" w14:textId="77777777" w:rsidTr="00F21615">
        <w:trPr>
          <w:trHeight w:val="912"/>
        </w:trPr>
        <w:tc>
          <w:tcPr>
            <w:tcW w:w="4414" w:type="dxa"/>
          </w:tcPr>
          <w:p w14:paraId="2605A298" w14:textId="77777777" w:rsidR="00F913C6" w:rsidRPr="005B321B" w:rsidRDefault="00F913C6" w:rsidP="00F21615">
            <w:pPr>
              <w:rPr>
                <w:b/>
              </w:rPr>
            </w:pPr>
            <w:r>
              <w:rPr>
                <w:b/>
              </w:rPr>
              <w:t>Precondiciones:</w:t>
            </w:r>
          </w:p>
        </w:tc>
        <w:tc>
          <w:tcPr>
            <w:tcW w:w="4414" w:type="dxa"/>
          </w:tcPr>
          <w:p w14:paraId="413B7B35" w14:textId="77777777" w:rsidR="000D6D77" w:rsidRDefault="000D6D77" w:rsidP="000D6D77">
            <w:r>
              <w:t>Debe haber ítems registrados</w:t>
            </w:r>
          </w:p>
          <w:p w14:paraId="21F27FDD" w14:textId="77777777" w:rsidR="000D6D77" w:rsidRDefault="000D6D77" w:rsidP="000D6D77">
            <w:r>
              <w:t>Debe haber alumnos registrados</w:t>
            </w:r>
          </w:p>
          <w:p w14:paraId="6F20126E" w14:textId="77777777" w:rsidR="000D6D77" w:rsidRDefault="000D6D77" w:rsidP="000D6D77">
            <w:r>
              <w:t>El alumno debe tener la sesión iniciada</w:t>
            </w:r>
          </w:p>
        </w:tc>
      </w:tr>
      <w:tr w:rsidR="00F913C6" w14:paraId="3D62EF7B" w14:textId="77777777" w:rsidTr="00F21615">
        <w:trPr>
          <w:trHeight w:val="912"/>
        </w:trPr>
        <w:tc>
          <w:tcPr>
            <w:tcW w:w="4414" w:type="dxa"/>
          </w:tcPr>
          <w:p w14:paraId="2F087DD5" w14:textId="77777777" w:rsidR="00F913C6" w:rsidRDefault="00F913C6" w:rsidP="00F21615">
            <w:pPr>
              <w:rPr>
                <w:b/>
              </w:rPr>
            </w:pPr>
            <w:r>
              <w:rPr>
                <w:b/>
              </w:rPr>
              <w:t>Flujo Normal:</w:t>
            </w:r>
          </w:p>
        </w:tc>
        <w:tc>
          <w:tcPr>
            <w:tcW w:w="4414" w:type="dxa"/>
          </w:tcPr>
          <w:p w14:paraId="73D02B71" w14:textId="77777777" w:rsidR="000D6D77" w:rsidRPr="000D6D77" w:rsidRDefault="000D6D77" w:rsidP="000D6D77">
            <w:pPr>
              <w:rPr>
                <w:b/>
              </w:rPr>
            </w:pPr>
            <w:r w:rsidRPr="000D6D77">
              <w:rPr>
                <w:b/>
              </w:rPr>
              <w:t xml:space="preserve">Exitoso – Reseña </w:t>
            </w:r>
            <w:r w:rsidR="001A6942" w:rsidRPr="000D6D77">
              <w:rPr>
                <w:b/>
              </w:rPr>
              <w:t>exitosa</w:t>
            </w:r>
          </w:p>
          <w:p w14:paraId="141F90CE" w14:textId="77777777" w:rsidR="00F913C6" w:rsidRDefault="000D6D77" w:rsidP="000D6D77">
            <w:r>
              <w:t>1ª.- El usuario ingresa a la descripción del ítem.</w:t>
            </w:r>
          </w:p>
          <w:p w14:paraId="1A02E0F7" w14:textId="77777777" w:rsidR="000D6D77" w:rsidRDefault="000D6D77" w:rsidP="000D6D77">
            <w:r>
              <w:t>2ª.- El sistema muestra información la información del ítem y un botón para escribir reseña.</w:t>
            </w:r>
          </w:p>
          <w:p w14:paraId="7B7D2B0F" w14:textId="77777777" w:rsidR="000D6D77" w:rsidRDefault="000D6D77" w:rsidP="000D6D77">
            <w:pPr>
              <w:rPr>
                <w:i/>
              </w:rPr>
            </w:pPr>
            <w:r>
              <w:t xml:space="preserve">3ª.- El usuario da clic en </w:t>
            </w:r>
            <w:r w:rsidRPr="000D6D77">
              <w:rPr>
                <w:i/>
              </w:rPr>
              <w:t>escribir reseña</w:t>
            </w:r>
            <w:r>
              <w:rPr>
                <w:i/>
              </w:rPr>
              <w:t>.</w:t>
            </w:r>
          </w:p>
          <w:p w14:paraId="0BE9DBA8" w14:textId="77777777" w:rsidR="000D6D77" w:rsidRDefault="000D6D77" w:rsidP="000D6D77">
            <w:r>
              <w:t>4ª.- El sistema despliega un campo de texto para la reseña.</w:t>
            </w:r>
          </w:p>
          <w:p w14:paraId="259C8397" w14:textId="77777777" w:rsidR="000D6D77" w:rsidRDefault="000D6D77" w:rsidP="000D6D77">
            <w:r>
              <w:t>5ª.- El usuario rellena el campo y envía su información.</w:t>
            </w:r>
          </w:p>
          <w:p w14:paraId="0070FD3E" w14:textId="77777777" w:rsidR="000D6D77" w:rsidRDefault="000D6D77" w:rsidP="000D6D77">
            <w:r>
              <w:t>6ª.- El sistema pide confirmación.</w:t>
            </w:r>
          </w:p>
          <w:p w14:paraId="09AFEEA5" w14:textId="77777777" w:rsidR="000D6D77" w:rsidRPr="000D6D77" w:rsidRDefault="000D6D77" w:rsidP="000D6D77">
            <w:r>
              <w:t>7ª.- El usuario confirma la solicitud.</w:t>
            </w:r>
          </w:p>
        </w:tc>
      </w:tr>
      <w:tr w:rsidR="00F913C6" w14:paraId="07C3A0ED" w14:textId="77777777" w:rsidTr="00F21615">
        <w:trPr>
          <w:trHeight w:val="912"/>
        </w:trPr>
        <w:tc>
          <w:tcPr>
            <w:tcW w:w="4414" w:type="dxa"/>
          </w:tcPr>
          <w:p w14:paraId="178A283A" w14:textId="77777777" w:rsidR="00F913C6" w:rsidRDefault="00F913C6" w:rsidP="00F21615">
            <w:pPr>
              <w:rPr>
                <w:b/>
              </w:rPr>
            </w:pPr>
            <w:r>
              <w:rPr>
                <w:b/>
              </w:rPr>
              <w:t>Flujo Alterno:</w:t>
            </w:r>
          </w:p>
        </w:tc>
        <w:tc>
          <w:tcPr>
            <w:tcW w:w="4414" w:type="dxa"/>
          </w:tcPr>
          <w:p w14:paraId="2A35EF78" w14:textId="77777777" w:rsidR="00F913C6" w:rsidRPr="000D6D77" w:rsidRDefault="000D6D77" w:rsidP="00F21615">
            <w:pPr>
              <w:rPr>
                <w:b/>
              </w:rPr>
            </w:pPr>
            <w:r w:rsidRPr="000D6D77">
              <w:rPr>
                <w:b/>
              </w:rPr>
              <w:t>Alterno – Deja la reseña</w:t>
            </w:r>
          </w:p>
          <w:p w14:paraId="7230A37C" w14:textId="77777777" w:rsidR="000D6D77" w:rsidRDefault="000D6D77" w:rsidP="00F21615">
            <w:r>
              <w:t>5b.- El usuario decide no escribir la reseña y da clic en cerrar.</w:t>
            </w:r>
          </w:p>
          <w:p w14:paraId="4EFCC488" w14:textId="77777777" w:rsidR="000D6D77" w:rsidRDefault="000D6D77" w:rsidP="00F21615">
            <w:r>
              <w:t>6b.- El sistema regresa al usuario a la sección anterior.</w:t>
            </w:r>
          </w:p>
          <w:p w14:paraId="520C723E" w14:textId="77777777" w:rsidR="000D6D77" w:rsidRPr="000D6D77" w:rsidRDefault="000D6D77" w:rsidP="00F21615">
            <w:pPr>
              <w:rPr>
                <w:b/>
              </w:rPr>
            </w:pPr>
          </w:p>
          <w:p w14:paraId="42879063" w14:textId="77777777" w:rsidR="000D6D77" w:rsidRPr="000D6D77" w:rsidRDefault="000D6D77" w:rsidP="00F21615">
            <w:pPr>
              <w:rPr>
                <w:b/>
              </w:rPr>
            </w:pPr>
            <w:r w:rsidRPr="000D6D77">
              <w:rPr>
                <w:b/>
              </w:rPr>
              <w:t>Fallido – Reseña vacía.</w:t>
            </w:r>
          </w:p>
          <w:p w14:paraId="65BAF3F7" w14:textId="77777777" w:rsidR="000D6D77" w:rsidRDefault="000D6D77" w:rsidP="00F21615">
            <w:r>
              <w:t>5c.- El usuario envía el formulario vacío.</w:t>
            </w:r>
          </w:p>
          <w:p w14:paraId="502E27F1" w14:textId="77777777" w:rsidR="000D6D77" w:rsidRDefault="000D6D77" w:rsidP="00F21615">
            <w:r>
              <w:t>6c.- El sistema informa que el campo no puede estar vacío.</w:t>
            </w:r>
          </w:p>
          <w:p w14:paraId="15BF20E5" w14:textId="77777777" w:rsidR="000D6D77" w:rsidRDefault="000D6D77" w:rsidP="00F21615">
            <w:r>
              <w:t>7c. Regresa al flujo normal.</w:t>
            </w:r>
          </w:p>
          <w:p w14:paraId="605DAA96" w14:textId="77777777" w:rsidR="000D6D77" w:rsidRDefault="000D6D77" w:rsidP="00F21615"/>
          <w:p w14:paraId="04661B95" w14:textId="77777777" w:rsidR="000D6D77" w:rsidRPr="000D6D77" w:rsidRDefault="000D6D77" w:rsidP="00F21615">
            <w:pPr>
              <w:rPr>
                <w:b/>
              </w:rPr>
            </w:pPr>
            <w:r w:rsidRPr="000D6D77">
              <w:rPr>
                <w:b/>
              </w:rPr>
              <w:t>Fallido – Valores inválidos</w:t>
            </w:r>
          </w:p>
          <w:p w14:paraId="5C3CC37F" w14:textId="77777777" w:rsidR="000D6D77" w:rsidRDefault="000D6D77" w:rsidP="00F21615">
            <w:r>
              <w:t>5d.- El usuario ingresa mucho texto o texto inválido.</w:t>
            </w:r>
          </w:p>
          <w:p w14:paraId="2224CAF6" w14:textId="77777777" w:rsidR="000D6D77" w:rsidRDefault="000D6D77" w:rsidP="00F21615">
            <w:r>
              <w:t>6d.- El sistema informa que no es posible registrar esa reseña.</w:t>
            </w:r>
          </w:p>
          <w:p w14:paraId="788B0173" w14:textId="77777777" w:rsidR="000D6D77" w:rsidRDefault="000D6D77" w:rsidP="00F21615">
            <w:r>
              <w:t>7d.- Regresa al flujo normal.</w:t>
            </w:r>
          </w:p>
        </w:tc>
      </w:tr>
      <w:tr w:rsidR="00F913C6" w14:paraId="685B74FA" w14:textId="77777777" w:rsidTr="00F21615">
        <w:trPr>
          <w:trHeight w:val="912"/>
        </w:trPr>
        <w:tc>
          <w:tcPr>
            <w:tcW w:w="4414" w:type="dxa"/>
          </w:tcPr>
          <w:p w14:paraId="77015938" w14:textId="77777777" w:rsidR="00F913C6" w:rsidRDefault="00F913C6" w:rsidP="00F21615">
            <w:pPr>
              <w:rPr>
                <w:b/>
              </w:rPr>
            </w:pPr>
            <w:r>
              <w:rPr>
                <w:b/>
              </w:rPr>
              <w:lastRenderedPageBreak/>
              <w:t xml:space="preserve">Excepciones: </w:t>
            </w:r>
          </w:p>
        </w:tc>
        <w:tc>
          <w:tcPr>
            <w:tcW w:w="4414" w:type="dxa"/>
          </w:tcPr>
          <w:p w14:paraId="09C8B13C" w14:textId="77777777" w:rsidR="000D6D77" w:rsidRPr="000D6D77" w:rsidRDefault="000D6D77" w:rsidP="00F21615">
            <w:pPr>
              <w:rPr>
                <w:b/>
              </w:rPr>
            </w:pPr>
            <w:r w:rsidRPr="000D6D77">
              <w:rPr>
                <w:b/>
              </w:rPr>
              <w:t>Indeseable – Error en la conexión</w:t>
            </w:r>
          </w:p>
          <w:p w14:paraId="7343EFE2" w14:textId="77777777" w:rsidR="000D6D77" w:rsidRDefault="000D6D77" w:rsidP="000D6D77">
            <w:r>
              <w:t>6e.- El sistema avisa que hay un error en la conexión.</w:t>
            </w:r>
          </w:p>
          <w:p w14:paraId="1056ADEF" w14:textId="77777777" w:rsidR="000D6D77" w:rsidRPr="000D6D77" w:rsidRDefault="000D6D77" w:rsidP="000D6D77">
            <w:r>
              <w:t>7e.- El usuario regresa a la sección anterior</w:t>
            </w:r>
          </w:p>
        </w:tc>
      </w:tr>
      <w:tr w:rsidR="00F913C6" w14:paraId="5584362D" w14:textId="77777777" w:rsidTr="00F6403E">
        <w:trPr>
          <w:trHeight w:val="70"/>
        </w:trPr>
        <w:tc>
          <w:tcPr>
            <w:tcW w:w="4414" w:type="dxa"/>
          </w:tcPr>
          <w:p w14:paraId="17A37BC8" w14:textId="77777777" w:rsidR="00F913C6" w:rsidRDefault="00F913C6" w:rsidP="00F21615">
            <w:pPr>
              <w:rPr>
                <w:b/>
              </w:rPr>
            </w:pPr>
            <w:r>
              <w:rPr>
                <w:b/>
              </w:rPr>
              <w:t>Post-condiciones:</w:t>
            </w:r>
          </w:p>
        </w:tc>
        <w:tc>
          <w:tcPr>
            <w:tcW w:w="4414" w:type="dxa"/>
          </w:tcPr>
          <w:p w14:paraId="75D05CC7" w14:textId="77777777" w:rsidR="00F913C6" w:rsidRDefault="00F913C6" w:rsidP="00F21615"/>
        </w:tc>
      </w:tr>
      <w:tr w:rsidR="00F913C6" w14:paraId="5B2BE592" w14:textId="77777777" w:rsidTr="00F6403E">
        <w:trPr>
          <w:trHeight w:val="70"/>
        </w:trPr>
        <w:tc>
          <w:tcPr>
            <w:tcW w:w="4414" w:type="dxa"/>
          </w:tcPr>
          <w:p w14:paraId="4C1F4E2A" w14:textId="77777777" w:rsidR="00F913C6" w:rsidRDefault="00F913C6" w:rsidP="00F21615">
            <w:pPr>
              <w:rPr>
                <w:b/>
              </w:rPr>
            </w:pPr>
            <w:r>
              <w:rPr>
                <w:b/>
              </w:rPr>
              <w:t>Entrada:</w:t>
            </w:r>
          </w:p>
        </w:tc>
        <w:tc>
          <w:tcPr>
            <w:tcW w:w="4414" w:type="dxa"/>
          </w:tcPr>
          <w:p w14:paraId="680677B9" w14:textId="77777777" w:rsidR="00F913C6" w:rsidRDefault="00505014" w:rsidP="00F21615">
            <w:r>
              <w:t>Reseña</w:t>
            </w:r>
          </w:p>
        </w:tc>
      </w:tr>
      <w:tr w:rsidR="00F913C6" w14:paraId="46800181" w14:textId="77777777" w:rsidTr="00F6403E">
        <w:trPr>
          <w:trHeight w:val="70"/>
        </w:trPr>
        <w:tc>
          <w:tcPr>
            <w:tcW w:w="4414" w:type="dxa"/>
          </w:tcPr>
          <w:p w14:paraId="3E130B6C" w14:textId="77777777" w:rsidR="00F913C6" w:rsidRDefault="00F913C6" w:rsidP="00F21615">
            <w:pPr>
              <w:rPr>
                <w:b/>
              </w:rPr>
            </w:pPr>
            <w:r>
              <w:rPr>
                <w:b/>
              </w:rPr>
              <w:t>Salida:</w:t>
            </w:r>
          </w:p>
        </w:tc>
        <w:tc>
          <w:tcPr>
            <w:tcW w:w="4414" w:type="dxa"/>
          </w:tcPr>
          <w:p w14:paraId="7BAA11F6" w14:textId="77777777" w:rsidR="00F913C6" w:rsidRDefault="00505014" w:rsidP="00F21615">
            <w:r>
              <w:t>Estado de la reseña.</w:t>
            </w:r>
          </w:p>
        </w:tc>
      </w:tr>
      <w:tr w:rsidR="00F913C6" w14:paraId="1AC06BB3" w14:textId="77777777" w:rsidTr="00F6403E">
        <w:trPr>
          <w:trHeight w:val="130"/>
        </w:trPr>
        <w:tc>
          <w:tcPr>
            <w:tcW w:w="4414" w:type="dxa"/>
          </w:tcPr>
          <w:p w14:paraId="37C68483" w14:textId="77777777" w:rsidR="00F913C6" w:rsidRDefault="00F913C6" w:rsidP="00F21615">
            <w:pPr>
              <w:rPr>
                <w:b/>
              </w:rPr>
            </w:pPr>
            <w:r>
              <w:rPr>
                <w:b/>
              </w:rPr>
              <w:t>Prioridad:</w:t>
            </w:r>
          </w:p>
        </w:tc>
        <w:tc>
          <w:tcPr>
            <w:tcW w:w="4414" w:type="dxa"/>
          </w:tcPr>
          <w:p w14:paraId="55D6567A" w14:textId="77777777" w:rsidR="00F913C6" w:rsidRDefault="00505014" w:rsidP="00F21615">
            <w:r>
              <w:t>Deseable.</w:t>
            </w:r>
          </w:p>
        </w:tc>
      </w:tr>
    </w:tbl>
    <w:p w14:paraId="62F082A6" w14:textId="77777777" w:rsidR="00F913C6" w:rsidRDefault="00F913C6" w:rsidP="00F913C6"/>
    <w:p w14:paraId="3FD1053A" w14:textId="77777777" w:rsidR="00F913C6" w:rsidRDefault="00BA174F" w:rsidP="00FC250E">
      <w:pPr>
        <w:pStyle w:val="H4"/>
      </w:pPr>
      <w:bookmarkStart w:id="39" w:name="_Toc452731659"/>
      <w:r>
        <w:t>Reservar ítem</w:t>
      </w:r>
      <w:bookmarkEnd w:id="39"/>
    </w:p>
    <w:tbl>
      <w:tblPr>
        <w:tblStyle w:val="Tablaconcuadrcula"/>
        <w:tblW w:w="0" w:type="auto"/>
        <w:tblLayout w:type="fixed"/>
        <w:tblLook w:val="04A0" w:firstRow="1" w:lastRow="0" w:firstColumn="1" w:lastColumn="0" w:noHBand="0" w:noVBand="1"/>
      </w:tblPr>
      <w:tblGrid>
        <w:gridCol w:w="4414"/>
        <w:gridCol w:w="4414"/>
      </w:tblGrid>
      <w:tr w:rsidR="00F913C6" w14:paraId="3A75568E" w14:textId="77777777" w:rsidTr="00F6403E">
        <w:trPr>
          <w:trHeight w:val="70"/>
        </w:trPr>
        <w:tc>
          <w:tcPr>
            <w:tcW w:w="4414" w:type="dxa"/>
          </w:tcPr>
          <w:p w14:paraId="50C263A0" w14:textId="77777777" w:rsidR="00F913C6" w:rsidRPr="005B321B" w:rsidRDefault="00F913C6" w:rsidP="00F21615">
            <w:pPr>
              <w:rPr>
                <w:b/>
              </w:rPr>
            </w:pPr>
            <w:r w:rsidRPr="005B321B">
              <w:rPr>
                <w:b/>
              </w:rPr>
              <w:t>ID:</w:t>
            </w:r>
          </w:p>
        </w:tc>
        <w:tc>
          <w:tcPr>
            <w:tcW w:w="4414" w:type="dxa"/>
          </w:tcPr>
          <w:p w14:paraId="4C74DDFF" w14:textId="77777777" w:rsidR="00F913C6" w:rsidRDefault="00F913C6" w:rsidP="00F21615">
            <w:r>
              <w:t>CU-7</w:t>
            </w:r>
          </w:p>
        </w:tc>
      </w:tr>
      <w:tr w:rsidR="00F913C6" w14:paraId="1F4D1314" w14:textId="77777777" w:rsidTr="00F6403E">
        <w:trPr>
          <w:trHeight w:val="124"/>
        </w:trPr>
        <w:tc>
          <w:tcPr>
            <w:tcW w:w="4414" w:type="dxa"/>
          </w:tcPr>
          <w:p w14:paraId="42865409" w14:textId="77777777" w:rsidR="00F913C6" w:rsidRPr="005B321B" w:rsidRDefault="00F913C6" w:rsidP="00F21615">
            <w:pPr>
              <w:rPr>
                <w:b/>
              </w:rPr>
            </w:pPr>
            <w:r>
              <w:rPr>
                <w:b/>
              </w:rPr>
              <w:t>Nombre:</w:t>
            </w:r>
          </w:p>
        </w:tc>
        <w:tc>
          <w:tcPr>
            <w:tcW w:w="4414" w:type="dxa"/>
          </w:tcPr>
          <w:p w14:paraId="3652BDEE" w14:textId="77777777" w:rsidR="00F913C6" w:rsidRDefault="00BA174F" w:rsidP="00F21615">
            <w:r>
              <w:t>Reservar ítem</w:t>
            </w:r>
          </w:p>
        </w:tc>
      </w:tr>
      <w:tr w:rsidR="00F913C6" w14:paraId="2E349F36" w14:textId="77777777" w:rsidTr="00F6403E">
        <w:trPr>
          <w:trHeight w:val="70"/>
        </w:trPr>
        <w:tc>
          <w:tcPr>
            <w:tcW w:w="4414" w:type="dxa"/>
          </w:tcPr>
          <w:p w14:paraId="6AE1A1E8" w14:textId="77777777" w:rsidR="00F913C6" w:rsidRPr="005B321B" w:rsidRDefault="00F913C6" w:rsidP="00F21615">
            <w:pPr>
              <w:rPr>
                <w:b/>
              </w:rPr>
            </w:pPr>
            <w:r>
              <w:rPr>
                <w:b/>
              </w:rPr>
              <w:t>Actor:</w:t>
            </w:r>
          </w:p>
        </w:tc>
        <w:tc>
          <w:tcPr>
            <w:tcW w:w="4414" w:type="dxa"/>
          </w:tcPr>
          <w:p w14:paraId="6D0D3199" w14:textId="77777777" w:rsidR="00F913C6" w:rsidRDefault="00F913C6" w:rsidP="00F21615">
            <w:r>
              <w:t>Usuario.</w:t>
            </w:r>
          </w:p>
        </w:tc>
      </w:tr>
      <w:tr w:rsidR="00F913C6" w14:paraId="7F6008CC" w14:textId="77777777" w:rsidTr="00F6403E">
        <w:trPr>
          <w:trHeight w:val="123"/>
        </w:trPr>
        <w:tc>
          <w:tcPr>
            <w:tcW w:w="4414" w:type="dxa"/>
          </w:tcPr>
          <w:p w14:paraId="33CCB25C" w14:textId="77777777" w:rsidR="00F913C6" w:rsidRPr="005B321B" w:rsidRDefault="00F913C6" w:rsidP="00F21615">
            <w:pPr>
              <w:rPr>
                <w:b/>
              </w:rPr>
            </w:pPr>
            <w:r>
              <w:rPr>
                <w:b/>
              </w:rPr>
              <w:t>Fecha de Creación:</w:t>
            </w:r>
          </w:p>
        </w:tc>
        <w:tc>
          <w:tcPr>
            <w:tcW w:w="4414" w:type="dxa"/>
          </w:tcPr>
          <w:p w14:paraId="4EE341CC" w14:textId="77777777" w:rsidR="00F913C6" w:rsidRDefault="00F913C6" w:rsidP="00F21615">
            <w:r>
              <w:t>8/03/2016</w:t>
            </w:r>
          </w:p>
        </w:tc>
      </w:tr>
      <w:tr w:rsidR="00F913C6" w14:paraId="17BB9FF2" w14:textId="77777777" w:rsidTr="00F6403E">
        <w:trPr>
          <w:trHeight w:val="70"/>
        </w:trPr>
        <w:tc>
          <w:tcPr>
            <w:tcW w:w="4414" w:type="dxa"/>
          </w:tcPr>
          <w:p w14:paraId="223E6436" w14:textId="77777777" w:rsidR="00F913C6" w:rsidRPr="005B321B" w:rsidRDefault="00F913C6" w:rsidP="00F21615">
            <w:pPr>
              <w:rPr>
                <w:b/>
              </w:rPr>
            </w:pPr>
            <w:r>
              <w:rPr>
                <w:b/>
              </w:rPr>
              <w:t>Fecha de Modificación:</w:t>
            </w:r>
          </w:p>
        </w:tc>
        <w:tc>
          <w:tcPr>
            <w:tcW w:w="4414" w:type="dxa"/>
          </w:tcPr>
          <w:p w14:paraId="4E9726E3" w14:textId="77777777" w:rsidR="00F913C6" w:rsidRDefault="00DB6099" w:rsidP="00F21615">
            <w:r>
              <w:t>17/05</w:t>
            </w:r>
            <w:r w:rsidR="00F913C6">
              <w:t>/2016</w:t>
            </w:r>
          </w:p>
        </w:tc>
      </w:tr>
      <w:tr w:rsidR="00F913C6" w14:paraId="778ED7AA" w14:textId="77777777" w:rsidTr="00F6403E">
        <w:trPr>
          <w:trHeight w:val="70"/>
        </w:trPr>
        <w:tc>
          <w:tcPr>
            <w:tcW w:w="4414" w:type="dxa"/>
          </w:tcPr>
          <w:p w14:paraId="13F3B359" w14:textId="77777777" w:rsidR="00F913C6" w:rsidRPr="005B321B" w:rsidRDefault="00F913C6" w:rsidP="00F21615">
            <w:pPr>
              <w:rPr>
                <w:b/>
              </w:rPr>
            </w:pPr>
            <w:r>
              <w:rPr>
                <w:b/>
              </w:rPr>
              <w:t>Autores:</w:t>
            </w:r>
          </w:p>
        </w:tc>
        <w:tc>
          <w:tcPr>
            <w:tcW w:w="4414" w:type="dxa"/>
          </w:tcPr>
          <w:p w14:paraId="07342C29" w14:textId="77777777" w:rsidR="00F913C6" w:rsidRDefault="00DB6099" w:rsidP="00F21615">
            <w:r>
              <w:t>FRANCISCO GERARDO MARES SOLANO</w:t>
            </w:r>
          </w:p>
        </w:tc>
      </w:tr>
      <w:tr w:rsidR="00F913C6" w14:paraId="5152221E" w14:textId="77777777" w:rsidTr="00F6403E">
        <w:trPr>
          <w:trHeight w:val="317"/>
        </w:trPr>
        <w:tc>
          <w:tcPr>
            <w:tcW w:w="4414" w:type="dxa"/>
          </w:tcPr>
          <w:p w14:paraId="3DF48C7E" w14:textId="77777777" w:rsidR="00F913C6" w:rsidRPr="005B321B" w:rsidRDefault="00F913C6" w:rsidP="00F21615">
            <w:pPr>
              <w:rPr>
                <w:b/>
              </w:rPr>
            </w:pPr>
            <w:r>
              <w:rPr>
                <w:b/>
              </w:rPr>
              <w:t>Descripción:</w:t>
            </w:r>
          </w:p>
        </w:tc>
        <w:tc>
          <w:tcPr>
            <w:tcW w:w="4414" w:type="dxa"/>
          </w:tcPr>
          <w:p w14:paraId="69BEA1CD" w14:textId="77777777" w:rsidR="00F913C6" w:rsidRDefault="00F913C6" w:rsidP="00C16733">
            <w:r>
              <w:t xml:space="preserve">El usuario </w:t>
            </w:r>
            <w:r w:rsidR="00C16733">
              <w:t>ingresa al sistema para reservar un ítem.</w:t>
            </w:r>
          </w:p>
        </w:tc>
      </w:tr>
      <w:tr w:rsidR="00F913C6" w14:paraId="2B2FEDD4" w14:textId="77777777" w:rsidTr="00F21615">
        <w:trPr>
          <w:trHeight w:val="912"/>
        </w:trPr>
        <w:tc>
          <w:tcPr>
            <w:tcW w:w="4414" w:type="dxa"/>
          </w:tcPr>
          <w:p w14:paraId="56F3C146" w14:textId="77777777" w:rsidR="00F913C6" w:rsidRPr="005B321B" w:rsidRDefault="00F913C6" w:rsidP="00F21615">
            <w:pPr>
              <w:rPr>
                <w:b/>
              </w:rPr>
            </w:pPr>
            <w:r>
              <w:rPr>
                <w:b/>
              </w:rPr>
              <w:t>Precondiciones:</w:t>
            </w:r>
          </w:p>
        </w:tc>
        <w:tc>
          <w:tcPr>
            <w:tcW w:w="4414" w:type="dxa"/>
          </w:tcPr>
          <w:p w14:paraId="604A753E" w14:textId="77777777" w:rsidR="00F913C6" w:rsidRDefault="00C16733" w:rsidP="00C16733">
            <w:r>
              <w:t>Deben existir ítems en el sistema.</w:t>
            </w:r>
          </w:p>
          <w:p w14:paraId="2380AB0F" w14:textId="77777777" w:rsidR="00C16733" w:rsidRDefault="00C16733" w:rsidP="00C16733">
            <w:r>
              <w:t>Debe estar registrado.</w:t>
            </w:r>
          </w:p>
          <w:p w14:paraId="1A2F28A2" w14:textId="77777777" w:rsidR="00C16733" w:rsidRDefault="00C16733" w:rsidP="00C16733">
            <w:r>
              <w:t>Debe estar disponible el ítem.</w:t>
            </w:r>
          </w:p>
          <w:p w14:paraId="1E367B96" w14:textId="77777777" w:rsidR="00C16733" w:rsidRDefault="00C16733" w:rsidP="00C16733">
            <w:r>
              <w:t>Debe haber acceso al sistema.</w:t>
            </w:r>
          </w:p>
        </w:tc>
      </w:tr>
      <w:tr w:rsidR="00F913C6" w14:paraId="71658EEF" w14:textId="77777777" w:rsidTr="00F21615">
        <w:trPr>
          <w:trHeight w:val="912"/>
        </w:trPr>
        <w:tc>
          <w:tcPr>
            <w:tcW w:w="4414" w:type="dxa"/>
          </w:tcPr>
          <w:p w14:paraId="68C3AAAA" w14:textId="77777777" w:rsidR="00F913C6" w:rsidRDefault="00F913C6" w:rsidP="00F21615">
            <w:pPr>
              <w:rPr>
                <w:b/>
              </w:rPr>
            </w:pPr>
            <w:r>
              <w:rPr>
                <w:b/>
              </w:rPr>
              <w:t>Flujo Normal:</w:t>
            </w:r>
          </w:p>
        </w:tc>
        <w:tc>
          <w:tcPr>
            <w:tcW w:w="4414" w:type="dxa"/>
          </w:tcPr>
          <w:p w14:paraId="357734FE" w14:textId="77777777" w:rsidR="00F913C6" w:rsidRPr="00D26FB4" w:rsidRDefault="00C16733" w:rsidP="00F21615">
            <w:pPr>
              <w:rPr>
                <w:b/>
              </w:rPr>
            </w:pPr>
            <w:r w:rsidRPr="00D26FB4">
              <w:rPr>
                <w:b/>
              </w:rPr>
              <w:t xml:space="preserve">Exitoso – Reservar </w:t>
            </w:r>
            <w:r w:rsidR="00D26FB4" w:rsidRPr="00D26FB4">
              <w:rPr>
                <w:b/>
              </w:rPr>
              <w:t>ítem</w:t>
            </w:r>
          </w:p>
          <w:p w14:paraId="3938CA11" w14:textId="77777777" w:rsidR="00D26FB4" w:rsidRDefault="00D26FB4" w:rsidP="00F21615">
            <w:r>
              <w:t>1ª.- El usuario ingresa a la sección de reservación del ítem.</w:t>
            </w:r>
          </w:p>
          <w:p w14:paraId="52ACC731" w14:textId="77777777" w:rsidR="00D26FB4" w:rsidRDefault="00D26FB4" w:rsidP="00D26FB4">
            <w:r>
              <w:t>2ª.- El sistema informa al usuario la disponibilidad y características de la reservación.</w:t>
            </w:r>
          </w:p>
          <w:p w14:paraId="4962748C" w14:textId="77777777" w:rsidR="00D26FB4" w:rsidRDefault="00D26FB4" w:rsidP="00D26FB4">
            <w:r>
              <w:t>3ª.- El usuario solicita la reservación del ítem.</w:t>
            </w:r>
          </w:p>
          <w:p w14:paraId="611DFF37" w14:textId="77777777" w:rsidR="00D26FB4" w:rsidRDefault="00D26FB4" w:rsidP="00D26FB4">
            <w:r>
              <w:t>4ª.- El sistema pide confirmación de la acción.</w:t>
            </w:r>
          </w:p>
          <w:p w14:paraId="56D4D172" w14:textId="77777777" w:rsidR="00D26FB4" w:rsidRDefault="00D26FB4" w:rsidP="00D26FB4">
            <w:r>
              <w:t>5ª.- El usuario acepta la solicitud.</w:t>
            </w:r>
          </w:p>
          <w:p w14:paraId="3D73F4E8" w14:textId="77777777" w:rsidR="00D26FB4" w:rsidRDefault="00D26FB4" w:rsidP="00D26FB4">
            <w:r>
              <w:t>6ª.- El sistema informa que el ítem ha sido reservado.</w:t>
            </w:r>
          </w:p>
          <w:p w14:paraId="248730BD" w14:textId="77777777" w:rsidR="00D26FB4" w:rsidRDefault="00D26FB4" w:rsidP="00D26FB4">
            <w:r>
              <w:t>7ª.- El usuario regresa al sistema.</w:t>
            </w:r>
          </w:p>
        </w:tc>
      </w:tr>
      <w:tr w:rsidR="00F913C6" w14:paraId="24E477AC" w14:textId="77777777" w:rsidTr="00F21615">
        <w:trPr>
          <w:trHeight w:val="912"/>
        </w:trPr>
        <w:tc>
          <w:tcPr>
            <w:tcW w:w="4414" w:type="dxa"/>
          </w:tcPr>
          <w:p w14:paraId="60296394" w14:textId="77777777" w:rsidR="00F913C6" w:rsidRDefault="00F913C6" w:rsidP="00F21615">
            <w:pPr>
              <w:rPr>
                <w:b/>
              </w:rPr>
            </w:pPr>
            <w:r>
              <w:rPr>
                <w:b/>
              </w:rPr>
              <w:t>Flujo Alterno:</w:t>
            </w:r>
          </w:p>
        </w:tc>
        <w:tc>
          <w:tcPr>
            <w:tcW w:w="4414" w:type="dxa"/>
          </w:tcPr>
          <w:p w14:paraId="2EDE0F3D" w14:textId="77777777" w:rsidR="00F913C6" w:rsidRPr="00DD0B37" w:rsidRDefault="00D26FB4" w:rsidP="00F21615">
            <w:pPr>
              <w:rPr>
                <w:b/>
              </w:rPr>
            </w:pPr>
            <w:r w:rsidRPr="00DD0B37">
              <w:rPr>
                <w:b/>
              </w:rPr>
              <w:t>Alterno – Reservación cancelada</w:t>
            </w:r>
          </w:p>
          <w:p w14:paraId="17FB7546" w14:textId="77777777" w:rsidR="00D26FB4" w:rsidRDefault="00D26FB4" w:rsidP="00F21615">
            <w:r>
              <w:t>5b.- El usuario cancela la reservación y sale del sistema.</w:t>
            </w:r>
          </w:p>
          <w:p w14:paraId="24CEB74D" w14:textId="77777777" w:rsidR="00D26FB4" w:rsidRDefault="00D26FB4" w:rsidP="00F21615"/>
          <w:p w14:paraId="295AD9A5" w14:textId="77777777" w:rsidR="00D26FB4" w:rsidRPr="00DD0B37" w:rsidRDefault="00D26FB4" w:rsidP="00F21615">
            <w:pPr>
              <w:rPr>
                <w:b/>
              </w:rPr>
            </w:pPr>
            <w:r w:rsidRPr="00DD0B37">
              <w:rPr>
                <w:b/>
              </w:rPr>
              <w:t>Fallido – Imposible reservar</w:t>
            </w:r>
          </w:p>
          <w:p w14:paraId="1D5C4C29" w14:textId="77777777" w:rsidR="00D26FB4" w:rsidRDefault="00DD0B37" w:rsidP="00F21615">
            <w:r>
              <w:t>4c.- El sistema informa al usuario que tiene demasiados préstamos activos y no puede reservar.</w:t>
            </w:r>
          </w:p>
          <w:p w14:paraId="78E283BA" w14:textId="77777777" w:rsidR="00DD0B37" w:rsidRDefault="00DD0B37" w:rsidP="00F21615">
            <w:r>
              <w:t>5c.- El usuario abandona el sistema.</w:t>
            </w:r>
          </w:p>
        </w:tc>
      </w:tr>
      <w:tr w:rsidR="00F913C6" w14:paraId="14A42057" w14:textId="77777777" w:rsidTr="00F21615">
        <w:trPr>
          <w:trHeight w:val="912"/>
        </w:trPr>
        <w:tc>
          <w:tcPr>
            <w:tcW w:w="4414" w:type="dxa"/>
          </w:tcPr>
          <w:p w14:paraId="6BCFDA1F" w14:textId="77777777" w:rsidR="00F913C6" w:rsidRDefault="00F913C6" w:rsidP="00F21615">
            <w:pPr>
              <w:rPr>
                <w:b/>
              </w:rPr>
            </w:pPr>
            <w:r>
              <w:rPr>
                <w:b/>
              </w:rPr>
              <w:lastRenderedPageBreak/>
              <w:t xml:space="preserve">Excepciones: </w:t>
            </w:r>
          </w:p>
        </w:tc>
        <w:tc>
          <w:tcPr>
            <w:tcW w:w="4414" w:type="dxa"/>
          </w:tcPr>
          <w:p w14:paraId="1FEFD2E5" w14:textId="77777777" w:rsidR="00F913C6" w:rsidRPr="00DD0B37" w:rsidRDefault="001A6942" w:rsidP="00F21615">
            <w:pPr>
              <w:rPr>
                <w:b/>
              </w:rPr>
            </w:pPr>
            <w:r>
              <w:rPr>
                <w:b/>
              </w:rPr>
              <w:t>Indeseable</w:t>
            </w:r>
            <w:r w:rsidR="00DD0B37" w:rsidRPr="00DD0B37">
              <w:rPr>
                <w:b/>
              </w:rPr>
              <w:t xml:space="preserve"> – Error al recibir datos</w:t>
            </w:r>
          </w:p>
          <w:p w14:paraId="4E7A69F1" w14:textId="77777777" w:rsidR="00DD0B37" w:rsidRDefault="00DD0B37" w:rsidP="00F21615">
            <w:r>
              <w:t xml:space="preserve">2d.- El sistema no puede conectar con </w:t>
            </w:r>
            <w:proofErr w:type="gramStart"/>
            <w:r>
              <w:t xml:space="preserve">la </w:t>
            </w:r>
            <w:r w:rsidR="00F20581">
              <w:t>BD</w:t>
            </w:r>
            <w:proofErr w:type="gramEnd"/>
            <w:r>
              <w:t xml:space="preserve"> e informa sobre el problema.</w:t>
            </w:r>
          </w:p>
          <w:p w14:paraId="493F18B8" w14:textId="77777777" w:rsidR="00DD0B37" w:rsidRDefault="00DD0B37" w:rsidP="00F21615">
            <w:r>
              <w:t>3d.- El usuario sale del sistema.</w:t>
            </w:r>
          </w:p>
        </w:tc>
      </w:tr>
      <w:tr w:rsidR="00F913C6" w14:paraId="5A0ABF09" w14:textId="77777777" w:rsidTr="00F6403E">
        <w:trPr>
          <w:trHeight w:val="70"/>
        </w:trPr>
        <w:tc>
          <w:tcPr>
            <w:tcW w:w="4414" w:type="dxa"/>
          </w:tcPr>
          <w:p w14:paraId="07678F9F" w14:textId="1EC08ED5" w:rsidR="00F913C6" w:rsidRPr="00F6403E" w:rsidRDefault="00F913C6" w:rsidP="00F21615">
            <w:r>
              <w:rPr>
                <w:b/>
              </w:rPr>
              <w:t>Post-condiciones:</w:t>
            </w:r>
          </w:p>
        </w:tc>
        <w:tc>
          <w:tcPr>
            <w:tcW w:w="4414" w:type="dxa"/>
          </w:tcPr>
          <w:p w14:paraId="2AFD7F56" w14:textId="77777777" w:rsidR="00F913C6" w:rsidRDefault="00C32D5B" w:rsidP="00F21615">
            <w:r>
              <w:t>Pedir prestado el ítem.</w:t>
            </w:r>
          </w:p>
        </w:tc>
      </w:tr>
      <w:tr w:rsidR="00F913C6" w14:paraId="164CDA98" w14:textId="77777777" w:rsidTr="00F6403E">
        <w:trPr>
          <w:trHeight w:val="166"/>
        </w:trPr>
        <w:tc>
          <w:tcPr>
            <w:tcW w:w="4414" w:type="dxa"/>
          </w:tcPr>
          <w:p w14:paraId="694FB055" w14:textId="77777777" w:rsidR="00F913C6" w:rsidRDefault="00F913C6" w:rsidP="00F21615">
            <w:pPr>
              <w:rPr>
                <w:b/>
              </w:rPr>
            </w:pPr>
            <w:r>
              <w:rPr>
                <w:b/>
              </w:rPr>
              <w:t>Entrada:</w:t>
            </w:r>
          </w:p>
        </w:tc>
        <w:tc>
          <w:tcPr>
            <w:tcW w:w="4414" w:type="dxa"/>
          </w:tcPr>
          <w:p w14:paraId="312C9495" w14:textId="77777777" w:rsidR="00F913C6" w:rsidRDefault="00BA4B1E" w:rsidP="00F21615">
            <w:r>
              <w:t>Solicitud de reserva  y confirmación</w:t>
            </w:r>
          </w:p>
        </w:tc>
      </w:tr>
      <w:tr w:rsidR="00F913C6" w14:paraId="6D1DF62E" w14:textId="77777777" w:rsidTr="00F6403E">
        <w:trPr>
          <w:trHeight w:val="70"/>
        </w:trPr>
        <w:tc>
          <w:tcPr>
            <w:tcW w:w="4414" w:type="dxa"/>
          </w:tcPr>
          <w:p w14:paraId="1D6AB11E" w14:textId="77777777" w:rsidR="00F913C6" w:rsidRDefault="00F913C6" w:rsidP="00F21615">
            <w:pPr>
              <w:rPr>
                <w:b/>
              </w:rPr>
            </w:pPr>
            <w:r>
              <w:rPr>
                <w:b/>
              </w:rPr>
              <w:t>Salida:</w:t>
            </w:r>
          </w:p>
        </w:tc>
        <w:tc>
          <w:tcPr>
            <w:tcW w:w="4414" w:type="dxa"/>
          </w:tcPr>
          <w:p w14:paraId="211992B5" w14:textId="77777777" w:rsidR="00F913C6" w:rsidRDefault="00BA4B1E" w:rsidP="00F21615">
            <w:r>
              <w:t>Estado de la reserva</w:t>
            </w:r>
          </w:p>
        </w:tc>
      </w:tr>
      <w:tr w:rsidR="00F913C6" w14:paraId="3280D925" w14:textId="77777777" w:rsidTr="00F6403E">
        <w:trPr>
          <w:trHeight w:val="70"/>
        </w:trPr>
        <w:tc>
          <w:tcPr>
            <w:tcW w:w="4414" w:type="dxa"/>
          </w:tcPr>
          <w:p w14:paraId="317A270B" w14:textId="77777777" w:rsidR="00F913C6" w:rsidRDefault="00F913C6" w:rsidP="00F21615">
            <w:pPr>
              <w:rPr>
                <w:b/>
              </w:rPr>
            </w:pPr>
            <w:r>
              <w:rPr>
                <w:b/>
              </w:rPr>
              <w:t>Prioridad:</w:t>
            </w:r>
          </w:p>
        </w:tc>
        <w:tc>
          <w:tcPr>
            <w:tcW w:w="4414" w:type="dxa"/>
          </w:tcPr>
          <w:p w14:paraId="36388CDD" w14:textId="77777777" w:rsidR="00F913C6" w:rsidRDefault="00BA4B1E" w:rsidP="00F21615">
            <w:r>
              <w:t>Deseable</w:t>
            </w:r>
          </w:p>
        </w:tc>
      </w:tr>
    </w:tbl>
    <w:p w14:paraId="141738A3" w14:textId="77777777" w:rsidR="00F913C6" w:rsidRDefault="00F913C6" w:rsidP="00F913C6"/>
    <w:p w14:paraId="59E470AC" w14:textId="77777777" w:rsidR="00D34330" w:rsidRDefault="00D34330" w:rsidP="00FC250E">
      <w:pPr>
        <w:pStyle w:val="H4"/>
      </w:pPr>
      <w:bookmarkStart w:id="40" w:name="_Toc452731660"/>
      <w:r>
        <w:t xml:space="preserve">Buscar </w:t>
      </w:r>
      <w:r w:rsidR="00BA174F">
        <w:t>ítem</w:t>
      </w:r>
      <w:bookmarkEnd w:id="40"/>
    </w:p>
    <w:tbl>
      <w:tblPr>
        <w:tblStyle w:val="Tablaconcuadrcula"/>
        <w:tblW w:w="0" w:type="auto"/>
        <w:tblLayout w:type="fixed"/>
        <w:tblLook w:val="04A0" w:firstRow="1" w:lastRow="0" w:firstColumn="1" w:lastColumn="0" w:noHBand="0" w:noVBand="1"/>
      </w:tblPr>
      <w:tblGrid>
        <w:gridCol w:w="4414"/>
        <w:gridCol w:w="4414"/>
      </w:tblGrid>
      <w:tr w:rsidR="00F913C6" w14:paraId="7AEB595C" w14:textId="77777777" w:rsidTr="00F6403E">
        <w:trPr>
          <w:trHeight w:val="70"/>
        </w:trPr>
        <w:tc>
          <w:tcPr>
            <w:tcW w:w="4414" w:type="dxa"/>
          </w:tcPr>
          <w:p w14:paraId="2BC35DD0" w14:textId="77777777" w:rsidR="00F913C6" w:rsidRPr="005B321B" w:rsidRDefault="00F913C6" w:rsidP="00F21615">
            <w:pPr>
              <w:rPr>
                <w:b/>
              </w:rPr>
            </w:pPr>
            <w:r>
              <w:br w:type="page"/>
            </w:r>
            <w:r w:rsidRPr="005B321B">
              <w:rPr>
                <w:b/>
              </w:rPr>
              <w:t>ID:</w:t>
            </w:r>
          </w:p>
        </w:tc>
        <w:tc>
          <w:tcPr>
            <w:tcW w:w="4414" w:type="dxa"/>
          </w:tcPr>
          <w:p w14:paraId="00F2BA8D" w14:textId="77777777" w:rsidR="00F913C6" w:rsidRDefault="00F913C6" w:rsidP="00F21615">
            <w:r>
              <w:t>CU-8</w:t>
            </w:r>
          </w:p>
        </w:tc>
      </w:tr>
      <w:tr w:rsidR="00F913C6" w14:paraId="6535FD16" w14:textId="77777777" w:rsidTr="00F6403E">
        <w:trPr>
          <w:trHeight w:val="70"/>
        </w:trPr>
        <w:tc>
          <w:tcPr>
            <w:tcW w:w="4414" w:type="dxa"/>
          </w:tcPr>
          <w:p w14:paraId="31D009B9" w14:textId="77777777" w:rsidR="00F913C6" w:rsidRPr="005B321B" w:rsidRDefault="00F913C6" w:rsidP="00F21615">
            <w:pPr>
              <w:rPr>
                <w:b/>
              </w:rPr>
            </w:pPr>
            <w:r>
              <w:rPr>
                <w:b/>
              </w:rPr>
              <w:t>Nombre:</w:t>
            </w:r>
          </w:p>
        </w:tc>
        <w:tc>
          <w:tcPr>
            <w:tcW w:w="4414" w:type="dxa"/>
          </w:tcPr>
          <w:p w14:paraId="1511C16C" w14:textId="77777777" w:rsidR="00F913C6" w:rsidRDefault="00F913C6" w:rsidP="00D34330">
            <w:r>
              <w:t xml:space="preserve">Buscar </w:t>
            </w:r>
            <w:r w:rsidR="00D34330">
              <w:t>ítem</w:t>
            </w:r>
          </w:p>
        </w:tc>
      </w:tr>
      <w:tr w:rsidR="00F913C6" w14:paraId="5794730F" w14:textId="77777777" w:rsidTr="00F6403E">
        <w:trPr>
          <w:trHeight w:val="70"/>
        </w:trPr>
        <w:tc>
          <w:tcPr>
            <w:tcW w:w="4414" w:type="dxa"/>
          </w:tcPr>
          <w:p w14:paraId="633B1F50" w14:textId="77777777" w:rsidR="00F913C6" w:rsidRPr="005B321B" w:rsidRDefault="00F913C6" w:rsidP="00F21615">
            <w:pPr>
              <w:rPr>
                <w:b/>
              </w:rPr>
            </w:pPr>
            <w:r>
              <w:rPr>
                <w:b/>
              </w:rPr>
              <w:t>Actor:</w:t>
            </w:r>
          </w:p>
        </w:tc>
        <w:tc>
          <w:tcPr>
            <w:tcW w:w="4414" w:type="dxa"/>
          </w:tcPr>
          <w:p w14:paraId="6E2D3699" w14:textId="77777777" w:rsidR="00F913C6" w:rsidRPr="00F20581" w:rsidRDefault="00F20581" w:rsidP="00F21615">
            <w:r w:rsidRPr="00F20581">
              <w:t>Usuario y bibliotecario</w:t>
            </w:r>
          </w:p>
        </w:tc>
      </w:tr>
      <w:tr w:rsidR="00F913C6" w14:paraId="69DB0580" w14:textId="77777777" w:rsidTr="00F6403E">
        <w:trPr>
          <w:trHeight w:val="70"/>
        </w:trPr>
        <w:tc>
          <w:tcPr>
            <w:tcW w:w="4414" w:type="dxa"/>
          </w:tcPr>
          <w:p w14:paraId="750EDA71" w14:textId="77777777" w:rsidR="00F913C6" w:rsidRPr="005B321B" w:rsidRDefault="00F913C6" w:rsidP="00F21615">
            <w:pPr>
              <w:rPr>
                <w:b/>
              </w:rPr>
            </w:pPr>
            <w:r>
              <w:rPr>
                <w:b/>
              </w:rPr>
              <w:t>Fecha de Creación:</w:t>
            </w:r>
          </w:p>
        </w:tc>
        <w:tc>
          <w:tcPr>
            <w:tcW w:w="4414" w:type="dxa"/>
          </w:tcPr>
          <w:p w14:paraId="55DF12A4" w14:textId="77777777" w:rsidR="00F913C6" w:rsidRDefault="00F913C6" w:rsidP="00F21615">
            <w:r>
              <w:t>8/03/2016</w:t>
            </w:r>
          </w:p>
        </w:tc>
      </w:tr>
      <w:tr w:rsidR="00F913C6" w14:paraId="55FB8ECF" w14:textId="77777777" w:rsidTr="00F6403E">
        <w:trPr>
          <w:trHeight w:val="70"/>
        </w:trPr>
        <w:tc>
          <w:tcPr>
            <w:tcW w:w="4414" w:type="dxa"/>
          </w:tcPr>
          <w:p w14:paraId="126EFD3C" w14:textId="77777777" w:rsidR="00F913C6" w:rsidRPr="005B321B" w:rsidRDefault="00F913C6" w:rsidP="00F21615">
            <w:pPr>
              <w:rPr>
                <w:b/>
              </w:rPr>
            </w:pPr>
            <w:r>
              <w:rPr>
                <w:b/>
              </w:rPr>
              <w:t>Fecha de Modificación:</w:t>
            </w:r>
          </w:p>
        </w:tc>
        <w:tc>
          <w:tcPr>
            <w:tcW w:w="4414" w:type="dxa"/>
          </w:tcPr>
          <w:p w14:paraId="46F59255" w14:textId="77777777" w:rsidR="00F913C6" w:rsidRDefault="00D34330" w:rsidP="00F21615">
            <w:r>
              <w:t>17/05</w:t>
            </w:r>
            <w:r w:rsidR="00F913C6">
              <w:t>/2016</w:t>
            </w:r>
          </w:p>
        </w:tc>
      </w:tr>
      <w:tr w:rsidR="00F913C6" w14:paraId="1D103EBC" w14:textId="77777777" w:rsidTr="00F6403E">
        <w:trPr>
          <w:trHeight w:val="70"/>
        </w:trPr>
        <w:tc>
          <w:tcPr>
            <w:tcW w:w="4414" w:type="dxa"/>
          </w:tcPr>
          <w:p w14:paraId="2EA2836D" w14:textId="77777777" w:rsidR="00F913C6" w:rsidRPr="005B321B" w:rsidRDefault="00F913C6" w:rsidP="00F21615">
            <w:pPr>
              <w:rPr>
                <w:b/>
              </w:rPr>
            </w:pPr>
            <w:r>
              <w:rPr>
                <w:b/>
              </w:rPr>
              <w:t>Autores:</w:t>
            </w:r>
          </w:p>
        </w:tc>
        <w:tc>
          <w:tcPr>
            <w:tcW w:w="4414" w:type="dxa"/>
          </w:tcPr>
          <w:p w14:paraId="2B98B97A" w14:textId="77777777" w:rsidR="00F913C6" w:rsidRDefault="00D34330" w:rsidP="00F21615">
            <w:r>
              <w:t>FRANCISCO GERARDO MARES SOLANO</w:t>
            </w:r>
          </w:p>
        </w:tc>
      </w:tr>
      <w:tr w:rsidR="00F913C6" w14:paraId="3B33D54D" w14:textId="77777777" w:rsidTr="00F6403E">
        <w:trPr>
          <w:trHeight w:val="552"/>
        </w:trPr>
        <w:tc>
          <w:tcPr>
            <w:tcW w:w="4414" w:type="dxa"/>
          </w:tcPr>
          <w:p w14:paraId="13437BBB" w14:textId="77777777" w:rsidR="00F913C6" w:rsidRPr="005B321B" w:rsidRDefault="00F913C6" w:rsidP="00F21615">
            <w:pPr>
              <w:rPr>
                <w:b/>
              </w:rPr>
            </w:pPr>
            <w:r>
              <w:rPr>
                <w:b/>
              </w:rPr>
              <w:t>Descripción:</w:t>
            </w:r>
          </w:p>
        </w:tc>
        <w:tc>
          <w:tcPr>
            <w:tcW w:w="4414" w:type="dxa"/>
          </w:tcPr>
          <w:p w14:paraId="1EEE68B6" w14:textId="77777777" w:rsidR="00F913C6" w:rsidRDefault="00D34330" w:rsidP="00D34330">
            <w:r>
              <w:t>El usuario ingresa al sistema, introduce un criterio de búsqueda y observa los resultados obtenidos.</w:t>
            </w:r>
            <w:r w:rsidR="00F913C6">
              <w:t xml:space="preserve"> </w:t>
            </w:r>
          </w:p>
        </w:tc>
      </w:tr>
      <w:tr w:rsidR="00F913C6" w14:paraId="56B6C5D6" w14:textId="77777777" w:rsidTr="00F6403E">
        <w:trPr>
          <w:trHeight w:val="70"/>
        </w:trPr>
        <w:tc>
          <w:tcPr>
            <w:tcW w:w="4414" w:type="dxa"/>
          </w:tcPr>
          <w:p w14:paraId="4E8AB3E1" w14:textId="77777777" w:rsidR="00F913C6" w:rsidRPr="005B321B" w:rsidRDefault="00F913C6" w:rsidP="00F21615">
            <w:pPr>
              <w:rPr>
                <w:b/>
              </w:rPr>
            </w:pPr>
            <w:r>
              <w:rPr>
                <w:b/>
              </w:rPr>
              <w:t>Precondiciones:</w:t>
            </w:r>
          </w:p>
        </w:tc>
        <w:tc>
          <w:tcPr>
            <w:tcW w:w="4414" w:type="dxa"/>
          </w:tcPr>
          <w:p w14:paraId="3A238E76" w14:textId="77777777" w:rsidR="00F913C6" w:rsidRDefault="00D34330" w:rsidP="00F21615">
            <w:r>
              <w:t>Deben existir ítems en el sistema.</w:t>
            </w:r>
          </w:p>
          <w:p w14:paraId="011D28E7" w14:textId="77777777" w:rsidR="00D34330" w:rsidRDefault="00D34330" w:rsidP="00F21615">
            <w:r>
              <w:t>Debe haber conexión en el sistema.</w:t>
            </w:r>
          </w:p>
        </w:tc>
      </w:tr>
      <w:tr w:rsidR="00F913C6" w14:paraId="6FF22748" w14:textId="77777777" w:rsidTr="00F21615">
        <w:trPr>
          <w:trHeight w:val="912"/>
        </w:trPr>
        <w:tc>
          <w:tcPr>
            <w:tcW w:w="4414" w:type="dxa"/>
          </w:tcPr>
          <w:p w14:paraId="3CD08B1E" w14:textId="77777777" w:rsidR="00F913C6" w:rsidRDefault="00F913C6" w:rsidP="00F21615">
            <w:pPr>
              <w:rPr>
                <w:b/>
              </w:rPr>
            </w:pPr>
            <w:r>
              <w:rPr>
                <w:b/>
              </w:rPr>
              <w:t>Flujo Normal:</w:t>
            </w:r>
          </w:p>
        </w:tc>
        <w:tc>
          <w:tcPr>
            <w:tcW w:w="4414" w:type="dxa"/>
          </w:tcPr>
          <w:p w14:paraId="2775E42D" w14:textId="77777777" w:rsidR="00D34330" w:rsidRPr="0080234C" w:rsidRDefault="00D34330" w:rsidP="00D34330">
            <w:pPr>
              <w:rPr>
                <w:b/>
              </w:rPr>
            </w:pPr>
            <w:r w:rsidRPr="0080234C">
              <w:rPr>
                <w:b/>
              </w:rPr>
              <w:t>Exitoso - Búsqueda realizada</w:t>
            </w:r>
          </w:p>
          <w:p w14:paraId="70BF69DC" w14:textId="77777777" w:rsidR="00D34330" w:rsidRDefault="00D34330" w:rsidP="00D34330">
            <w:r>
              <w:t>1ª.- El usuario, dentro del sistema, da clic en el cuadro de búsqueda e introduce un criterio.</w:t>
            </w:r>
          </w:p>
          <w:p w14:paraId="7A4D231D" w14:textId="77777777" w:rsidR="00D34330" w:rsidRDefault="00D34330" w:rsidP="00D34330">
            <w:r>
              <w:t>2a.- El sistema muestra al usuario los resultados congruentes con su búsqueda.</w:t>
            </w:r>
          </w:p>
          <w:p w14:paraId="1BC50233" w14:textId="04CD54EC" w:rsidR="00F913C6" w:rsidRDefault="00D34330" w:rsidP="00F21615">
            <w:r>
              <w:t>3a.- El usuari</w:t>
            </w:r>
            <w:r w:rsidR="00F6403E">
              <w:t xml:space="preserve">o ingresa al ítem de su gusto. </w:t>
            </w:r>
          </w:p>
        </w:tc>
      </w:tr>
      <w:tr w:rsidR="00F913C6" w14:paraId="234C2997" w14:textId="77777777" w:rsidTr="00F21615">
        <w:trPr>
          <w:trHeight w:val="912"/>
        </w:trPr>
        <w:tc>
          <w:tcPr>
            <w:tcW w:w="4414" w:type="dxa"/>
          </w:tcPr>
          <w:p w14:paraId="37D9DD4F" w14:textId="77777777" w:rsidR="00F913C6" w:rsidRDefault="00F913C6" w:rsidP="00F21615">
            <w:pPr>
              <w:rPr>
                <w:b/>
              </w:rPr>
            </w:pPr>
            <w:r>
              <w:rPr>
                <w:b/>
              </w:rPr>
              <w:t>Flujo Alterno:</w:t>
            </w:r>
          </w:p>
        </w:tc>
        <w:tc>
          <w:tcPr>
            <w:tcW w:w="4414" w:type="dxa"/>
          </w:tcPr>
          <w:p w14:paraId="3C0BE5C2" w14:textId="77777777" w:rsidR="00F913C6" w:rsidRPr="0080234C" w:rsidRDefault="00D34330" w:rsidP="00F21615">
            <w:pPr>
              <w:rPr>
                <w:b/>
              </w:rPr>
            </w:pPr>
            <w:r w:rsidRPr="0080234C">
              <w:rPr>
                <w:b/>
              </w:rPr>
              <w:t>Alternativo – Ningún resultado satisfactorio</w:t>
            </w:r>
          </w:p>
          <w:p w14:paraId="2F7A16F3" w14:textId="77777777" w:rsidR="00D34330" w:rsidRDefault="00D34330" w:rsidP="00D34330">
            <w:r>
              <w:t>3b.- Ningún resultado es de interés y el usuario realiza otra búsqueda.</w:t>
            </w:r>
          </w:p>
          <w:p w14:paraId="79CF2916" w14:textId="77777777" w:rsidR="00D34330" w:rsidRDefault="00D34330" w:rsidP="00D34330">
            <w:r>
              <w:t>4b.- El sistema regresa a su flujo normal.</w:t>
            </w:r>
          </w:p>
          <w:p w14:paraId="1B6835C5" w14:textId="77777777" w:rsidR="00D34330" w:rsidRDefault="00D34330" w:rsidP="00D34330"/>
          <w:p w14:paraId="07E374F3" w14:textId="77777777" w:rsidR="00D34330" w:rsidRPr="0080234C" w:rsidRDefault="00D34330" w:rsidP="00D34330">
            <w:pPr>
              <w:rPr>
                <w:b/>
              </w:rPr>
            </w:pPr>
            <w:r w:rsidRPr="0080234C">
              <w:rPr>
                <w:b/>
              </w:rPr>
              <w:t>Fallido – Búsqueda no encontrada</w:t>
            </w:r>
          </w:p>
          <w:p w14:paraId="3C0A5276" w14:textId="77777777" w:rsidR="00D34330" w:rsidRDefault="00D34330" w:rsidP="00D34330">
            <w:r>
              <w:t xml:space="preserve">2c.- El sistema </w:t>
            </w:r>
            <w:r w:rsidR="00D626C6">
              <w:t>informa al usuario que su búsqueda no coincide con ningún registro.</w:t>
            </w:r>
          </w:p>
          <w:p w14:paraId="730A5DF1" w14:textId="77777777" w:rsidR="00D626C6" w:rsidRDefault="00D626C6" w:rsidP="00D34330">
            <w:r>
              <w:t>3c.- El usuario realiza otra búsqueda con un criterio diferente.</w:t>
            </w:r>
          </w:p>
          <w:p w14:paraId="6FC2E806" w14:textId="77777777" w:rsidR="00D626C6" w:rsidRDefault="00D626C6" w:rsidP="00D34330">
            <w:r>
              <w:t>4c.- El s</w:t>
            </w:r>
            <w:r w:rsidR="0080234C">
              <w:t>istema regresa al flujo normal.</w:t>
            </w:r>
          </w:p>
        </w:tc>
      </w:tr>
      <w:tr w:rsidR="0080234C" w14:paraId="529EFB16" w14:textId="77777777" w:rsidTr="00F21615">
        <w:trPr>
          <w:trHeight w:val="912"/>
        </w:trPr>
        <w:tc>
          <w:tcPr>
            <w:tcW w:w="4414" w:type="dxa"/>
          </w:tcPr>
          <w:p w14:paraId="3BE43FA0" w14:textId="77777777" w:rsidR="0080234C" w:rsidRDefault="0080234C" w:rsidP="0080234C">
            <w:pPr>
              <w:rPr>
                <w:b/>
              </w:rPr>
            </w:pPr>
            <w:r>
              <w:rPr>
                <w:b/>
              </w:rPr>
              <w:t xml:space="preserve">Excepciones: </w:t>
            </w:r>
          </w:p>
        </w:tc>
        <w:tc>
          <w:tcPr>
            <w:tcW w:w="4414" w:type="dxa"/>
          </w:tcPr>
          <w:p w14:paraId="3E69B8B0" w14:textId="77777777" w:rsidR="0080234C" w:rsidRPr="00DD0B37" w:rsidRDefault="001A6942" w:rsidP="0080234C">
            <w:pPr>
              <w:rPr>
                <w:b/>
              </w:rPr>
            </w:pPr>
            <w:r>
              <w:rPr>
                <w:b/>
              </w:rPr>
              <w:t>Indeseable</w:t>
            </w:r>
            <w:r w:rsidR="0080234C" w:rsidRPr="00DD0B37">
              <w:rPr>
                <w:b/>
              </w:rPr>
              <w:t xml:space="preserve"> – Error al recibir datos</w:t>
            </w:r>
          </w:p>
          <w:p w14:paraId="78DF106D" w14:textId="77777777" w:rsidR="0080234C" w:rsidRDefault="0080234C" w:rsidP="0080234C">
            <w:r>
              <w:t xml:space="preserve">2d.- El sistema no puede conectar con </w:t>
            </w:r>
            <w:proofErr w:type="gramStart"/>
            <w:r>
              <w:t xml:space="preserve">la </w:t>
            </w:r>
            <w:r w:rsidR="00F20581">
              <w:t>BD</w:t>
            </w:r>
            <w:proofErr w:type="gramEnd"/>
            <w:r>
              <w:t xml:space="preserve"> e informa sobre el problema.</w:t>
            </w:r>
          </w:p>
          <w:p w14:paraId="2086134B" w14:textId="77777777" w:rsidR="0080234C" w:rsidRDefault="0080234C" w:rsidP="0080234C">
            <w:r>
              <w:t>3d.- El usuario sale del sistema.</w:t>
            </w:r>
          </w:p>
        </w:tc>
      </w:tr>
      <w:tr w:rsidR="0080234C" w14:paraId="60FAF1E6" w14:textId="77777777" w:rsidTr="00F6403E">
        <w:trPr>
          <w:trHeight w:val="70"/>
        </w:trPr>
        <w:tc>
          <w:tcPr>
            <w:tcW w:w="4414" w:type="dxa"/>
          </w:tcPr>
          <w:p w14:paraId="5BA9BE85" w14:textId="3D617E1B" w:rsidR="0080234C" w:rsidRPr="00F6403E" w:rsidRDefault="0080234C" w:rsidP="0080234C">
            <w:r>
              <w:rPr>
                <w:b/>
              </w:rPr>
              <w:t>Post-condiciones:</w:t>
            </w:r>
          </w:p>
        </w:tc>
        <w:tc>
          <w:tcPr>
            <w:tcW w:w="4414" w:type="dxa"/>
          </w:tcPr>
          <w:p w14:paraId="19FED9EC" w14:textId="77777777" w:rsidR="0080234C" w:rsidRDefault="0080234C" w:rsidP="0080234C"/>
        </w:tc>
      </w:tr>
      <w:tr w:rsidR="0080234C" w14:paraId="07F0CA4A" w14:textId="77777777" w:rsidTr="00F6403E">
        <w:trPr>
          <w:trHeight w:val="70"/>
        </w:trPr>
        <w:tc>
          <w:tcPr>
            <w:tcW w:w="4414" w:type="dxa"/>
          </w:tcPr>
          <w:p w14:paraId="161EE31E" w14:textId="77777777" w:rsidR="0080234C" w:rsidRDefault="0080234C" w:rsidP="0080234C">
            <w:pPr>
              <w:rPr>
                <w:b/>
              </w:rPr>
            </w:pPr>
            <w:r>
              <w:rPr>
                <w:b/>
              </w:rPr>
              <w:t>Entrada:</w:t>
            </w:r>
          </w:p>
        </w:tc>
        <w:tc>
          <w:tcPr>
            <w:tcW w:w="4414" w:type="dxa"/>
          </w:tcPr>
          <w:p w14:paraId="39FBB237" w14:textId="77777777" w:rsidR="0080234C" w:rsidRDefault="0080234C" w:rsidP="0080234C">
            <w:r>
              <w:t>Palabras clave para buscar un libro.</w:t>
            </w:r>
          </w:p>
        </w:tc>
      </w:tr>
      <w:tr w:rsidR="0080234C" w14:paraId="22127B9E" w14:textId="77777777" w:rsidTr="00F6403E">
        <w:trPr>
          <w:trHeight w:val="241"/>
        </w:trPr>
        <w:tc>
          <w:tcPr>
            <w:tcW w:w="4414" w:type="dxa"/>
          </w:tcPr>
          <w:p w14:paraId="3B8D3859" w14:textId="77777777" w:rsidR="0080234C" w:rsidRDefault="0080234C" w:rsidP="0080234C">
            <w:pPr>
              <w:rPr>
                <w:b/>
              </w:rPr>
            </w:pPr>
            <w:r>
              <w:rPr>
                <w:b/>
              </w:rPr>
              <w:lastRenderedPageBreak/>
              <w:t>Salida:</w:t>
            </w:r>
          </w:p>
        </w:tc>
        <w:tc>
          <w:tcPr>
            <w:tcW w:w="4414" w:type="dxa"/>
          </w:tcPr>
          <w:p w14:paraId="33B78267" w14:textId="77777777" w:rsidR="0080234C" w:rsidRDefault="0080234C" w:rsidP="0080234C">
            <w:r>
              <w:t>Libros que coincidan con la palabra clave buscada.</w:t>
            </w:r>
          </w:p>
        </w:tc>
      </w:tr>
      <w:tr w:rsidR="0080234C" w14:paraId="6E136734" w14:textId="77777777" w:rsidTr="00F6403E">
        <w:trPr>
          <w:trHeight w:val="70"/>
        </w:trPr>
        <w:tc>
          <w:tcPr>
            <w:tcW w:w="4414" w:type="dxa"/>
          </w:tcPr>
          <w:p w14:paraId="3A1D19D7" w14:textId="77777777" w:rsidR="0080234C" w:rsidRDefault="0080234C" w:rsidP="0080234C">
            <w:pPr>
              <w:rPr>
                <w:b/>
              </w:rPr>
            </w:pPr>
            <w:r>
              <w:rPr>
                <w:b/>
              </w:rPr>
              <w:t>Prioridad:</w:t>
            </w:r>
          </w:p>
        </w:tc>
        <w:tc>
          <w:tcPr>
            <w:tcW w:w="4414" w:type="dxa"/>
          </w:tcPr>
          <w:p w14:paraId="097524DA" w14:textId="77777777" w:rsidR="0080234C" w:rsidRDefault="00200AB8" w:rsidP="0080234C">
            <w:r>
              <w:t>Deseable.</w:t>
            </w:r>
          </w:p>
        </w:tc>
      </w:tr>
    </w:tbl>
    <w:p w14:paraId="796B35F1" w14:textId="77777777" w:rsidR="00F913C6" w:rsidRDefault="00F913C6" w:rsidP="00F913C6"/>
    <w:p w14:paraId="210148BA" w14:textId="77777777" w:rsidR="00200AB8" w:rsidRDefault="00BD4F20" w:rsidP="00FC250E">
      <w:pPr>
        <w:pStyle w:val="H4"/>
      </w:pPr>
      <w:bookmarkStart w:id="41" w:name="_Toc452731661"/>
      <w:r>
        <w:t>Registrar adquisición</w:t>
      </w:r>
      <w:bookmarkEnd w:id="41"/>
    </w:p>
    <w:tbl>
      <w:tblPr>
        <w:tblStyle w:val="Tablaconcuadrcula"/>
        <w:tblW w:w="0" w:type="auto"/>
        <w:tblLayout w:type="fixed"/>
        <w:tblLook w:val="04A0" w:firstRow="1" w:lastRow="0" w:firstColumn="1" w:lastColumn="0" w:noHBand="0" w:noVBand="1"/>
      </w:tblPr>
      <w:tblGrid>
        <w:gridCol w:w="4414"/>
        <w:gridCol w:w="4414"/>
      </w:tblGrid>
      <w:tr w:rsidR="00F913C6" w14:paraId="56F02BA5" w14:textId="77777777" w:rsidTr="00F6403E">
        <w:trPr>
          <w:trHeight w:val="70"/>
        </w:trPr>
        <w:tc>
          <w:tcPr>
            <w:tcW w:w="4414" w:type="dxa"/>
          </w:tcPr>
          <w:p w14:paraId="494FC9E2" w14:textId="77777777" w:rsidR="00F913C6" w:rsidRPr="005B321B" w:rsidRDefault="00F913C6" w:rsidP="00F21615">
            <w:pPr>
              <w:rPr>
                <w:b/>
              </w:rPr>
            </w:pPr>
            <w:r w:rsidRPr="005B321B">
              <w:rPr>
                <w:b/>
              </w:rPr>
              <w:t>ID:</w:t>
            </w:r>
          </w:p>
        </w:tc>
        <w:tc>
          <w:tcPr>
            <w:tcW w:w="4414" w:type="dxa"/>
          </w:tcPr>
          <w:p w14:paraId="1500B36D" w14:textId="77777777" w:rsidR="00F913C6" w:rsidRDefault="00F913C6" w:rsidP="00F21615">
            <w:r>
              <w:t>CU-9</w:t>
            </w:r>
          </w:p>
        </w:tc>
      </w:tr>
      <w:tr w:rsidR="00F913C6" w14:paraId="76C8AE96" w14:textId="77777777" w:rsidTr="00F6403E">
        <w:trPr>
          <w:trHeight w:val="275"/>
        </w:trPr>
        <w:tc>
          <w:tcPr>
            <w:tcW w:w="4414" w:type="dxa"/>
          </w:tcPr>
          <w:p w14:paraId="56C74AFB" w14:textId="77777777" w:rsidR="00F913C6" w:rsidRPr="005B321B" w:rsidRDefault="00F913C6" w:rsidP="00F21615">
            <w:pPr>
              <w:rPr>
                <w:b/>
              </w:rPr>
            </w:pPr>
            <w:r>
              <w:rPr>
                <w:b/>
              </w:rPr>
              <w:t>Nombre:</w:t>
            </w:r>
          </w:p>
        </w:tc>
        <w:tc>
          <w:tcPr>
            <w:tcW w:w="4414" w:type="dxa"/>
          </w:tcPr>
          <w:p w14:paraId="36946A8F" w14:textId="77777777" w:rsidR="00F913C6" w:rsidRDefault="00BD4F20" w:rsidP="00F21615">
            <w:r>
              <w:t>Registrar adquisición</w:t>
            </w:r>
          </w:p>
        </w:tc>
      </w:tr>
      <w:tr w:rsidR="00F913C6" w14:paraId="220A22D0" w14:textId="77777777" w:rsidTr="00F6403E">
        <w:trPr>
          <w:trHeight w:val="70"/>
        </w:trPr>
        <w:tc>
          <w:tcPr>
            <w:tcW w:w="4414" w:type="dxa"/>
          </w:tcPr>
          <w:p w14:paraId="0BDEAB01" w14:textId="77777777" w:rsidR="00F913C6" w:rsidRPr="005B321B" w:rsidRDefault="00F913C6" w:rsidP="00F21615">
            <w:pPr>
              <w:rPr>
                <w:b/>
              </w:rPr>
            </w:pPr>
            <w:r>
              <w:rPr>
                <w:b/>
              </w:rPr>
              <w:t>Actor:</w:t>
            </w:r>
          </w:p>
        </w:tc>
        <w:tc>
          <w:tcPr>
            <w:tcW w:w="4414" w:type="dxa"/>
          </w:tcPr>
          <w:p w14:paraId="7852F83D" w14:textId="77777777" w:rsidR="00F913C6" w:rsidRDefault="0047530A" w:rsidP="00F21615">
            <w:r>
              <w:t>Bibliotecario</w:t>
            </w:r>
          </w:p>
        </w:tc>
      </w:tr>
      <w:tr w:rsidR="00F913C6" w14:paraId="14161035" w14:textId="77777777" w:rsidTr="00F6403E">
        <w:trPr>
          <w:trHeight w:val="70"/>
        </w:trPr>
        <w:tc>
          <w:tcPr>
            <w:tcW w:w="4414" w:type="dxa"/>
          </w:tcPr>
          <w:p w14:paraId="79E659B4" w14:textId="77777777" w:rsidR="00F913C6" w:rsidRPr="005B321B" w:rsidRDefault="00F913C6" w:rsidP="00F21615">
            <w:pPr>
              <w:rPr>
                <w:b/>
              </w:rPr>
            </w:pPr>
            <w:r>
              <w:rPr>
                <w:b/>
              </w:rPr>
              <w:t>Fecha de Creación:</w:t>
            </w:r>
          </w:p>
        </w:tc>
        <w:tc>
          <w:tcPr>
            <w:tcW w:w="4414" w:type="dxa"/>
          </w:tcPr>
          <w:p w14:paraId="150C4DEC" w14:textId="77777777" w:rsidR="00F913C6" w:rsidRDefault="00F913C6" w:rsidP="00F21615">
            <w:r>
              <w:t>8/03/2016</w:t>
            </w:r>
          </w:p>
        </w:tc>
      </w:tr>
      <w:tr w:rsidR="00F913C6" w14:paraId="6CF0AEE0" w14:textId="77777777" w:rsidTr="00F6403E">
        <w:trPr>
          <w:trHeight w:val="201"/>
        </w:trPr>
        <w:tc>
          <w:tcPr>
            <w:tcW w:w="4414" w:type="dxa"/>
          </w:tcPr>
          <w:p w14:paraId="2D7880F2" w14:textId="77777777" w:rsidR="00F913C6" w:rsidRPr="005B321B" w:rsidRDefault="00F913C6" w:rsidP="00F21615">
            <w:pPr>
              <w:rPr>
                <w:b/>
              </w:rPr>
            </w:pPr>
            <w:r>
              <w:rPr>
                <w:b/>
              </w:rPr>
              <w:t>Fecha de Modificación:</w:t>
            </w:r>
          </w:p>
        </w:tc>
        <w:tc>
          <w:tcPr>
            <w:tcW w:w="4414" w:type="dxa"/>
          </w:tcPr>
          <w:p w14:paraId="02F78688" w14:textId="77777777" w:rsidR="00F913C6" w:rsidRDefault="00BD4F20" w:rsidP="00F21615">
            <w:r>
              <w:t>17/05</w:t>
            </w:r>
            <w:r w:rsidR="00F913C6">
              <w:t>/2016</w:t>
            </w:r>
          </w:p>
        </w:tc>
      </w:tr>
      <w:tr w:rsidR="00F913C6" w14:paraId="5A426C2C" w14:textId="77777777" w:rsidTr="00F6403E">
        <w:trPr>
          <w:trHeight w:val="70"/>
        </w:trPr>
        <w:tc>
          <w:tcPr>
            <w:tcW w:w="4414" w:type="dxa"/>
          </w:tcPr>
          <w:p w14:paraId="6871AC4E" w14:textId="77777777" w:rsidR="00F913C6" w:rsidRPr="005B321B" w:rsidRDefault="00F913C6" w:rsidP="00F21615">
            <w:pPr>
              <w:rPr>
                <w:b/>
              </w:rPr>
            </w:pPr>
            <w:r>
              <w:rPr>
                <w:b/>
              </w:rPr>
              <w:t>Autores:</w:t>
            </w:r>
          </w:p>
        </w:tc>
        <w:tc>
          <w:tcPr>
            <w:tcW w:w="4414" w:type="dxa"/>
          </w:tcPr>
          <w:p w14:paraId="6BEC1083" w14:textId="77777777" w:rsidR="00F913C6" w:rsidRDefault="00BD4F20" w:rsidP="00F21615">
            <w:r>
              <w:t>FRANCISCO GERARDO MARES SOLANO</w:t>
            </w:r>
          </w:p>
        </w:tc>
      </w:tr>
      <w:tr w:rsidR="00F913C6" w14:paraId="59558D5B" w14:textId="77777777" w:rsidTr="00F6403E">
        <w:trPr>
          <w:trHeight w:val="340"/>
        </w:trPr>
        <w:tc>
          <w:tcPr>
            <w:tcW w:w="4414" w:type="dxa"/>
          </w:tcPr>
          <w:p w14:paraId="413CB41E" w14:textId="77777777" w:rsidR="00F913C6" w:rsidRPr="005B321B" w:rsidRDefault="00F913C6" w:rsidP="00F21615">
            <w:pPr>
              <w:rPr>
                <w:b/>
              </w:rPr>
            </w:pPr>
            <w:r>
              <w:rPr>
                <w:b/>
              </w:rPr>
              <w:t>Descripción:</w:t>
            </w:r>
          </w:p>
        </w:tc>
        <w:tc>
          <w:tcPr>
            <w:tcW w:w="4414" w:type="dxa"/>
          </w:tcPr>
          <w:p w14:paraId="50D6BE76" w14:textId="77777777" w:rsidR="00F913C6" w:rsidRDefault="0047530A" w:rsidP="00F21615">
            <w:r>
              <w:t xml:space="preserve">El usuario agrega a la </w:t>
            </w:r>
            <w:r w:rsidR="00F20581">
              <w:t>BD</w:t>
            </w:r>
            <w:r>
              <w:t xml:space="preserve"> información sobre un nuevo ítem que fue adquirido recientemente.</w:t>
            </w:r>
          </w:p>
        </w:tc>
      </w:tr>
      <w:tr w:rsidR="00F913C6" w14:paraId="2D697ED4" w14:textId="77777777" w:rsidTr="00F6403E">
        <w:trPr>
          <w:trHeight w:val="694"/>
        </w:trPr>
        <w:tc>
          <w:tcPr>
            <w:tcW w:w="4414" w:type="dxa"/>
          </w:tcPr>
          <w:p w14:paraId="421CC9C1" w14:textId="77777777" w:rsidR="00F913C6" w:rsidRPr="005B321B" w:rsidRDefault="00F913C6" w:rsidP="00F21615">
            <w:pPr>
              <w:rPr>
                <w:b/>
              </w:rPr>
            </w:pPr>
            <w:r>
              <w:rPr>
                <w:b/>
              </w:rPr>
              <w:t>Precondiciones:</w:t>
            </w:r>
          </w:p>
        </w:tc>
        <w:tc>
          <w:tcPr>
            <w:tcW w:w="4414" w:type="dxa"/>
          </w:tcPr>
          <w:p w14:paraId="6574C7F4" w14:textId="77777777" w:rsidR="00F913C6" w:rsidRDefault="00F913C6" w:rsidP="00F21615">
            <w:r>
              <w:t>El usuario debe estar registrado en el sistema de la biblioteca.</w:t>
            </w:r>
          </w:p>
          <w:p w14:paraId="4C27C97C" w14:textId="77777777" w:rsidR="00CE5333" w:rsidRDefault="00CE5333" w:rsidP="00F21615">
            <w:r>
              <w:t>Se deben tener los datos correctos del ítem.</w:t>
            </w:r>
          </w:p>
        </w:tc>
      </w:tr>
      <w:tr w:rsidR="00F913C6" w14:paraId="5AC64FED" w14:textId="77777777" w:rsidTr="00F21615">
        <w:trPr>
          <w:trHeight w:val="912"/>
        </w:trPr>
        <w:tc>
          <w:tcPr>
            <w:tcW w:w="4414" w:type="dxa"/>
          </w:tcPr>
          <w:p w14:paraId="43334A41" w14:textId="77777777" w:rsidR="00F913C6" w:rsidRDefault="00F913C6" w:rsidP="00F21615">
            <w:pPr>
              <w:rPr>
                <w:b/>
              </w:rPr>
            </w:pPr>
            <w:r>
              <w:rPr>
                <w:b/>
              </w:rPr>
              <w:t>Flujo Normal:</w:t>
            </w:r>
          </w:p>
        </w:tc>
        <w:tc>
          <w:tcPr>
            <w:tcW w:w="4414" w:type="dxa"/>
          </w:tcPr>
          <w:p w14:paraId="21B48525" w14:textId="77777777" w:rsidR="00F913C6" w:rsidRPr="00CE4337" w:rsidRDefault="00791FEC" w:rsidP="00F21615">
            <w:pPr>
              <w:rPr>
                <w:b/>
              </w:rPr>
            </w:pPr>
            <w:r w:rsidRPr="00CE4337">
              <w:rPr>
                <w:b/>
              </w:rPr>
              <w:t>Exitoso – Ítem registrado</w:t>
            </w:r>
          </w:p>
          <w:p w14:paraId="256494A4" w14:textId="77777777" w:rsidR="00791FEC" w:rsidRDefault="00791FEC" w:rsidP="00F21615">
            <w:r>
              <w:t>1ª.- El usuario ingresa a la sección de registro.</w:t>
            </w:r>
          </w:p>
          <w:p w14:paraId="1EA713E6" w14:textId="77777777" w:rsidR="00791FEC" w:rsidRDefault="00791FEC" w:rsidP="00F21615">
            <w:r>
              <w:t>2ª.- El sistema despliega un formulario</w:t>
            </w:r>
            <w:r w:rsidR="00CE4337">
              <w:t xml:space="preserve"> para registrar el nuevo ítem</w:t>
            </w:r>
            <w:r w:rsidR="004309FE">
              <w:t>, entre ello, si fue donación o adquisición</w:t>
            </w:r>
            <w:r w:rsidR="00CE4337">
              <w:t>.</w:t>
            </w:r>
          </w:p>
          <w:p w14:paraId="0AB31A80" w14:textId="77777777" w:rsidR="00CE4337" w:rsidRDefault="00CE4337" w:rsidP="00F21615">
            <w:r>
              <w:t>3ª.- El usuario ingresa los datos y envía la información.</w:t>
            </w:r>
          </w:p>
          <w:p w14:paraId="140C5FF8" w14:textId="77777777" w:rsidR="00CE4337" w:rsidRDefault="00CE4337" w:rsidP="00F21615">
            <w:r>
              <w:t>4ª.- El sistema pide confirmación del registro.</w:t>
            </w:r>
          </w:p>
          <w:p w14:paraId="39CA5ACD" w14:textId="77777777" w:rsidR="00CE4337" w:rsidRDefault="00CE4337" w:rsidP="00F21615">
            <w:r>
              <w:t>5ª.- El usuario acepta el registro.</w:t>
            </w:r>
          </w:p>
          <w:p w14:paraId="230A3CAC" w14:textId="77777777" w:rsidR="00CE4337" w:rsidRDefault="00CE4337" w:rsidP="00F21615">
            <w:r>
              <w:t>6ª.- El sistema informa que el registro ha sido exitoso.</w:t>
            </w:r>
          </w:p>
        </w:tc>
      </w:tr>
      <w:tr w:rsidR="00F913C6" w14:paraId="7C622670" w14:textId="77777777" w:rsidTr="00F21615">
        <w:trPr>
          <w:trHeight w:val="912"/>
        </w:trPr>
        <w:tc>
          <w:tcPr>
            <w:tcW w:w="4414" w:type="dxa"/>
          </w:tcPr>
          <w:p w14:paraId="04F50ED8" w14:textId="77777777" w:rsidR="00F913C6" w:rsidRDefault="00F913C6" w:rsidP="00F21615">
            <w:pPr>
              <w:rPr>
                <w:b/>
              </w:rPr>
            </w:pPr>
            <w:r>
              <w:rPr>
                <w:b/>
              </w:rPr>
              <w:t>Flujo Alterno:</w:t>
            </w:r>
          </w:p>
        </w:tc>
        <w:tc>
          <w:tcPr>
            <w:tcW w:w="4414" w:type="dxa"/>
          </w:tcPr>
          <w:p w14:paraId="48471C7B" w14:textId="77777777" w:rsidR="00F913C6" w:rsidRPr="00DE5A42" w:rsidRDefault="00CE4337" w:rsidP="00F21615">
            <w:pPr>
              <w:rPr>
                <w:b/>
              </w:rPr>
            </w:pPr>
            <w:r w:rsidRPr="00DE5A42">
              <w:rPr>
                <w:b/>
              </w:rPr>
              <w:t>Alternativo – Cambio de datos</w:t>
            </w:r>
          </w:p>
          <w:p w14:paraId="6B1C745F" w14:textId="77777777" w:rsidR="00CE4337" w:rsidRDefault="00CE4337" w:rsidP="00CE4337">
            <w:r>
              <w:t>5b.- El usuario cancela el registro y actualiza los campos del registro.</w:t>
            </w:r>
          </w:p>
          <w:p w14:paraId="3DA94A9C" w14:textId="77777777" w:rsidR="00CE4337" w:rsidRDefault="00CE4337" w:rsidP="00CE4337">
            <w:r>
              <w:t>6</w:t>
            </w:r>
            <w:r w:rsidR="00DE5A42">
              <w:t>b</w:t>
            </w:r>
            <w:r>
              <w:t>.- El sistema regresa al flujo normal.</w:t>
            </w:r>
          </w:p>
          <w:p w14:paraId="22A0244E" w14:textId="77777777" w:rsidR="00DE5A42" w:rsidRDefault="00DE5A42" w:rsidP="00CE4337"/>
          <w:p w14:paraId="749D91CF" w14:textId="77777777" w:rsidR="00DE5A42" w:rsidRPr="00DE5A42" w:rsidRDefault="00DE5A42" w:rsidP="00CE4337">
            <w:pPr>
              <w:rPr>
                <w:b/>
              </w:rPr>
            </w:pPr>
            <w:r w:rsidRPr="00DE5A42">
              <w:rPr>
                <w:b/>
              </w:rPr>
              <w:t>Fallido – identificador repetido</w:t>
            </w:r>
          </w:p>
          <w:p w14:paraId="5BEFAB5B" w14:textId="77777777" w:rsidR="00DE5A42" w:rsidRDefault="00DE5A42" w:rsidP="00CE4337">
            <w:r>
              <w:t>4c.- El sistema informa al usuario que ya existe un ítem así registrado.</w:t>
            </w:r>
          </w:p>
          <w:p w14:paraId="148DB753" w14:textId="77777777" w:rsidR="00DE5A42" w:rsidRDefault="00DE5A42" w:rsidP="00CE4337">
            <w:r>
              <w:t>5c.- El usuario reingresa algún(os) campo(</w:t>
            </w:r>
            <w:r w:rsidR="001A6942">
              <w:t>s) y</w:t>
            </w:r>
            <w:r>
              <w:t xml:space="preserve"> vuelve a enviar la información.</w:t>
            </w:r>
          </w:p>
          <w:p w14:paraId="1BBEA8E5" w14:textId="77777777" w:rsidR="00DE5A42" w:rsidRDefault="00DE5A42" w:rsidP="00DE5A42">
            <w:r>
              <w:t>6c.- El sistema regresa al flujo normal.</w:t>
            </w:r>
          </w:p>
        </w:tc>
      </w:tr>
      <w:tr w:rsidR="00F913C6" w14:paraId="5CABCB88" w14:textId="77777777" w:rsidTr="00F21615">
        <w:trPr>
          <w:trHeight w:val="912"/>
        </w:trPr>
        <w:tc>
          <w:tcPr>
            <w:tcW w:w="4414" w:type="dxa"/>
          </w:tcPr>
          <w:p w14:paraId="5C69A14E" w14:textId="77777777" w:rsidR="00F913C6" w:rsidRDefault="00F913C6" w:rsidP="00F21615">
            <w:pPr>
              <w:rPr>
                <w:b/>
              </w:rPr>
            </w:pPr>
            <w:r>
              <w:rPr>
                <w:b/>
              </w:rPr>
              <w:t xml:space="preserve">Excepciones: </w:t>
            </w:r>
          </w:p>
        </w:tc>
        <w:tc>
          <w:tcPr>
            <w:tcW w:w="4414" w:type="dxa"/>
          </w:tcPr>
          <w:p w14:paraId="5B5E08AC" w14:textId="77777777" w:rsidR="00DE5A42" w:rsidRPr="00DD0B37" w:rsidRDefault="001A6942" w:rsidP="00DE5A42">
            <w:pPr>
              <w:rPr>
                <w:b/>
              </w:rPr>
            </w:pPr>
            <w:r>
              <w:rPr>
                <w:b/>
              </w:rPr>
              <w:t>Indeseable</w:t>
            </w:r>
            <w:r w:rsidR="00DE5A42" w:rsidRPr="00DD0B37">
              <w:rPr>
                <w:b/>
              </w:rPr>
              <w:t xml:space="preserve"> – Error al recibir datos</w:t>
            </w:r>
          </w:p>
          <w:p w14:paraId="417F986F" w14:textId="77777777" w:rsidR="00DE5A42" w:rsidRDefault="00DE5A42" w:rsidP="00DE5A42">
            <w:r>
              <w:t xml:space="preserve">2d.- El sistema no puede conectar con </w:t>
            </w:r>
            <w:proofErr w:type="gramStart"/>
            <w:r>
              <w:t xml:space="preserve">la </w:t>
            </w:r>
            <w:r w:rsidR="00F20581">
              <w:t>BD</w:t>
            </w:r>
            <w:proofErr w:type="gramEnd"/>
            <w:r>
              <w:t xml:space="preserve"> e informa sobre el problema.</w:t>
            </w:r>
          </w:p>
          <w:p w14:paraId="5707AE05" w14:textId="77777777" w:rsidR="00F913C6" w:rsidRDefault="00DE5A42" w:rsidP="00DE5A42">
            <w:r>
              <w:t>3d.- El usuario sale del sistema.</w:t>
            </w:r>
          </w:p>
        </w:tc>
      </w:tr>
      <w:tr w:rsidR="00F913C6" w14:paraId="01619593" w14:textId="77777777" w:rsidTr="00F21615">
        <w:trPr>
          <w:trHeight w:val="912"/>
        </w:trPr>
        <w:tc>
          <w:tcPr>
            <w:tcW w:w="4414" w:type="dxa"/>
          </w:tcPr>
          <w:p w14:paraId="45AC18D1" w14:textId="77777777" w:rsidR="00F913C6" w:rsidRDefault="00F913C6" w:rsidP="00F21615">
            <w:r>
              <w:rPr>
                <w:b/>
              </w:rPr>
              <w:lastRenderedPageBreak/>
              <w:t>Post-condiciones:</w:t>
            </w:r>
          </w:p>
          <w:p w14:paraId="7640DFCA" w14:textId="77777777" w:rsidR="00F913C6" w:rsidRDefault="00F913C6" w:rsidP="00F21615">
            <w:pPr>
              <w:rPr>
                <w:b/>
              </w:rPr>
            </w:pPr>
          </w:p>
        </w:tc>
        <w:tc>
          <w:tcPr>
            <w:tcW w:w="4414" w:type="dxa"/>
          </w:tcPr>
          <w:p w14:paraId="31D64EBB" w14:textId="77777777" w:rsidR="00F913C6" w:rsidRDefault="00DE5A42" w:rsidP="00F21615">
            <w:r>
              <w:t>El ítem puede ser prestado</w:t>
            </w:r>
          </w:p>
          <w:p w14:paraId="059729A3" w14:textId="77777777" w:rsidR="00DE5A42" w:rsidRDefault="00DE5A42" w:rsidP="00F21615">
            <w:r>
              <w:t>El ítem puede ser reservado.</w:t>
            </w:r>
          </w:p>
          <w:p w14:paraId="1325138E" w14:textId="77777777" w:rsidR="00DE5A42" w:rsidRDefault="00DE5A42" w:rsidP="00F21615">
            <w:r>
              <w:t>Se puede escribir reseña del ítem.</w:t>
            </w:r>
          </w:p>
          <w:p w14:paraId="106BF10D" w14:textId="77777777" w:rsidR="00DE5A42" w:rsidRDefault="00DE5A42" w:rsidP="00DE5A42">
            <w:r>
              <w:t>Se puede buscar el ítem.</w:t>
            </w:r>
          </w:p>
          <w:p w14:paraId="180B379F" w14:textId="77777777" w:rsidR="00DE5A42" w:rsidRDefault="00DE5A42" w:rsidP="00DE5A42">
            <w:r>
              <w:t>Se puede visualizar el ítem.</w:t>
            </w:r>
          </w:p>
        </w:tc>
      </w:tr>
      <w:tr w:rsidR="00F913C6" w14:paraId="12044E9C" w14:textId="77777777" w:rsidTr="00F6403E">
        <w:trPr>
          <w:trHeight w:val="252"/>
        </w:trPr>
        <w:tc>
          <w:tcPr>
            <w:tcW w:w="4414" w:type="dxa"/>
          </w:tcPr>
          <w:p w14:paraId="17B3CE78" w14:textId="77777777" w:rsidR="00F913C6" w:rsidRDefault="00F913C6" w:rsidP="00F21615">
            <w:pPr>
              <w:rPr>
                <w:b/>
              </w:rPr>
            </w:pPr>
            <w:r>
              <w:rPr>
                <w:b/>
              </w:rPr>
              <w:t>Entrada:</w:t>
            </w:r>
          </w:p>
        </w:tc>
        <w:tc>
          <w:tcPr>
            <w:tcW w:w="4414" w:type="dxa"/>
          </w:tcPr>
          <w:p w14:paraId="68048F8F" w14:textId="77777777" w:rsidR="00F913C6" w:rsidRDefault="00DE5A42" w:rsidP="00F21615">
            <w:r>
              <w:t>Datos del ítem</w:t>
            </w:r>
          </w:p>
        </w:tc>
      </w:tr>
      <w:tr w:rsidR="00F913C6" w14:paraId="5BE3DA3B" w14:textId="77777777" w:rsidTr="00F6403E">
        <w:trPr>
          <w:trHeight w:val="70"/>
        </w:trPr>
        <w:tc>
          <w:tcPr>
            <w:tcW w:w="4414" w:type="dxa"/>
          </w:tcPr>
          <w:p w14:paraId="4A4876CF" w14:textId="77777777" w:rsidR="00F913C6" w:rsidRDefault="00F913C6" w:rsidP="00F21615">
            <w:pPr>
              <w:rPr>
                <w:b/>
              </w:rPr>
            </w:pPr>
            <w:r>
              <w:rPr>
                <w:b/>
              </w:rPr>
              <w:t>Salida:</w:t>
            </w:r>
          </w:p>
        </w:tc>
        <w:tc>
          <w:tcPr>
            <w:tcW w:w="4414" w:type="dxa"/>
          </w:tcPr>
          <w:p w14:paraId="5902CF9F" w14:textId="77777777" w:rsidR="00F913C6" w:rsidRDefault="00DE5A42" w:rsidP="00F21615">
            <w:r>
              <w:t>Estado de la agregación</w:t>
            </w:r>
          </w:p>
        </w:tc>
      </w:tr>
      <w:tr w:rsidR="00F913C6" w14:paraId="67B04D5F" w14:textId="77777777" w:rsidTr="00F6403E">
        <w:trPr>
          <w:trHeight w:val="170"/>
        </w:trPr>
        <w:tc>
          <w:tcPr>
            <w:tcW w:w="4414" w:type="dxa"/>
          </w:tcPr>
          <w:p w14:paraId="4F37F09C" w14:textId="77777777" w:rsidR="00F913C6" w:rsidRDefault="00F913C6" w:rsidP="00F21615">
            <w:pPr>
              <w:rPr>
                <w:b/>
              </w:rPr>
            </w:pPr>
            <w:r>
              <w:rPr>
                <w:b/>
              </w:rPr>
              <w:t>Prioridad:</w:t>
            </w:r>
          </w:p>
        </w:tc>
        <w:tc>
          <w:tcPr>
            <w:tcW w:w="4414" w:type="dxa"/>
          </w:tcPr>
          <w:p w14:paraId="30166F15" w14:textId="77777777" w:rsidR="00F913C6" w:rsidRDefault="00F913C6" w:rsidP="00DE5A42">
            <w:r>
              <w:t xml:space="preserve"> </w:t>
            </w:r>
            <w:r w:rsidR="00DE5A42">
              <w:t>Indispensable</w:t>
            </w:r>
          </w:p>
        </w:tc>
      </w:tr>
    </w:tbl>
    <w:p w14:paraId="7195200F" w14:textId="1562EC31" w:rsidR="00B22396" w:rsidRDefault="00B22396" w:rsidP="00F913C6"/>
    <w:p w14:paraId="0F0BE34E" w14:textId="77777777" w:rsidR="00B22396" w:rsidRDefault="00B22396">
      <w:r>
        <w:br w:type="page"/>
      </w:r>
    </w:p>
    <w:p w14:paraId="00FBC488" w14:textId="77777777" w:rsidR="00F913C6" w:rsidRDefault="003A44A8" w:rsidP="00FC250E">
      <w:pPr>
        <w:pStyle w:val="H4"/>
      </w:pPr>
      <w:bookmarkStart w:id="42" w:name="_Toc452731662"/>
      <w:r>
        <w:lastRenderedPageBreak/>
        <w:t>Realizar petición interbibliotecaria</w:t>
      </w:r>
      <w:bookmarkEnd w:id="42"/>
    </w:p>
    <w:tbl>
      <w:tblPr>
        <w:tblStyle w:val="Tablaconcuadrcula"/>
        <w:tblW w:w="0" w:type="auto"/>
        <w:tblLayout w:type="fixed"/>
        <w:tblLook w:val="04A0" w:firstRow="1" w:lastRow="0" w:firstColumn="1" w:lastColumn="0" w:noHBand="0" w:noVBand="1"/>
      </w:tblPr>
      <w:tblGrid>
        <w:gridCol w:w="4414"/>
        <w:gridCol w:w="4414"/>
      </w:tblGrid>
      <w:tr w:rsidR="00F913C6" w14:paraId="10D51DD1" w14:textId="77777777" w:rsidTr="005D213F">
        <w:trPr>
          <w:trHeight w:val="134"/>
        </w:trPr>
        <w:tc>
          <w:tcPr>
            <w:tcW w:w="4414" w:type="dxa"/>
          </w:tcPr>
          <w:p w14:paraId="55AF4A3B" w14:textId="77777777" w:rsidR="00F913C6" w:rsidRPr="005B321B" w:rsidRDefault="00F913C6" w:rsidP="00F21615">
            <w:pPr>
              <w:rPr>
                <w:b/>
              </w:rPr>
            </w:pPr>
            <w:r w:rsidRPr="005B321B">
              <w:rPr>
                <w:b/>
              </w:rPr>
              <w:t>ID:</w:t>
            </w:r>
          </w:p>
        </w:tc>
        <w:tc>
          <w:tcPr>
            <w:tcW w:w="4414" w:type="dxa"/>
          </w:tcPr>
          <w:p w14:paraId="40BF9572" w14:textId="77777777" w:rsidR="00F913C6" w:rsidRDefault="00F913C6" w:rsidP="00F21615">
            <w:r>
              <w:t>CU-10</w:t>
            </w:r>
          </w:p>
        </w:tc>
      </w:tr>
      <w:tr w:rsidR="00F913C6" w14:paraId="65910992" w14:textId="77777777" w:rsidTr="005D213F">
        <w:trPr>
          <w:trHeight w:val="345"/>
        </w:trPr>
        <w:tc>
          <w:tcPr>
            <w:tcW w:w="4414" w:type="dxa"/>
          </w:tcPr>
          <w:p w14:paraId="5AE5A7E0" w14:textId="77777777" w:rsidR="00F913C6" w:rsidRPr="005B321B" w:rsidRDefault="00F913C6" w:rsidP="00F21615">
            <w:pPr>
              <w:rPr>
                <w:b/>
              </w:rPr>
            </w:pPr>
            <w:r>
              <w:rPr>
                <w:b/>
              </w:rPr>
              <w:t>Nombre:</w:t>
            </w:r>
          </w:p>
        </w:tc>
        <w:tc>
          <w:tcPr>
            <w:tcW w:w="4414" w:type="dxa"/>
          </w:tcPr>
          <w:p w14:paraId="37662B1F" w14:textId="77777777" w:rsidR="00F913C6" w:rsidRPr="009B7012" w:rsidRDefault="0030292A" w:rsidP="009B7012">
            <w:r w:rsidRPr="009B7012">
              <w:t>Realizar petición interbibliotecaria</w:t>
            </w:r>
          </w:p>
        </w:tc>
      </w:tr>
      <w:tr w:rsidR="00F913C6" w14:paraId="31474A8D" w14:textId="77777777" w:rsidTr="005D213F">
        <w:trPr>
          <w:trHeight w:val="136"/>
        </w:trPr>
        <w:tc>
          <w:tcPr>
            <w:tcW w:w="4414" w:type="dxa"/>
          </w:tcPr>
          <w:p w14:paraId="0829008E" w14:textId="77777777" w:rsidR="00F913C6" w:rsidRPr="005B321B" w:rsidRDefault="00F913C6" w:rsidP="00F21615">
            <w:pPr>
              <w:rPr>
                <w:b/>
              </w:rPr>
            </w:pPr>
            <w:r>
              <w:rPr>
                <w:b/>
              </w:rPr>
              <w:t>Actor:</w:t>
            </w:r>
          </w:p>
        </w:tc>
        <w:tc>
          <w:tcPr>
            <w:tcW w:w="4414" w:type="dxa"/>
          </w:tcPr>
          <w:p w14:paraId="28070B3F" w14:textId="77777777" w:rsidR="00F913C6" w:rsidRDefault="00F913C6" w:rsidP="0030292A">
            <w:r>
              <w:t>Usuario</w:t>
            </w:r>
          </w:p>
        </w:tc>
      </w:tr>
      <w:tr w:rsidR="00F913C6" w14:paraId="1EC06E77" w14:textId="77777777" w:rsidTr="005D213F">
        <w:trPr>
          <w:trHeight w:val="70"/>
        </w:trPr>
        <w:tc>
          <w:tcPr>
            <w:tcW w:w="4414" w:type="dxa"/>
          </w:tcPr>
          <w:p w14:paraId="1703D4D3" w14:textId="77777777" w:rsidR="00F913C6" w:rsidRPr="005B321B" w:rsidRDefault="00F913C6" w:rsidP="00F21615">
            <w:pPr>
              <w:rPr>
                <w:b/>
              </w:rPr>
            </w:pPr>
            <w:r>
              <w:rPr>
                <w:b/>
              </w:rPr>
              <w:t>Fecha de Creación:</w:t>
            </w:r>
          </w:p>
        </w:tc>
        <w:tc>
          <w:tcPr>
            <w:tcW w:w="4414" w:type="dxa"/>
          </w:tcPr>
          <w:p w14:paraId="09084EB7" w14:textId="77777777" w:rsidR="00F913C6" w:rsidRDefault="00F913C6" w:rsidP="00F21615">
            <w:r>
              <w:t>8/03/2016</w:t>
            </w:r>
          </w:p>
        </w:tc>
      </w:tr>
      <w:tr w:rsidR="00F913C6" w14:paraId="37369D1C" w14:textId="77777777" w:rsidTr="005D213F">
        <w:trPr>
          <w:trHeight w:val="70"/>
        </w:trPr>
        <w:tc>
          <w:tcPr>
            <w:tcW w:w="4414" w:type="dxa"/>
          </w:tcPr>
          <w:p w14:paraId="575A969B" w14:textId="77777777" w:rsidR="00F913C6" w:rsidRPr="005B321B" w:rsidRDefault="00F913C6" w:rsidP="00F21615">
            <w:pPr>
              <w:rPr>
                <w:b/>
              </w:rPr>
            </w:pPr>
            <w:r>
              <w:rPr>
                <w:b/>
              </w:rPr>
              <w:t>Fecha de Modificación:</w:t>
            </w:r>
          </w:p>
        </w:tc>
        <w:tc>
          <w:tcPr>
            <w:tcW w:w="4414" w:type="dxa"/>
          </w:tcPr>
          <w:p w14:paraId="4950AE2C" w14:textId="77777777" w:rsidR="00F913C6" w:rsidRDefault="0030292A" w:rsidP="00F21615">
            <w:r>
              <w:t>17/05</w:t>
            </w:r>
            <w:r w:rsidR="00F913C6">
              <w:t>/2016</w:t>
            </w:r>
          </w:p>
        </w:tc>
      </w:tr>
      <w:tr w:rsidR="00F913C6" w14:paraId="7CA38DB9" w14:textId="77777777" w:rsidTr="005D213F">
        <w:trPr>
          <w:trHeight w:val="70"/>
        </w:trPr>
        <w:tc>
          <w:tcPr>
            <w:tcW w:w="4414" w:type="dxa"/>
          </w:tcPr>
          <w:p w14:paraId="45360DD1" w14:textId="77777777" w:rsidR="00F913C6" w:rsidRPr="005B321B" w:rsidRDefault="00F913C6" w:rsidP="00F21615">
            <w:pPr>
              <w:rPr>
                <w:b/>
              </w:rPr>
            </w:pPr>
            <w:r>
              <w:rPr>
                <w:b/>
              </w:rPr>
              <w:t>Autores:</w:t>
            </w:r>
          </w:p>
        </w:tc>
        <w:tc>
          <w:tcPr>
            <w:tcW w:w="4414" w:type="dxa"/>
          </w:tcPr>
          <w:p w14:paraId="45BCF22D" w14:textId="77777777" w:rsidR="00F913C6" w:rsidRDefault="0030292A" w:rsidP="00F21615">
            <w:r>
              <w:t>FRANCISCO GERARDO MARES SOLANO</w:t>
            </w:r>
          </w:p>
        </w:tc>
      </w:tr>
      <w:tr w:rsidR="00F913C6" w14:paraId="0C8C85C4" w14:textId="77777777" w:rsidTr="005D213F">
        <w:trPr>
          <w:trHeight w:val="152"/>
        </w:trPr>
        <w:tc>
          <w:tcPr>
            <w:tcW w:w="4414" w:type="dxa"/>
          </w:tcPr>
          <w:p w14:paraId="2980E932" w14:textId="77777777" w:rsidR="00F913C6" w:rsidRPr="005B321B" w:rsidRDefault="00F913C6" w:rsidP="00F21615">
            <w:pPr>
              <w:rPr>
                <w:b/>
              </w:rPr>
            </w:pPr>
            <w:r>
              <w:rPr>
                <w:b/>
              </w:rPr>
              <w:t>Descripción:</w:t>
            </w:r>
          </w:p>
        </w:tc>
        <w:tc>
          <w:tcPr>
            <w:tcW w:w="4414" w:type="dxa"/>
          </w:tcPr>
          <w:p w14:paraId="517EE7B9" w14:textId="77777777" w:rsidR="00F913C6" w:rsidRDefault="0030292A" w:rsidP="00F21615">
            <w:r>
              <w:t>El usuario consulta un libro de otra biblioteca incluida en el sistema y realiza una petición interbibliotecaria.</w:t>
            </w:r>
            <w:r w:rsidR="00F913C6">
              <w:t xml:space="preserve"> </w:t>
            </w:r>
          </w:p>
        </w:tc>
      </w:tr>
      <w:tr w:rsidR="00F913C6" w14:paraId="77F4B180" w14:textId="77777777" w:rsidTr="005D213F">
        <w:trPr>
          <w:trHeight w:val="178"/>
        </w:trPr>
        <w:tc>
          <w:tcPr>
            <w:tcW w:w="4414" w:type="dxa"/>
          </w:tcPr>
          <w:p w14:paraId="05F476B7" w14:textId="77777777" w:rsidR="00F913C6" w:rsidRPr="005B321B" w:rsidRDefault="00F913C6" w:rsidP="00F21615">
            <w:pPr>
              <w:rPr>
                <w:b/>
              </w:rPr>
            </w:pPr>
            <w:r>
              <w:rPr>
                <w:b/>
              </w:rPr>
              <w:t>Precondiciones:</w:t>
            </w:r>
          </w:p>
        </w:tc>
        <w:tc>
          <w:tcPr>
            <w:tcW w:w="4414" w:type="dxa"/>
          </w:tcPr>
          <w:p w14:paraId="0E7AFB0A" w14:textId="77777777" w:rsidR="00F913C6" w:rsidRDefault="0030292A" w:rsidP="00F21615">
            <w:r>
              <w:t>Debe haber ítems registrados de otras bibliotecas.</w:t>
            </w:r>
          </w:p>
          <w:p w14:paraId="1EFD56B9" w14:textId="77777777" w:rsidR="0030292A" w:rsidRDefault="0030292A" w:rsidP="0030292A">
            <w:r>
              <w:t>El usuario debe estar registrado.</w:t>
            </w:r>
          </w:p>
        </w:tc>
      </w:tr>
      <w:tr w:rsidR="00F913C6" w14:paraId="788C35BD" w14:textId="77777777" w:rsidTr="00F21615">
        <w:trPr>
          <w:trHeight w:val="912"/>
        </w:trPr>
        <w:tc>
          <w:tcPr>
            <w:tcW w:w="4414" w:type="dxa"/>
          </w:tcPr>
          <w:p w14:paraId="014A617B" w14:textId="77777777" w:rsidR="00F913C6" w:rsidRDefault="00F913C6" w:rsidP="00F21615">
            <w:pPr>
              <w:rPr>
                <w:b/>
              </w:rPr>
            </w:pPr>
            <w:r>
              <w:rPr>
                <w:b/>
              </w:rPr>
              <w:t>Flujo Normal:</w:t>
            </w:r>
          </w:p>
        </w:tc>
        <w:tc>
          <w:tcPr>
            <w:tcW w:w="4414" w:type="dxa"/>
          </w:tcPr>
          <w:p w14:paraId="1D8A6767" w14:textId="77777777" w:rsidR="00F913C6" w:rsidRPr="0030292A" w:rsidRDefault="0030292A" w:rsidP="00F21615">
            <w:pPr>
              <w:rPr>
                <w:b/>
              </w:rPr>
            </w:pPr>
            <w:r w:rsidRPr="0030292A">
              <w:rPr>
                <w:b/>
              </w:rPr>
              <w:t>Exitoso – Petición adecuada</w:t>
            </w:r>
          </w:p>
          <w:p w14:paraId="61ADAB57" w14:textId="77777777" w:rsidR="0030292A" w:rsidRDefault="0030292A" w:rsidP="00F21615">
            <w:pPr>
              <w:rPr>
                <w:i/>
              </w:rPr>
            </w:pPr>
            <w:r>
              <w:t xml:space="preserve">1ª.- El usuario se encuentra en la información de un ítem y hace clic en </w:t>
            </w:r>
            <w:r>
              <w:rPr>
                <w:i/>
              </w:rPr>
              <w:t>realizar petición interbibliotecaria.</w:t>
            </w:r>
          </w:p>
          <w:p w14:paraId="5E93148A" w14:textId="77777777" w:rsidR="0030292A" w:rsidRDefault="0030292A" w:rsidP="00F21615">
            <w:r>
              <w:t>2ª.- El sistema pide confirmación de la información.</w:t>
            </w:r>
          </w:p>
          <w:p w14:paraId="4B87D1E4" w14:textId="77777777" w:rsidR="0030292A" w:rsidRDefault="0030292A" w:rsidP="00F21615">
            <w:r>
              <w:t>3ª.- El usuario confirma la solicitud.</w:t>
            </w:r>
          </w:p>
          <w:p w14:paraId="348BF6EA" w14:textId="77777777" w:rsidR="0030292A" w:rsidRPr="0030292A" w:rsidRDefault="0030292A" w:rsidP="0030292A">
            <w:r>
              <w:t>4ª-. El sistema informa que la petición  ha sido enviada y muestra información de la petición.</w:t>
            </w:r>
          </w:p>
        </w:tc>
      </w:tr>
      <w:tr w:rsidR="00F913C6" w14:paraId="6CBB6679" w14:textId="77777777" w:rsidTr="00F21615">
        <w:trPr>
          <w:trHeight w:val="912"/>
        </w:trPr>
        <w:tc>
          <w:tcPr>
            <w:tcW w:w="4414" w:type="dxa"/>
          </w:tcPr>
          <w:p w14:paraId="35F67F7C" w14:textId="77777777" w:rsidR="00F913C6" w:rsidRDefault="00F913C6" w:rsidP="00F21615">
            <w:pPr>
              <w:rPr>
                <w:b/>
              </w:rPr>
            </w:pPr>
            <w:r>
              <w:rPr>
                <w:b/>
              </w:rPr>
              <w:t>Flujo Alterno:</w:t>
            </w:r>
          </w:p>
        </w:tc>
        <w:tc>
          <w:tcPr>
            <w:tcW w:w="4414" w:type="dxa"/>
          </w:tcPr>
          <w:p w14:paraId="4C857A35" w14:textId="77777777" w:rsidR="00F913C6" w:rsidRPr="0030292A" w:rsidRDefault="0030292A" w:rsidP="00F21615">
            <w:pPr>
              <w:rPr>
                <w:b/>
              </w:rPr>
            </w:pPr>
            <w:r w:rsidRPr="0030292A">
              <w:rPr>
                <w:b/>
              </w:rPr>
              <w:t>Alternativo – Petición cancelada</w:t>
            </w:r>
          </w:p>
          <w:p w14:paraId="37AE2C01" w14:textId="77777777" w:rsidR="0030292A" w:rsidRDefault="0030292A" w:rsidP="00F21615">
            <w:r>
              <w:t>3b.- El usuario cancela la solicitud.</w:t>
            </w:r>
          </w:p>
          <w:p w14:paraId="2FDAF9A8" w14:textId="77777777" w:rsidR="0030292A" w:rsidRDefault="0030292A" w:rsidP="00F21615">
            <w:r>
              <w:t>4b.- El sistema regresa al usuario al menú anterior.</w:t>
            </w:r>
          </w:p>
          <w:p w14:paraId="7EA86CF5" w14:textId="77777777" w:rsidR="0030292A" w:rsidRDefault="0030292A" w:rsidP="00F21615"/>
          <w:p w14:paraId="1E68E56C" w14:textId="77777777" w:rsidR="0030292A" w:rsidRPr="0030292A" w:rsidRDefault="0030292A" w:rsidP="0030292A">
            <w:pPr>
              <w:rPr>
                <w:b/>
              </w:rPr>
            </w:pPr>
            <w:r w:rsidRPr="0030292A">
              <w:rPr>
                <w:b/>
              </w:rPr>
              <w:t>Fallido – El ítem no puede ser prestado</w:t>
            </w:r>
          </w:p>
          <w:p w14:paraId="393621CC" w14:textId="77777777" w:rsidR="0030292A" w:rsidRDefault="0030292A" w:rsidP="0030292A">
            <w:r>
              <w:t>2c.- El sistema informa que algún factor externo no permite realizar la petición y regresa al flujo normal</w:t>
            </w:r>
          </w:p>
        </w:tc>
      </w:tr>
      <w:tr w:rsidR="00F913C6" w14:paraId="4C7CAC26" w14:textId="77777777" w:rsidTr="00F21615">
        <w:trPr>
          <w:trHeight w:val="912"/>
        </w:trPr>
        <w:tc>
          <w:tcPr>
            <w:tcW w:w="4414" w:type="dxa"/>
          </w:tcPr>
          <w:p w14:paraId="6C572837" w14:textId="77777777" w:rsidR="00F913C6" w:rsidRDefault="00F913C6" w:rsidP="00F21615">
            <w:pPr>
              <w:rPr>
                <w:b/>
              </w:rPr>
            </w:pPr>
            <w:r>
              <w:rPr>
                <w:b/>
              </w:rPr>
              <w:t xml:space="preserve">Excepciones: </w:t>
            </w:r>
          </w:p>
        </w:tc>
        <w:tc>
          <w:tcPr>
            <w:tcW w:w="4414" w:type="dxa"/>
          </w:tcPr>
          <w:p w14:paraId="66AEB459" w14:textId="77777777" w:rsidR="0030292A" w:rsidRPr="00DD0B37" w:rsidRDefault="0030292A" w:rsidP="0030292A">
            <w:pPr>
              <w:rPr>
                <w:b/>
              </w:rPr>
            </w:pPr>
            <w:r>
              <w:rPr>
                <w:b/>
              </w:rPr>
              <w:t>Indeseable</w:t>
            </w:r>
            <w:r w:rsidRPr="00DD0B37">
              <w:rPr>
                <w:b/>
              </w:rPr>
              <w:t xml:space="preserve"> – Error al recibir datos</w:t>
            </w:r>
          </w:p>
          <w:p w14:paraId="5749A999" w14:textId="77777777" w:rsidR="0030292A" w:rsidRDefault="0030292A" w:rsidP="0030292A">
            <w:r>
              <w:t xml:space="preserve">2d.- El sistema no puede conectar con la </w:t>
            </w:r>
            <w:r w:rsidR="00F20581">
              <w:t>BD</w:t>
            </w:r>
            <w:r>
              <w:t xml:space="preserve"> e informa sobre el problema.</w:t>
            </w:r>
          </w:p>
          <w:p w14:paraId="3FFC48AB" w14:textId="77777777" w:rsidR="00F913C6" w:rsidRDefault="0030292A" w:rsidP="0030292A">
            <w:r>
              <w:t>3d.- El usuario sale del sistema.</w:t>
            </w:r>
          </w:p>
        </w:tc>
      </w:tr>
      <w:tr w:rsidR="00F913C6" w14:paraId="0670ECB9" w14:textId="77777777" w:rsidTr="005D213F">
        <w:trPr>
          <w:trHeight w:val="70"/>
        </w:trPr>
        <w:tc>
          <w:tcPr>
            <w:tcW w:w="4414" w:type="dxa"/>
          </w:tcPr>
          <w:p w14:paraId="21349628" w14:textId="02970F1E" w:rsidR="00F913C6" w:rsidRPr="005D213F" w:rsidRDefault="00F913C6" w:rsidP="00F21615">
            <w:r>
              <w:rPr>
                <w:b/>
              </w:rPr>
              <w:t>Post-condiciones:</w:t>
            </w:r>
          </w:p>
        </w:tc>
        <w:tc>
          <w:tcPr>
            <w:tcW w:w="4414" w:type="dxa"/>
          </w:tcPr>
          <w:p w14:paraId="797130FA" w14:textId="77777777" w:rsidR="0030292A" w:rsidRDefault="0030292A" w:rsidP="00F21615">
            <w:r>
              <w:t>Registrar préstamo.</w:t>
            </w:r>
          </w:p>
        </w:tc>
      </w:tr>
      <w:tr w:rsidR="00F913C6" w14:paraId="45BEA805" w14:textId="77777777" w:rsidTr="005D213F">
        <w:trPr>
          <w:trHeight w:val="70"/>
        </w:trPr>
        <w:tc>
          <w:tcPr>
            <w:tcW w:w="4414" w:type="dxa"/>
          </w:tcPr>
          <w:p w14:paraId="35361919" w14:textId="77777777" w:rsidR="00F913C6" w:rsidRDefault="00F913C6" w:rsidP="00F21615">
            <w:pPr>
              <w:rPr>
                <w:b/>
              </w:rPr>
            </w:pPr>
            <w:r>
              <w:rPr>
                <w:b/>
              </w:rPr>
              <w:t>Entrada:</w:t>
            </w:r>
          </w:p>
        </w:tc>
        <w:tc>
          <w:tcPr>
            <w:tcW w:w="4414" w:type="dxa"/>
          </w:tcPr>
          <w:p w14:paraId="776DAE25" w14:textId="77777777" w:rsidR="00F913C6" w:rsidRDefault="0030292A" w:rsidP="00F21615">
            <w:r>
              <w:t>Solicitación del préstamo</w:t>
            </w:r>
          </w:p>
        </w:tc>
      </w:tr>
      <w:tr w:rsidR="00F913C6" w14:paraId="1782305F" w14:textId="77777777" w:rsidTr="005D213F">
        <w:trPr>
          <w:trHeight w:val="70"/>
        </w:trPr>
        <w:tc>
          <w:tcPr>
            <w:tcW w:w="4414" w:type="dxa"/>
          </w:tcPr>
          <w:p w14:paraId="3E4094EB" w14:textId="77777777" w:rsidR="00F913C6" w:rsidRDefault="00F913C6" w:rsidP="00F21615">
            <w:pPr>
              <w:rPr>
                <w:b/>
              </w:rPr>
            </w:pPr>
            <w:r>
              <w:rPr>
                <w:b/>
              </w:rPr>
              <w:t>Salida:</w:t>
            </w:r>
          </w:p>
        </w:tc>
        <w:tc>
          <w:tcPr>
            <w:tcW w:w="4414" w:type="dxa"/>
          </w:tcPr>
          <w:p w14:paraId="4E9DD1B0" w14:textId="77777777" w:rsidR="00F913C6" w:rsidRDefault="0030292A" w:rsidP="00F21615">
            <w:r>
              <w:t>Estado de la solicitud</w:t>
            </w:r>
          </w:p>
        </w:tc>
      </w:tr>
      <w:tr w:rsidR="00F913C6" w14:paraId="6A308F83" w14:textId="77777777" w:rsidTr="005D213F">
        <w:trPr>
          <w:trHeight w:val="70"/>
        </w:trPr>
        <w:tc>
          <w:tcPr>
            <w:tcW w:w="4414" w:type="dxa"/>
          </w:tcPr>
          <w:p w14:paraId="78866168" w14:textId="77777777" w:rsidR="00F913C6" w:rsidRDefault="00F913C6" w:rsidP="00F21615">
            <w:pPr>
              <w:rPr>
                <w:b/>
              </w:rPr>
            </w:pPr>
            <w:r>
              <w:rPr>
                <w:b/>
              </w:rPr>
              <w:t>Prioridad:</w:t>
            </w:r>
          </w:p>
        </w:tc>
        <w:tc>
          <w:tcPr>
            <w:tcW w:w="4414" w:type="dxa"/>
          </w:tcPr>
          <w:p w14:paraId="5653DC20" w14:textId="77777777" w:rsidR="00F913C6" w:rsidRDefault="0030292A" w:rsidP="00F21615">
            <w:r>
              <w:t>Deseable</w:t>
            </w:r>
          </w:p>
        </w:tc>
      </w:tr>
    </w:tbl>
    <w:p w14:paraId="63FE9743" w14:textId="77777777" w:rsidR="00F913C6" w:rsidRDefault="00F913C6" w:rsidP="00F913C6"/>
    <w:p w14:paraId="09CC8FD9" w14:textId="77777777" w:rsidR="00B22396" w:rsidRDefault="00B22396">
      <w:pPr>
        <w:rPr>
          <w:rFonts w:ascii="Raleway" w:eastAsiaTheme="majorEastAsia" w:hAnsi="Raleway" w:cs="Arial"/>
          <w:i/>
          <w:iCs/>
          <w:sz w:val="28"/>
          <w:szCs w:val="28"/>
        </w:rPr>
      </w:pPr>
      <w:bookmarkStart w:id="43" w:name="_Toc452731663"/>
      <w:r>
        <w:br w:type="page"/>
      </w:r>
    </w:p>
    <w:p w14:paraId="38FDDD27" w14:textId="11C6919B" w:rsidR="00FD24A1" w:rsidRDefault="00FD24A1" w:rsidP="00FC250E">
      <w:pPr>
        <w:pStyle w:val="H4"/>
      </w:pPr>
      <w:r>
        <w:lastRenderedPageBreak/>
        <w:t>Retroalimentar el sistema</w:t>
      </w:r>
      <w:bookmarkEnd w:id="43"/>
    </w:p>
    <w:tbl>
      <w:tblPr>
        <w:tblStyle w:val="Tablaconcuadrcula"/>
        <w:tblW w:w="0" w:type="auto"/>
        <w:tblLayout w:type="fixed"/>
        <w:tblLook w:val="04A0" w:firstRow="1" w:lastRow="0" w:firstColumn="1" w:lastColumn="0" w:noHBand="0" w:noVBand="1"/>
      </w:tblPr>
      <w:tblGrid>
        <w:gridCol w:w="4414"/>
        <w:gridCol w:w="4414"/>
      </w:tblGrid>
      <w:tr w:rsidR="00FD24A1" w14:paraId="12A538AF" w14:textId="77777777" w:rsidTr="005D213F">
        <w:trPr>
          <w:trHeight w:val="131"/>
        </w:trPr>
        <w:tc>
          <w:tcPr>
            <w:tcW w:w="4414" w:type="dxa"/>
          </w:tcPr>
          <w:p w14:paraId="7E19E5A6" w14:textId="77777777" w:rsidR="00FD24A1" w:rsidRPr="005B321B" w:rsidRDefault="00FD24A1" w:rsidP="004309FE">
            <w:pPr>
              <w:rPr>
                <w:b/>
              </w:rPr>
            </w:pPr>
            <w:r w:rsidRPr="005B321B">
              <w:rPr>
                <w:b/>
              </w:rPr>
              <w:t>ID:</w:t>
            </w:r>
          </w:p>
        </w:tc>
        <w:tc>
          <w:tcPr>
            <w:tcW w:w="4414" w:type="dxa"/>
          </w:tcPr>
          <w:p w14:paraId="428C1242" w14:textId="77777777" w:rsidR="00FD24A1" w:rsidRDefault="00FD24A1" w:rsidP="004309FE">
            <w:r>
              <w:t>CU-11</w:t>
            </w:r>
          </w:p>
        </w:tc>
      </w:tr>
      <w:tr w:rsidR="00FD24A1" w14:paraId="368EA1B9" w14:textId="77777777" w:rsidTr="005D213F">
        <w:trPr>
          <w:trHeight w:val="133"/>
        </w:trPr>
        <w:tc>
          <w:tcPr>
            <w:tcW w:w="4414" w:type="dxa"/>
          </w:tcPr>
          <w:p w14:paraId="677C48B8" w14:textId="77777777" w:rsidR="00FD24A1" w:rsidRPr="005B321B" w:rsidRDefault="00FD24A1" w:rsidP="004309FE">
            <w:pPr>
              <w:rPr>
                <w:b/>
              </w:rPr>
            </w:pPr>
            <w:r>
              <w:rPr>
                <w:b/>
              </w:rPr>
              <w:t>Nombre:</w:t>
            </w:r>
          </w:p>
        </w:tc>
        <w:tc>
          <w:tcPr>
            <w:tcW w:w="4414" w:type="dxa"/>
          </w:tcPr>
          <w:p w14:paraId="25FEAF0F" w14:textId="77777777" w:rsidR="00FD24A1" w:rsidRPr="009B7012" w:rsidRDefault="00FD24A1" w:rsidP="009B7012">
            <w:r w:rsidRPr="009B7012">
              <w:t>Retroalimentar el sistema</w:t>
            </w:r>
          </w:p>
        </w:tc>
      </w:tr>
      <w:tr w:rsidR="00FD24A1" w14:paraId="05863C76" w14:textId="77777777" w:rsidTr="005D213F">
        <w:trPr>
          <w:trHeight w:val="70"/>
        </w:trPr>
        <w:tc>
          <w:tcPr>
            <w:tcW w:w="4414" w:type="dxa"/>
          </w:tcPr>
          <w:p w14:paraId="18DF16CB" w14:textId="77777777" w:rsidR="00FD24A1" w:rsidRPr="005B321B" w:rsidRDefault="00FD24A1" w:rsidP="004309FE">
            <w:pPr>
              <w:rPr>
                <w:b/>
              </w:rPr>
            </w:pPr>
            <w:r>
              <w:rPr>
                <w:b/>
              </w:rPr>
              <w:t>Actor:</w:t>
            </w:r>
          </w:p>
        </w:tc>
        <w:tc>
          <w:tcPr>
            <w:tcW w:w="4414" w:type="dxa"/>
          </w:tcPr>
          <w:p w14:paraId="417A2264" w14:textId="77777777" w:rsidR="00FD24A1" w:rsidRDefault="00FD24A1" w:rsidP="004309FE">
            <w:r>
              <w:t>Usuario</w:t>
            </w:r>
          </w:p>
        </w:tc>
      </w:tr>
      <w:tr w:rsidR="00FD24A1" w14:paraId="1BC225B2" w14:textId="77777777" w:rsidTr="005D213F">
        <w:trPr>
          <w:trHeight w:val="130"/>
        </w:trPr>
        <w:tc>
          <w:tcPr>
            <w:tcW w:w="4414" w:type="dxa"/>
          </w:tcPr>
          <w:p w14:paraId="09CA1E16" w14:textId="77777777" w:rsidR="00FD24A1" w:rsidRPr="005B321B" w:rsidRDefault="00FD24A1" w:rsidP="004309FE">
            <w:pPr>
              <w:rPr>
                <w:b/>
              </w:rPr>
            </w:pPr>
            <w:r>
              <w:rPr>
                <w:b/>
              </w:rPr>
              <w:t>Fecha de Creación:</w:t>
            </w:r>
          </w:p>
        </w:tc>
        <w:tc>
          <w:tcPr>
            <w:tcW w:w="4414" w:type="dxa"/>
          </w:tcPr>
          <w:p w14:paraId="29F0F3B5" w14:textId="77777777" w:rsidR="00FD24A1" w:rsidRDefault="00FD24A1" w:rsidP="00FD24A1">
            <w:r>
              <w:t>17/05/2016</w:t>
            </w:r>
          </w:p>
        </w:tc>
      </w:tr>
      <w:tr w:rsidR="00FD24A1" w14:paraId="60B2C5C7" w14:textId="77777777" w:rsidTr="005D213F">
        <w:trPr>
          <w:trHeight w:val="70"/>
        </w:trPr>
        <w:tc>
          <w:tcPr>
            <w:tcW w:w="4414" w:type="dxa"/>
          </w:tcPr>
          <w:p w14:paraId="022CE753" w14:textId="77777777" w:rsidR="00FD24A1" w:rsidRPr="005B321B" w:rsidRDefault="00FD24A1" w:rsidP="004309FE">
            <w:pPr>
              <w:rPr>
                <w:b/>
              </w:rPr>
            </w:pPr>
            <w:r>
              <w:rPr>
                <w:b/>
              </w:rPr>
              <w:t>Fecha de Modificación:</w:t>
            </w:r>
          </w:p>
        </w:tc>
        <w:tc>
          <w:tcPr>
            <w:tcW w:w="4414" w:type="dxa"/>
          </w:tcPr>
          <w:p w14:paraId="0FB2FD79" w14:textId="77777777" w:rsidR="00FD24A1" w:rsidRDefault="00FD24A1" w:rsidP="004309FE">
            <w:r>
              <w:t>20/05/2016</w:t>
            </w:r>
          </w:p>
        </w:tc>
      </w:tr>
      <w:tr w:rsidR="00FD24A1" w14:paraId="09965C14" w14:textId="77777777" w:rsidTr="005D213F">
        <w:trPr>
          <w:trHeight w:val="128"/>
        </w:trPr>
        <w:tc>
          <w:tcPr>
            <w:tcW w:w="4414" w:type="dxa"/>
          </w:tcPr>
          <w:p w14:paraId="455A4453" w14:textId="77777777" w:rsidR="00FD24A1" w:rsidRPr="005B321B" w:rsidRDefault="00FD24A1" w:rsidP="004309FE">
            <w:pPr>
              <w:rPr>
                <w:b/>
              </w:rPr>
            </w:pPr>
            <w:r>
              <w:rPr>
                <w:b/>
              </w:rPr>
              <w:t>Autores:</w:t>
            </w:r>
          </w:p>
        </w:tc>
        <w:tc>
          <w:tcPr>
            <w:tcW w:w="4414" w:type="dxa"/>
          </w:tcPr>
          <w:p w14:paraId="32FC069C" w14:textId="77777777" w:rsidR="00FD24A1" w:rsidRDefault="00FD24A1" w:rsidP="004309FE">
            <w:r>
              <w:t>FRANCISCO GERARDO MARES SOLANO</w:t>
            </w:r>
          </w:p>
        </w:tc>
      </w:tr>
      <w:tr w:rsidR="00FD24A1" w14:paraId="2C409C80" w14:textId="77777777" w:rsidTr="005D213F">
        <w:trPr>
          <w:trHeight w:val="340"/>
        </w:trPr>
        <w:tc>
          <w:tcPr>
            <w:tcW w:w="4414" w:type="dxa"/>
          </w:tcPr>
          <w:p w14:paraId="685710BA" w14:textId="77777777" w:rsidR="00FD24A1" w:rsidRPr="005B321B" w:rsidRDefault="00FD24A1" w:rsidP="004309FE">
            <w:pPr>
              <w:rPr>
                <w:b/>
              </w:rPr>
            </w:pPr>
            <w:r>
              <w:rPr>
                <w:b/>
              </w:rPr>
              <w:t>Descripción:</w:t>
            </w:r>
          </w:p>
        </w:tc>
        <w:tc>
          <w:tcPr>
            <w:tcW w:w="4414" w:type="dxa"/>
          </w:tcPr>
          <w:p w14:paraId="6F29A8E0" w14:textId="77777777" w:rsidR="00FD24A1" w:rsidRDefault="00FD24A1" w:rsidP="00FD24A1">
            <w:r>
              <w:t>El usuario escribe su opinión sobre el sistema y la registra.</w:t>
            </w:r>
          </w:p>
        </w:tc>
      </w:tr>
      <w:tr w:rsidR="00FD24A1" w14:paraId="0D94E72F" w14:textId="77777777" w:rsidTr="005D213F">
        <w:trPr>
          <w:trHeight w:val="127"/>
        </w:trPr>
        <w:tc>
          <w:tcPr>
            <w:tcW w:w="4414" w:type="dxa"/>
          </w:tcPr>
          <w:p w14:paraId="45C0AF8B" w14:textId="77777777" w:rsidR="00FD24A1" w:rsidRPr="005B321B" w:rsidRDefault="00FD24A1" w:rsidP="004309FE">
            <w:pPr>
              <w:rPr>
                <w:b/>
              </w:rPr>
            </w:pPr>
            <w:r>
              <w:rPr>
                <w:b/>
              </w:rPr>
              <w:t>Precondiciones:</w:t>
            </w:r>
          </w:p>
        </w:tc>
        <w:tc>
          <w:tcPr>
            <w:tcW w:w="4414" w:type="dxa"/>
          </w:tcPr>
          <w:p w14:paraId="0C1B478F" w14:textId="77777777" w:rsidR="00FD24A1" w:rsidRDefault="00FD24A1" w:rsidP="004309FE">
            <w:r>
              <w:t>El usuario debe estar registrado.</w:t>
            </w:r>
          </w:p>
        </w:tc>
      </w:tr>
      <w:tr w:rsidR="00FD24A1" w14:paraId="2D8B949F" w14:textId="77777777" w:rsidTr="004309FE">
        <w:trPr>
          <w:trHeight w:val="912"/>
        </w:trPr>
        <w:tc>
          <w:tcPr>
            <w:tcW w:w="4414" w:type="dxa"/>
          </w:tcPr>
          <w:p w14:paraId="2475AC53" w14:textId="77777777" w:rsidR="00FD24A1" w:rsidRDefault="00FD24A1" w:rsidP="004309FE">
            <w:pPr>
              <w:rPr>
                <w:b/>
              </w:rPr>
            </w:pPr>
            <w:r>
              <w:rPr>
                <w:b/>
              </w:rPr>
              <w:t>Flujo Normal:</w:t>
            </w:r>
          </w:p>
        </w:tc>
        <w:tc>
          <w:tcPr>
            <w:tcW w:w="4414" w:type="dxa"/>
          </w:tcPr>
          <w:p w14:paraId="5160B31C" w14:textId="77777777" w:rsidR="00FD24A1" w:rsidRPr="0030292A" w:rsidRDefault="00FD24A1" w:rsidP="004309FE">
            <w:pPr>
              <w:rPr>
                <w:b/>
              </w:rPr>
            </w:pPr>
            <w:r w:rsidRPr="0030292A">
              <w:rPr>
                <w:b/>
              </w:rPr>
              <w:t>Exitoso – Petición adecuada</w:t>
            </w:r>
          </w:p>
          <w:p w14:paraId="05C4138A" w14:textId="77777777" w:rsidR="00FD24A1" w:rsidRDefault="00FD24A1" w:rsidP="00FD24A1">
            <w:pPr>
              <w:rPr>
                <w:i/>
              </w:rPr>
            </w:pPr>
            <w:r>
              <w:t xml:space="preserve">1ª.- El usuario da clic en </w:t>
            </w:r>
            <w:r w:rsidRPr="00FD24A1">
              <w:rPr>
                <w:i/>
              </w:rPr>
              <w:t>Retroalimentar el sistema</w:t>
            </w:r>
            <w:r>
              <w:rPr>
                <w:i/>
              </w:rPr>
              <w:t>.</w:t>
            </w:r>
          </w:p>
          <w:p w14:paraId="4E2E4ADB" w14:textId="77777777" w:rsidR="00FD24A1" w:rsidRDefault="00FD24A1" w:rsidP="00FD24A1">
            <w:r>
              <w:t>2ª.- El sistema despliega un cuadro de texto para que el usuario ponga su opinión.</w:t>
            </w:r>
          </w:p>
          <w:p w14:paraId="60FA9676" w14:textId="77777777" w:rsidR="00FD24A1" w:rsidRDefault="00FD24A1" w:rsidP="00FD24A1">
            <w:r>
              <w:t>3ª.- El usuario rellena los campos y envía la información.</w:t>
            </w:r>
          </w:p>
          <w:p w14:paraId="086B2415" w14:textId="77777777" w:rsidR="00FD24A1" w:rsidRDefault="00FD24A1" w:rsidP="00FD24A1">
            <w:r>
              <w:t>4ª.- El sistema pide confirmación.</w:t>
            </w:r>
          </w:p>
          <w:p w14:paraId="1153ECBC" w14:textId="77777777" w:rsidR="00FD24A1" w:rsidRDefault="00FD24A1" w:rsidP="00FD24A1">
            <w:r>
              <w:t>5ª.- El usuario confirma la petición</w:t>
            </w:r>
          </w:p>
          <w:p w14:paraId="5BAD9720" w14:textId="77777777" w:rsidR="00FD24A1" w:rsidRPr="00FD24A1" w:rsidRDefault="00FD24A1" w:rsidP="00FD24A1">
            <w:r>
              <w:t>6ª.- El sistema avisa que la información fue enviada satisfactoriamente.</w:t>
            </w:r>
          </w:p>
        </w:tc>
      </w:tr>
      <w:tr w:rsidR="00FD24A1" w14:paraId="73276EE1" w14:textId="77777777" w:rsidTr="004309FE">
        <w:trPr>
          <w:trHeight w:val="912"/>
        </w:trPr>
        <w:tc>
          <w:tcPr>
            <w:tcW w:w="4414" w:type="dxa"/>
          </w:tcPr>
          <w:p w14:paraId="5ED1641D" w14:textId="77777777" w:rsidR="00FD24A1" w:rsidRDefault="00FD24A1" w:rsidP="004309FE">
            <w:pPr>
              <w:rPr>
                <w:b/>
              </w:rPr>
            </w:pPr>
            <w:r>
              <w:rPr>
                <w:b/>
              </w:rPr>
              <w:t>Flujo Alterno:</w:t>
            </w:r>
          </w:p>
        </w:tc>
        <w:tc>
          <w:tcPr>
            <w:tcW w:w="4414" w:type="dxa"/>
          </w:tcPr>
          <w:p w14:paraId="21FA89E6" w14:textId="77777777" w:rsidR="00FA1F07" w:rsidRPr="0030292A" w:rsidRDefault="00FA1F07" w:rsidP="00FA1F07">
            <w:pPr>
              <w:rPr>
                <w:b/>
              </w:rPr>
            </w:pPr>
            <w:r w:rsidRPr="0030292A">
              <w:rPr>
                <w:b/>
              </w:rPr>
              <w:t>Alternativo – Petición cancelada</w:t>
            </w:r>
          </w:p>
          <w:p w14:paraId="2388FC78" w14:textId="77777777" w:rsidR="00FA1F07" w:rsidRDefault="00FA1F07" w:rsidP="00FA1F07">
            <w:r>
              <w:t>3b.- El usuario cancela la solicitud.</w:t>
            </w:r>
          </w:p>
          <w:p w14:paraId="594A5F1C" w14:textId="77777777" w:rsidR="00FA1F07" w:rsidRDefault="00FA1F07" w:rsidP="00FA1F07">
            <w:r>
              <w:t>4b.- El sistema regresa al usuario al menú anterior.</w:t>
            </w:r>
          </w:p>
          <w:p w14:paraId="152F9502" w14:textId="77777777" w:rsidR="00FA1F07" w:rsidRDefault="00FA1F07" w:rsidP="00FA1F07"/>
          <w:p w14:paraId="5D742D6A" w14:textId="77777777" w:rsidR="00FA1F07" w:rsidRPr="0030292A" w:rsidRDefault="00FA1F07" w:rsidP="00FA1F07">
            <w:pPr>
              <w:rPr>
                <w:b/>
              </w:rPr>
            </w:pPr>
            <w:r w:rsidRPr="0030292A">
              <w:rPr>
                <w:b/>
              </w:rPr>
              <w:t>Fallido – El ítem no puede ser prestado</w:t>
            </w:r>
          </w:p>
          <w:p w14:paraId="4CFF247B" w14:textId="77777777" w:rsidR="00FD24A1" w:rsidRDefault="00FA1F07" w:rsidP="00FA1F07">
            <w:r>
              <w:t>4c.- El sistema informa que la información introducida no es válida.</w:t>
            </w:r>
          </w:p>
        </w:tc>
      </w:tr>
      <w:tr w:rsidR="00FD24A1" w14:paraId="17031D16" w14:textId="77777777" w:rsidTr="005D213F">
        <w:trPr>
          <w:trHeight w:val="70"/>
        </w:trPr>
        <w:tc>
          <w:tcPr>
            <w:tcW w:w="4414" w:type="dxa"/>
          </w:tcPr>
          <w:p w14:paraId="4AD592AB" w14:textId="77777777" w:rsidR="00FD24A1" w:rsidRDefault="00FD24A1" w:rsidP="004309FE">
            <w:pPr>
              <w:rPr>
                <w:b/>
              </w:rPr>
            </w:pPr>
            <w:r>
              <w:rPr>
                <w:b/>
              </w:rPr>
              <w:t xml:space="preserve">Excepciones: </w:t>
            </w:r>
          </w:p>
        </w:tc>
        <w:tc>
          <w:tcPr>
            <w:tcW w:w="4414" w:type="dxa"/>
          </w:tcPr>
          <w:p w14:paraId="7E68775E" w14:textId="77777777" w:rsidR="00FA1F07" w:rsidRPr="00DD0B37" w:rsidRDefault="00FA1F07" w:rsidP="00FA1F07">
            <w:pPr>
              <w:rPr>
                <w:b/>
              </w:rPr>
            </w:pPr>
            <w:r>
              <w:rPr>
                <w:b/>
              </w:rPr>
              <w:t>Indeseable</w:t>
            </w:r>
            <w:r w:rsidRPr="00DD0B37">
              <w:rPr>
                <w:b/>
              </w:rPr>
              <w:t xml:space="preserve"> – Error al recibir datos</w:t>
            </w:r>
          </w:p>
          <w:p w14:paraId="08B85BC5" w14:textId="77777777" w:rsidR="00FA1F07" w:rsidRDefault="00FA1F07" w:rsidP="00FA1F07">
            <w:r>
              <w:t xml:space="preserve">2d.- El sistema no puede conectar con </w:t>
            </w:r>
            <w:proofErr w:type="gramStart"/>
            <w:r>
              <w:t xml:space="preserve">la </w:t>
            </w:r>
            <w:r w:rsidR="00F20581">
              <w:t>BD</w:t>
            </w:r>
            <w:proofErr w:type="gramEnd"/>
            <w:r>
              <w:t xml:space="preserve"> e informa sobre el problema.</w:t>
            </w:r>
          </w:p>
          <w:p w14:paraId="23A5498B" w14:textId="77777777" w:rsidR="00FD24A1" w:rsidRDefault="00FA1F07" w:rsidP="00FA1F07">
            <w:r>
              <w:t>3d.- El usuario sale del sistema</w:t>
            </w:r>
            <w:r w:rsidR="00FD24A1">
              <w:t>.</w:t>
            </w:r>
          </w:p>
        </w:tc>
      </w:tr>
      <w:tr w:rsidR="00FD24A1" w14:paraId="28BEF552" w14:textId="77777777" w:rsidTr="005D213F">
        <w:trPr>
          <w:trHeight w:val="70"/>
        </w:trPr>
        <w:tc>
          <w:tcPr>
            <w:tcW w:w="4414" w:type="dxa"/>
          </w:tcPr>
          <w:p w14:paraId="4FB77FDF" w14:textId="2DCC5AF6" w:rsidR="00FD24A1" w:rsidRPr="005D213F" w:rsidRDefault="00FD24A1" w:rsidP="004309FE">
            <w:r>
              <w:rPr>
                <w:b/>
              </w:rPr>
              <w:t>Post-condiciones:</w:t>
            </w:r>
          </w:p>
        </w:tc>
        <w:tc>
          <w:tcPr>
            <w:tcW w:w="4414" w:type="dxa"/>
          </w:tcPr>
          <w:p w14:paraId="4DB1600F" w14:textId="77777777" w:rsidR="00FD24A1" w:rsidRDefault="00FD24A1" w:rsidP="004309FE"/>
        </w:tc>
      </w:tr>
      <w:tr w:rsidR="00FD24A1" w14:paraId="15DB4F4D" w14:textId="77777777" w:rsidTr="005D213F">
        <w:trPr>
          <w:trHeight w:val="70"/>
        </w:trPr>
        <w:tc>
          <w:tcPr>
            <w:tcW w:w="4414" w:type="dxa"/>
          </w:tcPr>
          <w:p w14:paraId="40D60469" w14:textId="77777777" w:rsidR="00FD24A1" w:rsidRDefault="00FD24A1" w:rsidP="004309FE">
            <w:pPr>
              <w:rPr>
                <w:b/>
              </w:rPr>
            </w:pPr>
            <w:r>
              <w:rPr>
                <w:b/>
              </w:rPr>
              <w:t>Entrada:</w:t>
            </w:r>
          </w:p>
        </w:tc>
        <w:tc>
          <w:tcPr>
            <w:tcW w:w="4414" w:type="dxa"/>
          </w:tcPr>
          <w:p w14:paraId="6D73FDC5" w14:textId="77777777" w:rsidR="00FD24A1" w:rsidRDefault="00FA1F07" w:rsidP="004309FE">
            <w:r>
              <w:t>Opinión sobre el sistema</w:t>
            </w:r>
          </w:p>
        </w:tc>
      </w:tr>
      <w:tr w:rsidR="00FD24A1" w14:paraId="3F72222D" w14:textId="77777777" w:rsidTr="005D213F">
        <w:trPr>
          <w:trHeight w:val="200"/>
        </w:trPr>
        <w:tc>
          <w:tcPr>
            <w:tcW w:w="4414" w:type="dxa"/>
          </w:tcPr>
          <w:p w14:paraId="197E03A2" w14:textId="77777777" w:rsidR="00FD24A1" w:rsidRDefault="00FD24A1" w:rsidP="004309FE">
            <w:pPr>
              <w:rPr>
                <w:b/>
              </w:rPr>
            </w:pPr>
            <w:r>
              <w:rPr>
                <w:b/>
              </w:rPr>
              <w:t>Salida:</w:t>
            </w:r>
          </w:p>
        </w:tc>
        <w:tc>
          <w:tcPr>
            <w:tcW w:w="4414" w:type="dxa"/>
          </w:tcPr>
          <w:p w14:paraId="125E1C58" w14:textId="77777777" w:rsidR="00FD24A1" w:rsidRDefault="00FD24A1" w:rsidP="004309FE">
            <w:r>
              <w:t>Estado de la solicitud</w:t>
            </w:r>
          </w:p>
        </w:tc>
      </w:tr>
      <w:tr w:rsidR="00FD24A1" w14:paraId="7AF4EB84" w14:textId="77777777" w:rsidTr="005D213F">
        <w:trPr>
          <w:trHeight w:val="270"/>
        </w:trPr>
        <w:tc>
          <w:tcPr>
            <w:tcW w:w="4414" w:type="dxa"/>
          </w:tcPr>
          <w:p w14:paraId="1895F9C2" w14:textId="77777777" w:rsidR="00FD24A1" w:rsidRDefault="00FD24A1" w:rsidP="004309FE">
            <w:pPr>
              <w:rPr>
                <w:b/>
              </w:rPr>
            </w:pPr>
            <w:r>
              <w:rPr>
                <w:b/>
              </w:rPr>
              <w:t>Prioridad:</w:t>
            </w:r>
          </w:p>
        </w:tc>
        <w:tc>
          <w:tcPr>
            <w:tcW w:w="4414" w:type="dxa"/>
          </w:tcPr>
          <w:p w14:paraId="4C9B400C" w14:textId="77777777" w:rsidR="00FD24A1" w:rsidRDefault="00FD24A1" w:rsidP="004309FE">
            <w:r>
              <w:t>Deseable</w:t>
            </w:r>
          </w:p>
        </w:tc>
      </w:tr>
    </w:tbl>
    <w:p w14:paraId="20FC1B05" w14:textId="77777777" w:rsidR="006427A1" w:rsidRDefault="006427A1" w:rsidP="0069144F">
      <w:pPr>
        <w:jc w:val="both"/>
        <w:rPr>
          <w:rFonts w:ascii="Arial" w:hAnsi="Arial" w:cs="Arial"/>
          <w:sz w:val="28"/>
          <w:szCs w:val="28"/>
        </w:rPr>
      </w:pPr>
    </w:p>
    <w:p w14:paraId="2E4E3635" w14:textId="77777777" w:rsidR="00B22396" w:rsidRDefault="00B22396">
      <w:pPr>
        <w:rPr>
          <w:rFonts w:ascii="Raleway" w:eastAsiaTheme="majorEastAsia" w:hAnsi="Raleway" w:cs="Arial"/>
          <w:i/>
          <w:iCs/>
          <w:sz w:val="28"/>
          <w:szCs w:val="28"/>
        </w:rPr>
      </w:pPr>
      <w:bookmarkStart w:id="44" w:name="_Toc452731664"/>
      <w:r>
        <w:br w:type="page"/>
      </w:r>
    </w:p>
    <w:p w14:paraId="02A5503C" w14:textId="5E4C405E" w:rsidR="000E0466" w:rsidRDefault="000E0466" w:rsidP="00FC250E">
      <w:pPr>
        <w:pStyle w:val="H4"/>
      </w:pPr>
      <w:r>
        <w:lastRenderedPageBreak/>
        <w:t>Renovar préstamo</w:t>
      </w:r>
      <w:bookmarkEnd w:id="44"/>
    </w:p>
    <w:tbl>
      <w:tblPr>
        <w:tblStyle w:val="Tablaconcuadrcula"/>
        <w:tblW w:w="0" w:type="auto"/>
        <w:tblLayout w:type="fixed"/>
        <w:tblLook w:val="04A0" w:firstRow="1" w:lastRow="0" w:firstColumn="1" w:lastColumn="0" w:noHBand="0" w:noVBand="1"/>
      </w:tblPr>
      <w:tblGrid>
        <w:gridCol w:w="4414"/>
        <w:gridCol w:w="4414"/>
      </w:tblGrid>
      <w:tr w:rsidR="000E0466" w14:paraId="0C757BC9" w14:textId="77777777" w:rsidTr="005D213F">
        <w:trPr>
          <w:trHeight w:val="70"/>
        </w:trPr>
        <w:tc>
          <w:tcPr>
            <w:tcW w:w="4414" w:type="dxa"/>
          </w:tcPr>
          <w:p w14:paraId="1B03B0DE" w14:textId="77777777" w:rsidR="000E0466" w:rsidRPr="005B321B" w:rsidRDefault="000E0466" w:rsidP="004309FE">
            <w:pPr>
              <w:rPr>
                <w:b/>
              </w:rPr>
            </w:pPr>
            <w:r w:rsidRPr="005B321B">
              <w:rPr>
                <w:b/>
              </w:rPr>
              <w:t>ID:</w:t>
            </w:r>
          </w:p>
        </w:tc>
        <w:tc>
          <w:tcPr>
            <w:tcW w:w="4414" w:type="dxa"/>
          </w:tcPr>
          <w:p w14:paraId="77A4E86C" w14:textId="77777777" w:rsidR="000E0466" w:rsidRDefault="000E0466" w:rsidP="004309FE">
            <w:r>
              <w:t>CU-12</w:t>
            </w:r>
          </w:p>
        </w:tc>
      </w:tr>
      <w:tr w:rsidR="000E0466" w14:paraId="38A8A671" w14:textId="77777777" w:rsidTr="005D213F">
        <w:trPr>
          <w:trHeight w:val="70"/>
        </w:trPr>
        <w:tc>
          <w:tcPr>
            <w:tcW w:w="4414" w:type="dxa"/>
          </w:tcPr>
          <w:p w14:paraId="121A8DF0" w14:textId="77777777" w:rsidR="000E0466" w:rsidRPr="005B321B" w:rsidRDefault="000E0466" w:rsidP="004309FE">
            <w:pPr>
              <w:rPr>
                <w:b/>
              </w:rPr>
            </w:pPr>
            <w:r>
              <w:rPr>
                <w:b/>
              </w:rPr>
              <w:t>Nombre:</w:t>
            </w:r>
          </w:p>
        </w:tc>
        <w:tc>
          <w:tcPr>
            <w:tcW w:w="4414" w:type="dxa"/>
          </w:tcPr>
          <w:p w14:paraId="1FC3E158" w14:textId="77777777" w:rsidR="000E0466" w:rsidRDefault="000E0466" w:rsidP="004309FE">
            <w:r>
              <w:rPr>
                <w:rFonts w:ascii="Segoe UI" w:hAnsi="Segoe UI" w:cs="Segoe UI"/>
                <w:color w:val="000000"/>
                <w:sz w:val="21"/>
                <w:szCs w:val="21"/>
                <w:shd w:val="clear" w:color="auto" w:fill="F1F0F0"/>
              </w:rPr>
              <w:t>Renovar préstamo</w:t>
            </w:r>
          </w:p>
        </w:tc>
      </w:tr>
      <w:tr w:rsidR="000E0466" w14:paraId="4CA07E0C" w14:textId="77777777" w:rsidTr="005D213F">
        <w:trPr>
          <w:trHeight w:val="70"/>
        </w:trPr>
        <w:tc>
          <w:tcPr>
            <w:tcW w:w="4414" w:type="dxa"/>
          </w:tcPr>
          <w:p w14:paraId="3905FCBE" w14:textId="77777777" w:rsidR="000E0466" w:rsidRPr="005B321B" w:rsidRDefault="000E0466" w:rsidP="004309FE">
            <w:pPr>
              <w:rPr>
                <w:b/>
              </w:rPr>
            </w:pPr>
            <w:r>
              <w:rPr>
                <w:b/>
              </w:rPr>
              <w:t>Actor:</w:t>
            </w:r>
          </w:p>
        </w:tc>
        <w:tc>
          <w:tcPr>
            <w:tcW w:w="4414" w:type="dxa"/>
          </w:tcPr>
          <w:p w14:paraId="35BDC7A3" w14:textId="77777777" w:rsidR="000E0466" w:rsidRDefault="000E0466" w:rsidP="004309FE">
            <w:r>
              <w:t>Usuario</w:t>
            </w:r>
          </w:p>
        </w:tc>
      </w:tr>
      <w:tr w:rsidR="000E0466" w14:paraId="605D5FBC" w14:textId="77777777" w:rsidTr="005D213F">
        <w:trPr>
          <w:trHeight w:val="70"/>
        </w:trPr>
        <w:tc>
          <w:tcPr>
            <w:tcW w:w="4414" w:type="dxa"/>
          </w:tcPr>
          <w:p w14:paraId="4410774A" w14:textId="77777777" w:rsidR="000E0466" w:rsidRPr="005B321B" w:rsidRDefault="000E0466" w:rsidP="004309FE">
            <w:pPr>
              <w:rPr>
                <w:b/>
              </w:rPr>
            </w:pPr>
            <w:r>
              <w:rPr>
                <w:b/>
              </w:rPr>
              <w:t>Fecha de Creación:</w:t>
            </w:r>
          </w:p>
        </w:tc>
        <w:tc>
          <w:tcPr>
            <w:tcW w:w="4414" w:type="dxa"/>
          </w:tcPr>
          <w:p w14:paraId="46BD1F0F" w14:textId="77777777" w:rsidR="000E0466" w:rsidRDefault="000E0466" w:rsidP="004309FE">
            <w:r>
              <w:t>17/05/2016</w:t>
            </w:r>
          </w:p>
        </w:tc>
      </w:tr>
      <w:tr w:rsidR="000E0466" w14:paraId="48CE4273" w14:textId="77777777" w:rsidTr="005D213F">
        <w:trPr>
          <w:trHeight w:val="70"/>
        </w:trPr>
        <w:tc>
          <w:tcPr>
            <w:tcW w:w="4414" w:type="dxa"/>
          </w:tcPr>
          <w:p w14:paraId="792E8E9A" w14:textId="77777777" w:rsidR="000E0466" w:rsidRPr="005B321B" w:rsidRDefault="000E0466" w:rsidP="004309FE">
            <w:pPr>
              <w:rPr>
                <w:b/>
              </w:rPr>
            </w:pPr>
            <w:r>
              <w:rPr>
                <w:b/>
              </w:rPr>
              <w:t>Fecha de Modificación:</w:t>
            </w:r>
          </w:p>
        </w:tc>
        <w:tc>
          <w:tcPr>
            <w:tcW w:w="4414" w:type="dxa"/>
          </w:tcPr>
          <w:p w14:paraId="0A21ABF3" w14:textId="77777777" w:rsidR="000E0466" w:rsidRDefault="000E0466" w:rsidP="004309FE">
            <w:r>
              <w:t>20/05/2016</w:t>
            </w:r>
          </w:p>
        </w:tc>
      </w:tr>
      <w:tr w:rsidR="000E0466" w14:paraId="7B6602C7" w14:textId="77777777" w:rsidTr="005D213F">
        <w:trPr>
          <w:trHeight w:val="70"/>
        </w:trPr>
        <w:tc>
          <w:tcPr>
            <w:tcW w:w="4414" w:type="dxa"/>
          </w:tcPr>
          <w:p w14:paraId="2BD7FFF5" w14:textId="77777777" w:rsidR="000E0466" w:rsidRPr="005B321B" w:rsidRDefault="000E0466" w:rsidP="004309FE">
            <w:pPr>
              <w:rPr>
                <w:b/>
              </w:rPr>
            </w:pPr>
            <w:r>
              <w:rPr>
                <w:b/>
              </w:rPr>
              <w:t>Autores:</w:t>
            </w:r>
          </w:p>
        </w:tc>
        <w:tc>
          <w:tcPr>
            <w:tcW w:w="4414" w:type="dxa"/>
          </w:tcPr>
          <w:p w14:paraId="18832D1A" w14:textId="77777777" w:rsidR="000E0466" w:rsidRDefault="000E0466" w:rsidP="004309FE">
            <w:r>
              <w:t>FRANCISCO GERARDO MARES SOLANO</w:t>
            </w:r>
          </w:p>
        </w:tc>
      </w:tr>
      <w:tr w:rsidR="000E0466" w14:paraId="3FC4B2B4" w14:textId="77777777" w:rsidTr="004309FE">
        <w:trPr>
          <w:trHeight w:val="912"/>
        </w:trPr>
        <w:tc>
          <w:tcPr>
            <w:tcW w:w="4414" w:type="dxa"/>
          </w:tcPr>
          <w:p w14:paraId="13857F50" w14:textId="77777777" w:rsidR="000E0466" w:rsidRPr="005B321B" w:rsidRDefault="000E0466" w:rsidP="004309FE">
            <w:pPr>
              <w:rPr>
                <w:b/>
              </w:rPr>
            </w:pPr>
            <w:r>
              <w:rPr>
                <w:b/>
              </w:rPr>
              <w:t>Descripción:</w:t>
            </w:r>
          </w:p>
        </w:tc>
        <w:tc>
          <w:tcPr>
            <w:tcW w:w="4414" w:type="dxa"/>
          </w:tcPr>
          <w:p w14:paraId="0371CCA6" w14:textId="77777777" w:rsidR="000E0466" w:rsidRDefault="000E0466" w:rsidP="000E0466">
            <w:r>
              <w:t>El usuario renueva el tiempo que se le otorgó para disponer del ítem</w:t>
            </w:r>
          </w:p>
        </w:tc>
      </w:tr>
      <w:tr w:rsidR="000E0466" w14:paraId="2110A263" w14:textId="77777777" w:rsidTr="004309FE">
        <w:trPr>
          <w:trHeight w:val="912"/>
        </w:trPr>
        <w:tc>
          <w:tcPr>
            <w:tcW w:w="4414" w:type="dxa"/>
          </w:tcPr>
          <w:p w14:paraId="78087848" w14:textId="77777777" w:rsidR="000E0466" w:rsidRPr="005B321B" w:rsidRDefault="000E0466" w:rsidP="004309FE">
            <w:pPr>
              <w:rPr>
                <w:b/>
              </w:rPr>
            </w:pPr>
            <w:r>
              <w:rPr>
                <w:b/>
              </w:rPr>
              <w:t>Precondiciones:</w:t>
            </w:r>
          </w:p>
        </w:tc>
        <w:tc>
          <w:tcPr>
            <w:tcW w:w="4414" w:type="dxa"/>
          </w:tcPr>
          <w:p w14:paraId="77FB5AA3" w14:textId="77777777" w:rsidR="000E0466" w:rsidRDefault="000E0466" w:rsidP="004309FE">
            <w:r>
              <w:t>El usuario debe estar registrado.</w:t>
            </w:r>
          </w:p>
          <w:p w14:paraId="00D1226B" w14:textId="77777777" w:rsidR="000E0466" w:rsidRDefault="000E0466" w:rsidP="004309FE">
            <w:r>
              <w:t>Debe haber un ítem prestado.</w:t>
            </w:r>
          </w:p>
          <w:p w14:paraId="72221871" w14:textId="77777777" w:rsidR="000E0466" w:rsidRDefault="000E0466" w:rsidP="000E0466">
            <w:r>
              <w:t>Debe haber conexión al sistema.</w:t>
            </w:r>
          </w:p>
        </w:tc>
      </w:tr>
      <w:tr w:rsidR="000E0466" w14:paraId="39BC9D08" w14:textId="77777777" w:rsidTr="004309FE">
        <w:trPr>
          <w:trHeight w:val="912"/>
        </w:trPr>
        <w:tc>
          <w:tcPr>
            <w:tcW w:w="4414" w:type="dxa"/>
          </w:tcPr>
          <w:p w14:paraId="16326E3C" w14:textId="77777777" w:rsidR="000E0466" w:rsidRDefault="000E0466" w:rsidP="004309FE">
            <w:pPr>
              <w:rPr>
                <w:b/>
              </w:rPr>
            </w:pPr>
            <w:r>
              <w:rPr>
                <w:b/>
              </w:rPr>
              <w:t>Flujo Normal:</w:t>
            </w:r>
          </w:p>
        </w:tc>
        <w:tc>
          <w:tcPr>
            <w:tcW w:w="4414" w:type="dxa"/>
          </w:tcPr>
          <w:p w14:paraId="27BBA51A" w14:textId="77777777" w:rsidR="000E0466" w:rsidRPr="0030292A" w:rsidRDefault="000E0466" w:rsidP="004309FE">
            <w:pPr>
              <w:rPr>
                <w:b/>
              </w:rPr>
            </w:pPr>
            <w:r w:rsidRPr="0030292A">
              <w:rPr>
                <w:b/>
              </w:rPr>
              <w:t>Exitoso – Petición adecuada</w:t>
            </w:r>
          </w:p>
          <w:p w14:paraId="64B99DDA" w14:textId="77777777" w:rsidR="000E0466" w:rsidRPr="000E0466" w:rsidRDefault="000E0466" w:rsidP="004309FE">
            <w:r>
              <w:t xml:space="preserve">1ª.- El usuario da clic en </w:t>
            </w:r>
            <w:r>
              <w:rPr>
                <w:i/>
              </w:rPr>
              <w:t xml:space="preserve">renovar préstamo, </w:t>
            </w:r>
            <w:r>
              <w:t>dentro de su sección en el sistema.</w:t>
            </w:r>
          </w:p>
          <w:p w14:paraId="3FE99202" w14:textId="77777777" w:rsidR="000E0466" w:rsidRDefault="000E0466" w:rsidP="004309FE">
            <w:r>
              <w:t>2ª.- El sistema despliega una lista de ítems con disponibilidad para ser renovados.</w:t>
            </w:r>
          </w:p>
          <w:p w14:paraId="7E931A15" w14:textId="77777777" w:rsidR="000E0466" w:rsidRPr="000E0466" w:rsidRDefault="000E0466" w:rsidP="004309FE">
            <w:r>
              <w:t xml:space="preserve">3ª.- El usuario da clic en el botón </w:t>
            </w:r>
            <w:r>
              <w:rPr>
                <w:i/>
              </w:rPr>
              <w:t>renovar</w:t>
            </w:r>
            <w:r>
              <w:t xml:space="preserve"> a un lado del ítem.</w:t>
            </w:r>
          </w:p>
          <w:p w14:paraId="6C5CA325" w14:textId="77777777" w:rsidR="000E0466" w:rsidRDefault="000E0466" w:rsidP="004309FE">
            <w:r>
              <w:t>4ª.- El sistema pide confirmación.</w:t>
            </w:r>
          </w:p>
          <w:p w14:paraId="38EBA4AC" w14:textId="77777777" w:rsidR="000E0466" w:rsidRDefault="000E0466" w:rsidP="004309FE">
            <w:r>
              <w:t>5ª.- El usuario confirma la petición.</w:t>
            </w:r>
          </w:p>
          <w:p w14:paraId="4319396B" w14:textId="77777777" w:rsidR="000E0466" w:rsidRPr="00FD24A1" w:rsidRDefault="000E0466" w:rsidP="000E0466">
            <w:r>
              <w:t>6ª.- El sistema avisa que la renovación se llevó a cabo satisfactoriamente.</w:t>
            </w:r>
          </w:p>
        </w:tc>
      </w:tr>
      <w:tr w:rsidR="000E0466" w14:paraId="67B17987" w14:textId="77777777" w:rsidTr="004309FE">
        <w:trPr>
          <w:trHeight w:val="912"/>
        </w:trPr>
        <w:tc>
          <w:tcPr>
            <w:tcW w:w="4414" w:type="dxa"/>
          </w:tcPr>
          <w:p w14:paraId="13E1099C" w14:textId="77777777" w:rsidR="000E0466" w:rsidRDefault="000E0466" w:rsidP="004309FE">
            <w:pPr>
              <w:rPr>
                <w:b/>
              </w:rPr>
            </w:pPr>
            <w:r>
              <w:rPr>
                <w:b/>
              </w:rPr>
              <w:t>Flujo Alterno:</w:t>
            </w:r>
          </w:p>
        </w:tc>
        <w:tc>
          <w:tcPr>
            <w:tcW w:w="4414" w:type="dxa"/>
          </w:tcPr>
          <w:p w14:paraId="3B3A6703" w14:textId="77777777" w:rsidR="000E0466" w:rsidRPr="0030292A" w:rsidRDefault="000E0466" w:rsidP="004309FE">
            <w:pPr>
              <w:rPr>
                <w:b/>
              </w:rPr>
            </w:pPr>
            <w:r w:rsidRPr="0030292A">
              <w:rPr>
                <w:b/>
              </w:rPr>
              <w:t>Alternativo – Petición cancelada</w:t>
            </w:r>
          </w:p>
          <w:p w14:paraId="4A8EA08D" w14:textId="77777777" w:rsidR="000E0466" w:rsidRDefault="000E0466" w:rsidP="004309FE">
            <w:r>
              <w:t>3b.- El usuario cancela la solicitud.</w:t>
            </w:r>
          </w:p>
          <w:p w14:paraId="5CB21F7B" w14:textId="77777777" w:rsidR="000E0466" w:rsidRDefault="000E0466" w:rsidP="004309FE">
            <w:r>
              <w:t>4b.- El sistema regresa al usuario al menú anterior.</w:t>
            </w:r>
          </w:p>
          <w:p w14:paraId="386E9EDB" w14:textId="77777777" w:rsidR="000E0466" w:rsidRDefault="000E0466" w:rsidP="004309FE"/>
          <w:p w14:paraId="06D103FD" w14:textId="77777777" w:rsidR="000E0466" w:rsidRPr="0030292A" w:rsidRDefault="000E0466" w:rsidP="004309FE">
            <w:pPr>
              <w:rPr>
                <w:b/>
              </w:rPr>
            </w:pPr>
            <w:r w:rsidRPr="0030292A">
              <w:rPr>
                <w:b/>
              </w:rPr>
              <w:t>Fallido – El ítem no puede ser prestado</w:t>
            </w:r>
          </w:p>
          <w:p w14:paraId="1B92BEE1" w14:textId="77777777" w:rsidR="000E0466" w:rsidRDefault="000E0466" w:rsidP="004309FE">
            <w:r>
              <w:t>4c.- El sistema informa que la información introducida no es válida.</w:t>
            </w:r>
          </w:p>
        </w:tc>
      </w:tr>
      <w:tr w:rsidR="000E0466" w14:paraId="7A7F2B89" w14:textId="77777777" w:rsidTr="004309FE">
        <w:trPr>
          <w:trHeight w:val="912"/>
        </w:trPr>
        <w:tc>
          <w:tcPr>
            <w:tcW w:w="4414" w:type="dxa"/>
          </w:tcPr>
          <w:p w14:paraId="1E902E4D" w14:textId="77777777" w:rsidR="000E0466" w:rsidRDefault="000E0466" w:rsidP="004309FE">
            <w:pPr>
              <w:rPr>
                <w:b/>
              </w:rPr>
            </w:pPr>
            <w:r>
              <w:rPr>
                <w:b/>
              </w:rPr>
              <w:t xml:space="preserve">Excepciones: </w:t>
            </w:r>
          </w:p>
        </w:tc>
        <w:tc>
          <w:tcPr>
            <w:tcW w:w="4414" w:type="dxa"/>
          </w:tcPr>
          <w:p w14:paraId="1C4CF5EC" w14:textId="77777777" w:rsidR="000E0466" w:rsidRPr="00DD0B37" w:rsidRDefault="000E0466" w:rsidP="004309FE">
            <w:pPr>
              <w:rPr>
                <w:b/>
              </w:rPr>
            </w:pPr>
            <w:r>
              <w:rPr>
                <w:b/>
              </w:rPr>
              <w:t>Indeseable</w:t>
            </w:r>
            <w:r w:rsidRPr="00DD0B37">
              <w:rPr>
                <w:b/>
              </w:rPr>
              <w:t xml:space="preserve"> – Error al recibir datos</w:t>
            </w:r>
          </w:p>
          <w:p w14:paraId="4F83302E" w14:textId="77777777" w:rsidR="000E0466" w:rsidRDefault="000E0466" w:rsidP="004309FE">
            <w:r>
              <w:t xml:space="preserve">2d.- El sistema no puede conectar con </w:t>
            </w:r>
            <w:proofErr w:type="gramStart"/>
            <w:r>
              <w:t xml:space="preserve">la </w:t>
            </w:r>
            <w:r w:rsidR="00F20581">
              <w:t>BD</w:t>
            </w:r>
            <w:proofErr w:type="gramEnd"/>
            <w:r>
              <w:t xml:space="preserve"> e informa sobre el problema.</w:t>
            </w:r>
          </w:p>
          <w:p w14:paraId="76DC3F8E" w14:textId="77777777" w:rsidR="000E0466" w:rsidRDefault="000E0466" w:rsidP="004309FE">
            <w:r>
              <w:t>3d.- El usuario sale del sistema.</w:t>
            </w:r>
          </w:p>
        </w:tc>
      </w:tr>
      <w:tr w:rsidR="000E0466" w14:paraId="2E7B8744" w14:textId="77777777" w:rsidTr="005D213F">
        <w:trPr>
          <w:trHeight w:val="70"/>
        </w:trPr>
        <w:tc>
          <w:tcPr>
            <w:tcW w:w="4414" w:type="dxa"/>
          </w:tcPr>
          <w:p w14:paraId="13BD4A55" w14:textId="65B2CB31" w:rsidR="000E0466" w:rsidRPr="005D213F" w:rsidRDefault="000E0466" w:rsidP="004309FE">
            <w:r>
              <w:rPr>
                <w:b/>
              </w:rPr>
              <w:t>Post-condiciones:</w:t>
            </w:r>
          </w:p>
        </w:tc>
        <w:tc>
          <w:tcPr>
            <w:tcW w:w="4414" w:type="dxa"/>
          </w:tcPr>
          <w:p w14:paraId="5FD94D68" w14:textId="77777777" w:rsidR="000E0466" w:rsidRDefault="000E0466" w:rsidP="004309FE"/>
        </w:tc>
      </w:tr>
      <w:tr w:rsidR="000E0466" w14:paraId="1C4BA1A4" w14:textId="77777777" w:rsidTr="005D213F">
        <w:trPr>
          <w:trHeight w:val="70"/>
        </w:trPr>
        <w:tc>
          <w:tcPr>
            <w:tcW w:w="4414" w:type="dxa"/>
          </w:tcPr>
          <w:p w14:paraId="5401188A" w14:textId="77777777" w:rsidR="000E0466" w:rsidRDefault="000E0466" w:rsidP="004309FE">
            <w:pPr>
              <w:rPr>
                <w:b/>
              </w:rPr>
            </w:pPr>
            <w:r>
              <w:rPr>
                <w:b/>
              </w:rPr>
              <w:t>Entrada:</w:t>
            </w:r>
          </w:p>
        </w:tc>
        <w:tc>
          <w:tcPr>
            <w:tcW w:w="4414" w:type="dxa"/>
          </w:tcPr>
          <w:p w14:paraId="491741FF" w14:textId="77777777" w:rsidR="000E0466" w:rsidRDefault="000E0466" w:rsidP="004309FE">
            <w:r>
              <w:t>Opinión sobre el sistema</w:t>
            </w:r>
          </w:p>
        </w:tc>
      </w:tr>
      <w:tr w:rsidR="000E0466" w14:paraId="2DA36EF3" w14:textId="77777777" w:rsidTr="005D213F">
        <w:trPr>
          <w:trHeight w:val="70"/>
        </w:trPr>
        <w:tc>
          <w:tcPr>
            <w:tcW w:w="4414" w:type="dxa"/>
          </w:tcPr>
          <w:p w14:paraId="1C84C76E" w14:textId="77777777" w:rsidR="000E0466" w:rsidRDefault="000E0466" w:rsidP="004309FE">
            <w:pPr>
              <w:rPr>
                <w:b/>
              </w:rPr>
            </w:pPr>
            <w:r>
              <w:rPr>
                <w:b/>
              </w:rPr>
              <w:t>Salida:</w:t>
            </w:r>
          </w:p>
        </w:tc>
        <w:tc>
          <w:tcPr>
            <w:tcW w:w="4414" w:type="dxa"/>
          </w:tcPr>
          <w:p w14:paraId="2CE378F1" w14:textId="77777777" w:rsidR="000E0466" w:rsidRDefault="000E0466" w:rsidP="004309FE">
            <w:r>
              <w:t>Estado de la solicitud</w:t>
            </w:r>
          </w:p>
        </w:tc>
      </w:tr>
      <w:tr w:rsidR="000E0466" w14:paraId="4DBD80C1" w14:textId="77777777" w:rsidTr="005D213F">
        <w:trPr>
          <w:trHeight w:val="70"/>
        </w:trPr>
        <w:tc>
          <w:tcPr>
            <w:tcW w:w="4414" w:type="dxa"/>
          </w:tcPr>
          <w:p w14:paraId="71E418FF" w14:textId="77777777" w:rsidR="000E0466" w:rsidRDefault="000E0466" w:rsidP="004309FE">
            <w:pPr>
              <w:rPr>
                <w:b/>
              </w:rPr>
            </w:pPr>
            <w:r>
              <w:rPr>
                <w:b/>
              </w:rPr>
              <w:t>Prioridad:</w:t>
            </w:r>
          </w:p>
        </w:tc>
        <w:tc>
          <w:tcPr>
            <w:tcW w:w="4414" w:type="dxa"/>
          </w:tcPr>
          <w:p w14:paraId="569FDBBB" w14:textId="77777777" w:rsidR="000E0466" w:rsidRDefault="000E0466" w:rsidP="004309FE">
            <w:r>
              <w:t>Deseable</w:t>
            </w:r>
          </w:p>
        </w:tc>
      </w:tr>
    </w:tbl>
    <w:p w14:paraId="5291FE84" w14:textId="1C386CBE" w:rsidR="00FC250E" w:rsidRDefault="00FC250E" w:rsidP="00FC250E">
      <w:pPr>
        <w:pStyle w:val="H2"/>
      </w:pPr>
      <w:r>
        <w:br w:type="page"/>
      </w:r>
      <w:bookmarkStart w:id="45" w:name="_Toc452731665"/>
      <w:r>
        <w:lastRenderedPageBreak/>
        <w:t>Diagramas de actividad</w:t>
      </w:r>
      <w:bookmarkEnd w:id="45"/>
    </w:p>
    <w:p w14:paraId="4622FEA4" w14:textId="66CC4BF8" w:rsidR="00FC250E" w:rsidRDefault="00FC250E" w:rsidP="00FC250E">
      <w:pPr>
        <w:pStyle w:val="H3"/>
        <w:rPr>
          <w:lang w:eastAsia="es-MX"/>
        </w:rPr>
      </w:pPr>
      <w:bookmarkStart w:id="46" w:name="_Toc452731666"/>
      <w:r>
        <w:rPr>
          <w:lang w:eastAsia="es-MX"/>
        </w:rPr>
        <w:t>Acervo</w:t>
      </w:r>
      <w:bookmarkEnd w:id="46"/>
    </w:p>
    <w:p w14:paraId="519FBEA1" w14:textId="35EA4FE6" w:rsidR="00582BB7" w:rsidRDefault="00582BB7" w:rsidP="00582BB7">
      <w:pPr>
        <w:pStyle w:val="H4"/>
        <w:rPr>
          <w:lang w:eastAsia="es-MX"/>
        </w:rPr>
      </w:pPr>
      <w:r>
        <w:rPr>
          <w:lang w:eastAsia="es-MX"/>
        </w:rPr>
        <w:t>Administrar convenios</w:t>
      </w:r>
    </w:p>
    <w:p w14:paraId="7907EF09" w14:textId="1C2C2B0B" w:rsidR="00582BB7" w:rsidRPr="00582BB7" w:rsidRDefault="00582BB7" w:rsidP="00582BB7">
      <w:pPr>
        <w:rPr>
          <w:lang w:eastAsia="es-MX"/>
        </w:rPr>
      </w:pPr>
      <w:r w:rsidRPr="00582BB7">
        <w:rPr>
          <w:noProof/>
          <w:lang w:eastAsia="ja-JP"/>
        </w:rPr>
        <w:drawing>
          <wp:inline distT="0" distB="0" distL="0" distR="0" wp14:anchorId="46F41674" wp14:editId="6385B98C">
            <wp:extent cx="5419725" cy="4962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9725" cy="4962525"/>
                    </a:xfrm>
                    <a:prstGeom prst="rect">
                      <a:avLst/>
                    </a:prstGeom>
                    <a:noFill/>
                    <a:ln>
                      <a:noFill/>
                    </a:ln>
                  </pic:spPr>
                </pic:pic>
              </a:graphicData>
            </a:graphic>
          </wp:inline>
        </w:drawing>
      </w:r>
    </w:p>
    <w:p w14:paraId="78611A40" w14:textId="198E25CD" w:rsidR="00582BB7" w:rsidRDefault="00582BB7" w:rsidP="00582BB7">
      <w:pPr>
        <w:pStyle w:val="H4"/>
        <w:rPr>
          <w:lang w:eastAsia="es-MX"/>
        </w:rPr>
      </w:pPr>
      <w:r>
        <w:rPr>
          <w:lang w:eastAsia="es-MX"/>
        </w:rPr>
        <w:lastRenderedPageBreak/>
        <w:t>Administrar fondos de la biblioteca</w:t>
      </w:r>
    </w:p>
    <w:p w14:paraId="7D4CFBE4" w14:textId="74D69A93" w:rsidR="00582BB7" w:rsidRPr="00582BB7" w:rsidRDefault="00582BB7" w:rsidP="00582BB7">
      <w:pPr>
        <w:rPr>
          <w:lang w:eastAsia="es-MX"/>
        </w:rPr>
      </w:pPr>
      <w:r w:rsidRPr="00582BB7">
        <w:rPr>
          <w:noProof/>
          <w:lang w:eastAsia="ja-JP"/>
        </w:rPr>
        <w:drawing>
          <wp:inline distT="0" distB="0" distL="0" distR="0" wp14:anchorId="17E64626" wp14:editId="59D55963">
            <wp:extent cx="5612130" cy="3923928"/>
            <wp:effectExtent l="0" t="0" r="762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923928"/>
                    </a:xfrm>
                    <a:prstGeom prst="rect">
                      <a:avLst/>
                    </a:prstGeom>
                    <a:noFill/>
                    <a:ln>
                      <a:noFill/>
                    </a:ln>
                  </pic:spPr>
                </pic:pic>
              </a:graphicData>
            </a:graphic>
          </wp:inline>
        </w:drawing>
      </w:r>
    </w:p>
    <w:p w14:paraId="0992B742" w14:textId="22139DD6" w:rsidR="00FC250E" w:rsidRDefault="00582BB7" w:rsidP="00FC250E">
      <w:pPr>
        <w:pStyle w:val="H4"/>
        <w:rPr>
          <w:lang w:eastAsia="es-MX"/>
        </w:rPr>
      </w:pPr>
      <w:r>
        <w:rPr>
          <w:lang w:eastAsia="es-MX"/>
        </w:rPr>
        <w:t>Consultar donaciones de la biblioteca</w:t>
      </w:r>
    </w:p>
    <w:p w14:paraId="659AEB83" w14:textId="77777777" w:rsidR="00582BB7" w:rsidRPr="00582BB7" w:rsidRDefault="00582BB7" w:rsidP="00582BB7">
      <w:pPr>
        <w:rPr>
          <w:lang w:eastAsia="es-MX"/>
        </w:rPr>
      </w:pPr>
    </w:p>
    <w:p w14:paraId="71753EA8" w14:textId="201BE522" w:rsidR="00FC250E" w:rsidRDefault="00FC250E" w:rsidP="00FC250E">
      <w:pPr>
        <w:pStyle w:val="H3"/>
        <w:rPr>
          <w:lang w:eastAsia="es-MX"/>
        </w:rPr>
      </w:pPr>
      <w:bookmarkStart w:id="47" w:name="_Toc452731667"/>
      <w:r>
        <w:rPr>
          <w:lang w:eastAsia="es-MX"/>
        </w:rPr>
        <w:lastRenderedPageBreak/>
        <w:t>Administración</w:t>
      </w:r>
      <w:bookmarkEnd w:id="47"/>
    </w:p>
    <w:p w14:paraId="7BA2E3DE" w14:textId="5ABC7C8F" w:rsidR="00582BB7" w:rsidRDefault="00582BB7" w:rsidP="00582BB7">
      <w:pPr>
        <w:pStyle w:val="H4"/>
        <w:numPr>
          <w:ilvl w:val="2"/>
          <w:numId w:val="28"/>
        </w:numPr>
        <w:rPr>
          <w:lang w:eastAsia="es-MX"/>
        </w:rPr>
      </w:pPr>
      <w:r>
        <w:rPr>
          <w:lang w:eastAsia="es-MX"/>
        </w:rPr>
        <w:t>Consultar adquisiciones</w:t>
      </w:r>
    </w:p>
    <w:p w14:paraId="0C0353CB" w14:textId="2FAA9FAC" w:rsidR="00582BB7" w:rsidRPr="00582BB7" w:rsidRDefault="00582BB7" w:rsidP="00582BB7">
      <w:pPr>
        <w:rPr>
          <w:lang w:eastAsia="es-MX"/>
        </w:rPr>
      </w:pPr>
      <w:r w:rsidRPr="00582BB7">
        <w:rPr>
          <w:noProof/>
          <w:lang w:eastAsia="ja-JP"/>
        </w:rPr>
        <w:drawing>
          <wp:inline distT="0" distB="0" distL="0" distR="0" wp14:anchorId="50E17AA0" wp14:editId="06D8365F">
            <wp:extent cx="5514975" cy="38100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4975" cy="3810000"/>
                    </a:xfrm>
                    <a:prstGeom prst="rect">
                      <a:avLst/>
                    </a:prstGeom>
                    <a:noFill/>
                    <a:ln>
                      <a:noFill/>
                    </a:ln>
                  </pic:spPr>
                </pic:pic>
              </a:graphicData>
            </a:graphic>
          </wp:inline>
        </w:drawing>
      </w:r>
    </w:p>
    <w:p w14:paraId="330CB9FB" w14:textId="33440CDD" w:rsidR="00582BB7" w:rsidRDefault="00582BB7" w:rsidP="00582BB7">
      <w:pPr>
        <w:pStyle w:val="H4"/>
        <w:rPr>
          <w:lang w:eastAsia="es-MX"/>
        </w:rPr>
      </w:pPr>
      <w:r>
        <w:rPr>
          <w:lang w:eastAsia="es-MX"/>
        </w:rPr>
        <w:lastRenderedPageBreak/>
        <w:t>Consultar devoluciones</w:t>
      </w:r>
    </w:p>
    <w:p w14:paraId="54AE4104" w14:textId="7C0344D4" w:rsidR="00582BB7" w:rsidRPr="00582BB7" w:rsidRDefault="00582BB7" w:rsidP="00582BB7">
      <w:pPr>
        <w:rPr>
          <w:lang w:eastAsia="es-MX"/>
        </w:rPr>
      </w:pPr>
      <w:r w:rsidRPr="00582BB7">
        <w:rPr>
          <w:noProof/>
          <w:lang w:eastAsia="ja-JP"/>
        </w:rPr>
        <w:drawing>
          <wp:inline distT="0" distB="0" distL="0" distR="0" wp14:anchorId="37D95918" wp14:editId="48CD0345">
            <wp:extent cx="5429250" cy="3810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0" cy="3810000"/>
                    </a:xfrm>
                    <a:prstGeom prst="rect">
                      <a:avLst/>
                    </a:prstGeom>
                    <a:noFill/>
                    <a:ln>
                      <a:noFill/>
                    </a:ln>
                  </pic:spPr>
                </pic:pic>
              </a:graphicData>
            </a:graphic>
          </wp:inline>
        </w:drawing>
      </w:r>
    </w:p>
    <w:p w14:paraId="0A478F41" w14:textId="260D3357" w:rsidR="00582BB7" w:rsidRDefault="00582BB7" w:rsidP="00582BB7">
      <w:pPr>
        <w:pStyle w:val="H4"/>
        <w:rPr>
          <w:lang w:eastAsia="es-MX"/>
        </w:rPr>
      </w:pPr>
      <w:r>
        <w:rPr>
          <w:lang w:eastAsia="es-MX"/>
        </w:rPr>
        <w:t>Registrar devolución</w:t>
      </w:r>
    </w:p>
    <w:p w14:paraId="637768B8" w14:textId="2382F0B8" w:rsidR="00582BB7" w:rsidRPr="00582BB7" w:rsidRDefault="00582BB7" w:rsidP="00582BB7">
      <w:pPr>
        <w:rPr>
          <w:lang w:eastAsia="es-MX"/>
        </w:rPr>
      </w:pPr>
      <w:r w:rsidRPr="00582BB7">
        <w:rPr>
          <w:noProof/>
          <w:lang w:eastAsia="ja-JP"/>
        </w:rPr>
        <w:drawing>
          <wp:inline distT="0" distB="0" distL="0" distR="0" wp14:anchorId="5C513079" wp14:editId="0A9CE54F">
            <wp:extent cx="5612130" cy="2751297"/>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751297"/>
                    </a:xfrm>
                    <a:prstGeom prst="rect">
                      <a:avLst/>
                    </a:prstGeom>
                    <a:noFill/>
                    <a:ln>
                      <a:noFill/>
                    </a:ln>
                  </pic:spPr>
                </pic:pic>
              </a:graphicData>
            </a:graphic>
          </wp:inline>
        </w:drawing>
      </w:r>
    </w:p>
    <w:p w14:paraId="764F6582" w14:textId="72E0848E" w:rsidR="00582BB7" w:rsidRDefault="00582BB7" w:rsidP="00582BB7">
      <w:pPr>
        <w:pStyle w:val="H4"/>
        <w:rPr>
          <w:lang w:eastAsia="es-MX"/>
        </w:rPr>
      </w:pPr>
      <w:r>
        <w:rPr>
          <w:lang w:eastAsia="es-MX"/>
        </w:rPr>
        <w:lastRenderedPageBreak/>
        <w:t>Registrar préstamo</w:t>
      </w:r>
    </w:p>
    <w:p w14:paraId="2A4A2B9B" w14:textId="40046A71" w:rsidR="00582BB7" w:rsidRPr="00582BB7" w:rsidRDefault="00582BB7" w:rsidP="00582BB7">
      <w:pPr>
        <w:rPr>
          <w:lang w:eastAsia="es-MX"/>
        </w:rPr>
      </w:pPr>
      <w:r w:rsidRPr="00582BB7">
        <w:rPr>
          <w:noProof/>
          <w:lang w:eastAsia="ja-JP"/>
        </w:rPr>
        <w:drawing>
          <wp:inline distT="0" distB="0" distL="0" distR="0" wp14:anchorId="06618838" wp14:editId="1C7B44A0">
            <wp:extent cx="5381625" cy="38100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1625" cy="3810000"/>
                    </a:xfrm>
                    <a:prstGeom prst="rect">
                      <a:avLst/>
                    </a:prstGeom>
                    <a:noFill/>
                    <a:ln>
                      <a:noFill/>
                    </a:ln>
                  </pic:spPr>
                </pic:pic>
              </a:graphicData>
            </a:graphic>
          </wp:inline>
        </w:drawing>
      </w:r>
    </w:p>
    <w:p w14:paraId="5EF63592" w14:textId="32240C70" w:rsidR="00582BB7" w:rsidRDefault="00582BB7" w:rsidP="00582BB7">
      <w:pPr>
        <w:pStyle w:val="H4"/>
        <w:rPr>
          <w:lang w:eastAsia="es-MX"/>
        </w:rPr>
      </w:pPr>
      <w:r>
        <w:rPr>
          <w:lang w:eastAsia="es-MX"/>
        </w:rPr>
        <w:lastRenderedPageBreak/>
        <w:t xml:space="preserve">Registrar Adquisiciones </w:t>
      </w:r>
    </w:p>
    <w:p w14:paraId="2BFDE68D" w14:textId="5BFBAF0D" w:rsidR="00582BB7" w:rsidRPr="00582BB7" w:rsidRDefault="00582BB7" w:rsidP="00582BB7">
      <w:pPr>
        <w:rPr>
          <w:lang w:eastAsia="es-MX"/>
        </w:rPr>
      </w:pPr>
      <w:r w:rsidRPr="00582BB7">
        <w:rPr>
          <w:noProof/>
          <w:lang w:eastAsia="ja-JP"/>
        </w:rPr>
        <w:drawing>
          <wp:inline distT="0" distB="0" distL="0" distR="0" wp14:anchorId="49598005" wp14:editId="19D0027A">
            <wp:extent cx="4791075" cy="38100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1075" cy="3810000"/>
                    </a:xfrm>
                    <a:prstGeom prst="rect">
                      <a:avLst/>
                    </a:prstGeom>
                    <a:noFill/>
                    <a:ln>
                      <a:noFill/>
                    </a:ln>
                  </pic:spPr>
                </pic:pic>
              </a:graphicData>
            </a:graphic>
          </wp:inline>
        </w:drawing>
      </w:r>
    </w:p>
    <w:p w14:paraId="185513F5" w14:textId="1C40BDEB" w:rsidR="00FC250E" w:rsidRPr="00FC250E" w:rsidRDefault="00FC250E" w:rsidP="00FC250E">
      <w:pPr>
        <w:rPr>
          <w:lang w:eastAsia="es-MX"/>
        </w:rPr>
      </w:pPr>
    </w:p>
    <w:p w14:paraId="15B96E2A" w14:textId="483AC8A7" w:rsidR="00FC250E" w:rsidRDefault="00FC250E" w:rsidP="00FC250E">
      <w:pPr>
        <w:pStyle w:val="H3"/>
        <w:rPr>
          <w:lang w:eastAsia="es-MX"/>
        </w:rPr>
      </w:pPr>
      <w:bookmarkStart w:id="48" w:name="_Toc452731668"/>
      <w:r>
        <w:rPr>
          <w:lang w:eastAsia="es-MX"/>
        </w:rPr>
        <w:lastRenderedPageBreak/>
        <w:t>Administración Usuarios</w:t>
      </w:r>
      <w:bookmarkEnd w:id="48"/>
    </w:p>
    <w:p w14:paraId="640DA3EA" w14:textId="6268B48C" w:rsidR="00582BB7" w:rsidRDefault="00582BB7" w:rsidP="00582BB7">
      <w:pPr>
        <w:pStyle w:val="H4"/>
        <w:numPr>
          <w:ilvl w:val="2"/>
          <w:numId w:val="29"/>
        </w:numPr>
        <w:rPr>
          <w:lang w:eastAsia="es-MX"/>
        </w:rPr>
      </w:pPr>
      <w:r>
        <w:rPr>
          <w:lang w:eastAsia="es-MX"/>
        </w:rPr>
        <w:t>Agregar usuario</w:t>
      </w:r>
    </w:p>
    <w:p w14:paraId="65E352B2" w14:textId="2C48E072" w:rsidR="00582BB7" w:rsidRPr="00582BB7" w:rsidRDefault="00582BB7" w:rsidP="00582BB7">
      <w:pPr>
        <w:rPr>
          <w:lang w:eastAsia="es-MX"/>
        </w:rPr>
      </w:pPr>
      <w:r w:rsidRPr="00582BB7">
        <w:rPr>
          <w:noProof/>
          <w:lang w:eastAsia="ja-JP"/>
        </w:rPr>
        <w:drawing>
          <wp:inline distT="0" distB="0" distL="0" distR="0" wp14:anchorId="187EBF8E" wp14:editId="27374260">
            <wp:extent cx="5612130" cy="3884602"/>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884602"/>
                    </a:xfrm>
                    <a:prstGeom prst="rect">
                      <a:avLst/>
                    </a:prstGeom>
                    <a:noFill/>
                    <a:ln>
                      <a:noFill/>
                    </a:ln>
                  </pic:spPr>
                </pic:pic>
              </a:graphicData>
            </a:graphic>
          </wp:inline>
        </w:drawing>
      </w:r>
    </w:p>
    <w:p w14:paraId="7A5622E5" w14:textId="4D9B3E9B" w:rsidR="00582BB7" w:rsidRDefault="00582BB7" w:rsidP="00582BB7">
      <w:pPr>
        <w:pStyle w:val="H4"/>
        <w:rPr>
          <w:lang w:eastAsia="es-MX"/>
        </w:rPr>
      </w:pPr>
      <w:r w:rsidRPr="00582BB7">
        <w:rPr>
          <w:u w:val="single"/>
          <w:lang w:eastAsia="es-MX"/>
        </w:rPr>
        <w:lastRenderedPageBreak/>
        <w:t>Deshabilitar</w:t>
      </w:r>
      <w:r>
        <w:rPr>
          <w:lang w:eastAsia="es-MX"/>
        </w:rPr>
        <w:t xml:space="preserve"> usuario</w:t>
      </w:r>
    </w:p>
    <w:p w14:paraId="6E5E46BF" w14:textId="5D4D6C82" w:rsidR="00582BB7" w:rsidRPr="00582BB7" w:rsidRDefault="00582BB7" w:rsidP="00582BB7">
      <w:pPr>
        <w:rPr>
          <w:lang w:eastAsia="es-MX"/>
        </w:rPr>
      </w:pPr>
      <w:r w:rsidRPr="00582BB7">
        <w:rPr>
          <w:noProof/>
          <w:lang w:eastAsia="ja-JP"/>
        </w:rPr>
        <w:drawing>
          <wp:inline distT="0" distB="0" distL="0" distR="0" wp14:anchorId="7C85B579" wp14:editId="2252CB49">
            <wp:extent cx="5372100" cy="381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100" cy="3810000"/>
                    </a:xfrm>
                    <a:prstGeom prst="rect">
                      <a:avLst/>
                    </a:prstGeom>
                    <a:noFill/>
                    <a:ln>
                      <a:noFill/>
                    </a:ln>
                  </pic:spPr>
                </pic:pic>
              </a:graphicData>
            </a:graphic>
          </wp:inline>
        </w:drawing>
      </w:r>
    </w:p>
    <w:p w14:paraId="590AC1BF" w14:textId="1453D56E" w:rsidR="00FC250E" w:rsidRDefault="00582BB7" w:rsidP="00FC250E">
      <w:pPr>
        <w:pStyle w:val="H4"/>
        <w:rPr>
          <w:lang w:eastAsia="es-MX"/>
        </w:rPr>
      </w:pPr>
      <w:r>
        <w:rPr>
          <w:lang w:eastAsia="es-MX"/>
        </w:rPr>
        <w:lastRenderedPageBreak/>
        <w:t>Editar Usuario</w:t>
      </w:r>
    </w:p>
    <w:p w14:paraId="6F2F87F8" w14:textId="6EAF0C0E" w:rsidR="00582BB7" w:rsidRPr="00582BB7" w:rsidRDefault="00582BB7" w:rsidP="00582BB7">
      <w:pPr>
        <w:rPr>
          <w:lang w:eastAsia="es-MX"/>
        </w:rPr>
      </w:pPr>
      <w:r w:rsidRPr="00582BB7">
        <w:rPr>
          <w:noProof/>
          <w:lang w:eastAsia="ja-JP"/>
        </w:rPr>
        <w:drawing>
          <wp:inline distT="0" distB="0" distL="0" distR="0" wp14:anchorId="3C47684C" wp14:editId="6BF9F168">
            <wp:extent cx="5457825" cy="38100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7825" cy="3810000"/>
                    </a:xfrm>
                    <a:prstGeom prst="rect">
                      <a:avLst/>
                    </a:prstGeom>
                    <a:noFill/>
                    <a:ln>
                      <a:noFill/>
                    </a:ln>
                  </pic:spPr>
                </pic:pic>
              </a:graphicData>
            </a:graphic>
          </wp:inline>
        </w:drawing>
      </w:r>
    </w:p>
    <w:p w14:paraId="39211E17" w14:textId="77777777" w:rsidR="00582BB7" w:rsidRDefault="00582BB7">
      <w:pPr>
        <w:rPr>
          <w:rFonts w:ascii="Raleway" w:eastAsiaTheme="majorEastAsia" w:hAnsi="Raleway" w:cstheme="majorBidi"/>
          <w:b/>
          <w:sz w:val="28"/>
          <w:szCs w:val="24"/>
          <w:lang w:eastAsia="es-MX"/>
        </w:rPr>
      </w:pPr>
      <w:bookmarkStart w:id="49" w:name="_Toc452731669"/>
      <w:r>
        <w:rPr>
          <w:lang w:eastAsia="es-MX"/>
        </w:rPr>
        <w:br w:type="page"/>
      </w:r>
    </w:p>
    <w:p w14:paraId="669544B6" w14:textId="2BFA371D" w:rsidR="00FC250E" w:rsidRDefault="00FC250E" w:rsidP="00FC250E">
      <w:pPr>
        <w:pStyle w:val="H3"/>
        <w:rPr>
          <w:lang w:eastAsia="es-MX"/>
        </w:rPr>
      </w:pPr>
      <w:r>
        <w:rPr>
          <w:lang w:eastAsia="es-MX"/>
        </w:rPr>
        <w:lastRenderedPageBreak/>
        <w:t>Funcionalidad del sistema</w:t>
      </w:r>
      <w:bookmarkEnd w:id="49"/>
    </w:p>
    <w:p w14:paraId="0E9F51CE" w14:textId="574F46FC" w:rsidR="00582BB7" w:rsidRDefault="00582BB7" w:rsidP="00582BB7">
      <w:pPr>
        <w:pStyle w:val="H4"/>
        <w:numPr>
          <w:ilvl w:val="2"/>
          <w:numId w:val="30"/>
        </w:numPr>
        <w:rPr>
          <w:lang w:eastAsia="es-MX"/>
        </w:rPr>
      </w:pPr>
      <w:r>
        <w:rPr>
          <w:lang w:eastAsia="es-MX"/>
        </w:rPr>
        <w:t>Agregar reseña de ítem</w:t>
      </w:r>
    </w:p>
    <w:p w14:paraId="17631534" w14:textId="77777777" w:rsidR="00582BB7" w:rsidRPr="00582BB7" w:rsidRDefault="00582BB7" w:rsidP="00582BB7">
      <w:pPr>
        <w:rPr>
          <w:lang w:eastAsia="es-MX"/>
        </w:rPr>
      </w:pPr>
    </w:p>
    <w:p w14:paraId="1111FC65" w14:textId="41FA1A09" w:rsidR="00582BB7" w:rsidRDefault="00582BB7" w:rsidP="00582BB7">
      <w:pPr>
        <w:pStyle w:val="H4"/>
        <w:rPr>
          <w:lang w:eastAsia="es-MX"/>
        </w:rPr>
      </w:pPr>
      <w:r>
        <w:rPr>
          <w:lang w:eastAsia="es-MX"/>
        </w:rPr>
        <w:t>Buscar ítem</w:t>
      </w:r>
    </w:p>
    <w:p w14:paraId="32C593BA" w14:textId="5D1A9999" w:rsidR="00582BB7" w:rsidRPr="00582BB7" w:rsidRDefault="00582BB7" w:rsidP="00582BB7">
      <w:pPr>
        <w:rPr>
          <w:lang w:eastAsia="es-MX"/>
        </w:rPr>
      </w:pPr>
      <w:r w:rsidRPr="00582BB7">
        <w:rPr>
          <w:noProof/>
          <w:lang w:eastAsia="ja-JP"/>
        </w:rPr>
        <w:drawing>
          <wp:inline distT="0" distB="0" distL="0" distR="0" wp14:anchorId="4BF01BD0" wp14:editId="15BF0B20">
            <wp:extent cx="3143250" cy="3810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3250" cy="3810000"/>
                    </a:xfrm>
                    <a:prstGeom prst="rect">
                      <a:avLst/>
                    </a:prstGeom>
                    <a:noFill/>
                    <a:ln>
                      <a:noFill/>
                    </a:ln>
                  </pic:spPr>
                </pic:pic>
              </a:graphicData>
            </a:graphic>
          </wp:inline>
        </w:drawing>
      </w:r>
      <w:bookmarkStart w:id="50" w:name="_GoBack"/>
      <w:bookmarkEnd w:id="50"/>
    </w:p>
    <w:p w14:paraId="7A0C56C6" w14:textId="77777777" w:rsidR="00582BB7" w:rsidRDefault="00582BB7" w:rsidP="00582BB7">
      <w:pPr>
        <w:pStyle w:val="H4"/>
        <w:rPr>
          <w:lang w:eastAsia="es-MX"/>
        </w:rPr>
      </w:pPr>
      <w:r>
        <w:rPr>
          <w:lang w:eastAsia="es-MX"/>
        </w:rPr>
        <w:t>Realizar petición interbibliotecaria</w:t>
      </w:r>
    </w:p>
    <w:p w14:paraId="4669F0F3" w14:textId="77777777" w:rsidR="00582BB7" w:rsidRDefault="00582BB7" w:rsidP="00582BB7">
      <w:pPr>
        <w:pStyle w:val="H4"/>
        <w:rPr>
          <w:lang w:eastAsia="es-MX"/>
        </w:rPr>
      </w:pPr>
      <w:r>
        <w:rPr>
          <w:lang w:eastAsia="es-MX"/>
        </w:rPr>
        <w:t>Realizar préstamo</w:t>
      </w:r>
    </w:p>
    <w:p w14:paraId="694D8067" w14:textId="77777777" w:rsidR="00582BB7" w:rsidRDefault="00582BB7" w:rsidP="00582BB7">
      <w:pPr>
        <w:pStyle w:val="H4"/>
        <w:rPr>
          <w:lang w:eastAsia="es-MX"/>
        </w:rPr>
      </w:pPr>
      <w:r>
        <w:rPr>
          <w:lang w:eastAsia="es-MX"/>
        </w:rPr>
        <w:t>Reservar ítem</w:t>
      </w:r>
    </w:p>
    <w:p w14:paraId="5D43DF5C" w14:textId="77777777" w:rsidR="00582BB7" w:rsidRDefault="00582BB7" w:rsidP="00582BB7">
      <w:pPr>
        <w:pStyle w:val="H4"/>
        <w:rPr>
          <w:lang w:eastAsia="es-MX"/>
        </w:rPr>
      </w:pPr>
      <w:r>
        <w:rPr>
          <w:lang w:eastAsia="es-MX"/>
        </w:rPr>
        <w:t>Retroalimentar al sistema</w:t>
      </w:r>
    </w:p>
    <w:p w14:paraId="0DC17493" w14:textId="54108E48" w:rsidR="00DB350C" w:rsidRDefault="00DB350C">
      <w:pPr>
        <w:sectPr w:rsidR="00DB350C" w:rsidSect="00AE7CB3">
          <w:headerReference w:type="default" r:id="rId28"/>
          <w:pgSz w:w="12240" w:h="15840"/>
          <w:pgMar w:top="1418" w:right="1701" w:bottom="1418"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85FE61C" w14:textId="4B95C52E" w:rsidR="00FC250E" w:rsidRPr="00921B82" w:rsidRDefault="00FC250E" w:rsidP="00FC250E">
      <w:pPr>
        <w:pStyle w:val="H2"/>
        <w:numPr>
          <w:ilvl w:val="1"/>
          <w:numId w:val="25"/>
        </w:numPr>
      </w:pPr>
      <w:bookmarkStart w:id="51" w:name="_Toc452731670"/>
      <w:r>
        <w:lastRenderedPageBreak/>
        <w:t>Diagrama entidad relación</w:t>
      </w:r>
      <w:bookmarkEnd w:id="51"/>
    </w:p>
    <w:p w14:paraId="120BB8CF" w14:textId="77777777" w:rsidR="00FC250E" w:rsidRPr="0069144F" w:rsidRDefault="00FC250E" w:rsidP="00FC250E">
      <w:pPr>
        <w:jc w:val="both"/>
        <w:rPr>
          <w:rFonts w:ascii="Arial" w:hAnsi="Arial" w:cs="Arial"/>
          <w:sz w:val="28"/>
          <w:szCs w:val="28"/>
        </w:rPr>
      </w:pPr>
      <w:r w:rsidRPr="00296FB9">
        <w:rPr>
          <w:rFonts w:ascii="Arial" w:hAnsi="Arial" w:cs="Arial"/>
          <w:noProof/>
          <w:sz w:val="28"/>
          <w:szCs w:val="28"/>
          <w:lang w:eastAsia="ja-JP"/>
        </w:rPr>
        <w:drawing>
          <wp:inline distT="0" distB="0" distL="0" distR="0" wp14:anchorId="7D442CC6" wp14:editId="3B76A536">
            <wp:extent cx="8257540" cy="4259759"/>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57540" cy="4259759"/>
                    </a:xfrm>
                    <a:prstGeom prst="rect">
                      <a:avLst/>
                    </a:prstGeom>
                    <a:noFill/>
                    <a:ln>
                      <a:noFill/>
                    </a:ln>
                  </pic:spPr>
                </pic:pic>
              </a:graphicData>
            </a:graphic>
          </wp:inline>
        </w:drawing>
      </w:r>
    </w:p>
    <w:p w14:paraId="66BDA1C2" w14:textId="77777777" w:rsidR="00FC250E" w:rsidRDefault="00FC250E" w:rsidP="00FC250E">
      <w:pPr>
        <w:rPr>
          <w:rFonts w:ascii="Arial" w:hAnsi="Arial" w:cs="Arial"/>
          <w:sz w:val="28"/>
          <w:szCs w:val="28"/>
        </w:rPr>
        <w:sectPr w:rsidR="00FC250E" w:rsidSect="00DB350C">
          <w:pgSz w:w="15840" w:h="12240" w:orient="landscape"/>
          <w:pgMar w:top="1701" w:right="1418" w:bottom="1701" w:left="141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13F37109" w14:textId="77777777" w:rsidR="00FC250E" w:rsidRPr="0069144F" w:rsidRDefault="00FC250E" w:rsidP="00FC250E">
      <w:pPr>
        <w:rPr>
          <w:rFonts w:ascii="Arial" w:hAnsi="Arial" w:cs="Arial"/>
          <w:sz w:val="28"/>
          <w:szCs w:val="28"/>
        </w:rPr>
      </w:pPr>
    </w:p>
    <w:p w14:paraId="4A825E80" w14:textId="2D31528F" w:rsidR="00217D82" w:rsidRDefault="00217D82" w:rsidP="00FC250E">
      <w:pPr>
        <w:pStyle w:val="H2"/>
      </w:pPr>
      <w:bookmarkStart w:id="52" w:name="_Toc452731671"/>
      <w:r>
        <w:t>Diagramas de secuencia</w:t>
      </w:r>
      <w:bookmarkEnd w:id="52"/>
    </w:p>
    <w:p w14:paraId="41EA7F84" w14:textId="77777777" w:rsidR="00FC250E" w:rsidRDefault="00FC250E" w:rsidP="00FC250E">
      <w:pPr>
        <w:pStyle w:val="H3"/>
        <w:rPr>
          <w:lang w:eastAsia="es-MX"/>
        </w:rPr>
      </w:pPr>
      <w:bookmarkStart w:id="53" w:name="_Toc452731672"/>
      <w:r>
        <w:rPr>
          <w:lang w:eastAsia="es-MX"/>
        </w:rPr>
        <w:t>Acervo</w:t>
      </w:r>
      <w:bookmarkEnd w:id="53"/>
    </w:p>
    <w:p w14:paraId="5C2ACBD6" w14:textId="76BB528D" w:rsidR="00FC250E" w:rsidRDefault="00DB350C" w:rsidP="00DB350C">
      <w:pPr>
        <w:pStyle w:val="H4"/>
        <w:rPr>
          <w:lang w:eastAsia="es-MX"/>
        </w:rPr>
      </w:pPr>
      <w:bookmarkStart w:id="54" w:name="_Toc452731673"/>
      <w:r>
        <w:rPr>
          <w:lang w:eastAsia="es-MX"/>
        </w:rPr>
        <w:t>Administrar convenios</w:t>
      </w:r>
      <w:bookmarkEnd w:id="54"/>
    </w:p>
    <w:p w14:paraId="0B5AEF40" w14:textId="6784B1F4" w:rsidR="00DB350C" w:rsidRDefault="00DB350C" w:rsidP="00DB350C">
      <w:pPr>
        <w:pStyle w:val="H4"/>
        <w:rPr>
          <w:lang w:eastAsia="es-MX"/>
        </w:rPr>
      </w:pPr>
      <w:bookmarkStart w:id="55" w:name="_Toc452731674"/>
      <w:r>
        <w:rPr>
          <w:lang w:eastAsia="es-MX"/>
        </w:rPr>
        <w:t>Administrar fondos de la biblioteca</w:t>
      </w:r>
      <w:bookmarkEnd w:id="55"/>
    </w:p>
    <w:p w14:paraId="2E4551F1" w14:textId="1352431A" w:rsidR="00DB350C" w:rsidRPr="00FC250E" w:rsidRDefault="00DB350C" w:rsidP="00DB350C">
      <w:pPr>
        <w:pStyle w:val="H4"/>
        <w:rPr>
          <w:lang w:eastAsia="es-MX"/>
        </w:rPr>
      </w:pPr>
      <w:bookmarkStart w:id="56" w:name="_Toc452731675"/>
      <w:r>
        <w:rPr>
          <w:lang w:eastAsia="es-MX"/>
        </w:rPr>
        <w:t>Consultar donaciones de la biblioteca</w:t>
      </w:r>
      <w:bookmarkEnd w:id="56"/>
    </w:p>
    <w:p w14:paraId="70DAA542" w14:textId="30ED5379" w:rsidR="00FC250E" w:rsidRDefault="00FC250E" w:rsidP="00FC250E">
      <w:pPr>
        <w:pStyle w:val="H3"/>
        <w:rPr>
          <w:lang w:eastAsia="es-MX"/>
        </w:rPr>
      </w:pPr>
      <w:bookmarkStart w:id="57" w:name="_Toc452731676"/>
      <w:r>
        <w:rPr>
          <w:lang w:eastAsia="es-MX"/>
        </w:rPr>
        <w:t>Administración</w:t>
      </w:r>
      <w:bookmarkEnd w:id="57"/>
    </w:p>
    <w:p w14:paraId="35988306" w14:textId="5E513D6E" w:rsidR="00DB350C" w:rsidRDefault="00DB350C" w:rsidP="00DB350C">
      <w:pPr>
        <w:pStyle w:val="H4"/>
        <w:rPr>
          <w:lang w:eastAsia="es-MX"/>
        </w:rPr>
      </w:pPr>
      <w:bookmarkStart w:id="58" w:name="_Toc452731677"/>
      <w:r>
        <w:rPr>
          <w:lang w:eastAsia="es-MX"/>
        </w:rPr>
        <w:t>Consultar adquisiciones</w:t>
      </w:r>
      <w:bookmarkEnd w:id="58"/>
    </w:p>
    <w:p w14:paraId="4C6B604D" w14:textId="09321846" w:rsidR="00DB350C" w:rsidRDefault="00DB350C" w:rsidP="00DB350C">
      <w:pPr>
        <w:pStyle w:val="H4"/>
        <w:rPr>
          <w:lang w:eastAsia="es-MX"/>
        </w:rPr>
      </w:pPr>
      <w:bookmarkStart w:id="59" w:name="_Toc452731678"/>
      <w:r>
        <w:rPr>
          <w:lang w:eastAsia="es-MX"/>
        </w:rPr>
        <w:t>Consultar devoluciones</w:t>
      </w:r>
      <w:bookmarkEnd w:id="59"/>
    </w:p>
    <w:p w14:paraId="0F02D0FC" w14:textId="1625CB6C" w:rsidR="00FC250E" w:rsidRDefault="00DB350C" w:rsidP="00DB350C">
      <w:pPr>
        <w:pStyle w:val="H4"/>
        <w:rPr>
          <w:lang w:eastAsia="es-MX"/>
        </w:rPr>
      </w:pPr>
      <w:bookmarkStart w:id="60" w:name="_Toc452731679"/>
      <w:r>
        <w:rPr>
          <w:lang w:eastAsia="es-MX"/>
        </w:rPr>
        <w:t>Registrar devolución</w:t>
      </w:r>
      <w:bookmarkEnd w:id="60"/>
    </w:p>
    <w:p w14:paraId="7AD46736" w14:textId="4D616A62" w:rsidR="00DB350C" w:rsidRDefault="00DB350C" w:rsidP="00DB350C">
      <w:pPr>
        <w:pStyle w:val="H4"/>
        <w:rPr>
          <w:lang w:eastAsia="es-MX"/>
        </w:rPr>
      </w:pPr>
      <w:bookmarkStart w:id="61" w:name="_Toc452731680"/>
      <w:r>
        <w:rPr>
          <w:lang w:eastAsia="es-MX"/>
        </w:rPr>
        <w:t>Registrar préstamo</w:t>
      </w:r>
      <w:bookmarkEnd w:id="61"/>
    </w:p>
    <w:p w14:paraId="54624962" w14:textId="4F29EFD6" w:rsidR="00DB350C" w:rsidRPr="00FC250E" w:rsidRDefault="00DB350C" w:rsidP="00DB350C">
      <w:pPr>
        <w:pStyle w:val="H4"/>
        <w:rPr>
          <w:lang w:eastAsia="es-MX"/>
        </w:rPr>
      </w:pPr>
      <w:bookmarkStart w:id="62" w:name="_Toc452731681"/>
      <w:r>
        <w:rPr>
          <w:lang w:eastAsia="es-MX"/>
        </w:rPr>
        <w:t>Registrar Adquisiciones</w:t>
      </w:r>
      <w:bookmarkEnd w:id="62"/>
      <w:r>
        <w:rPr>
          <w:lang w:eastAsia="es-MX"/>
        </w:rPr>
        <w:t xml:space="preserve"> </w:t>
      </w:r>
    </w:p>
    <w:p w14:paraId="7A181EB2" w14:textId="35565876" w:rsidR="00FC250E" w:rsidRDefault="00FC250E" w:rsidP="00FC250E">
      <w:pPr>
        <w:pStyle w:val="H3"/>
        <w:rPr>
          <w:lang w:eastAsia="es-MX"/>
        </w:rPr>
      </w:pPr>
      <w:bookmarkStart w:id="63" w:name="_Toc452731682"/>
      <w:r>
        <w:rPr>
          <w:lang w:eastAsia="es-MX"/>
        </w:rPr>
        <w:t>Administración Usuarios</w:t>
      </w:r>
      <w:bookmarkEnd w:id="63"/>
    </w:p>
    <w:p w14:paraId="0A5E99FD" w14:textId="091E3E67" w:rsidR="00FC250E" w:rsidRDefault="00DB350C" w:rsidP="00DB350C">
      <w:pPr>
        <w:pStyle w:val="H4"/>
        <w:rPr>
          <w:lang w:eastAsia="es-MX"/>
        </w:rPr>
      </w:pPr>
      <w:bookmarkStart w:id="64" w:name="_Toc452731683"/>
      <w:r>
        <w:rPr>
          <w:lang w:eastAsia="es-MX"/>
        </w:rPr>
        <w:t>Agregar usuario</w:t>
      </w:r>
      <w:bookmarkEnd w:id="64"/>
    </w:p>
    <w:p w14:paraId="684CB302" w14:textId="53B5E2B9" w:rsidR="00DB350C" w:rsidRDefault="00DB350C" w:rsidP="00DB350C">
      <w:pPr>
        <w:pStyle w:val="H4"/>
        <w:rPr>
          <w:lang w:eastAsia="es-MX"/>
        </w:rPr>
      </w:pPr>
      <w:bookmarkStart w:id="65" w:name="_Toc452731684"/>
      <w:r>
        <w:rPr>
          <w:lang w:eastAsia="es-MX"/>
        </w:rPr>
        <w:t>Borrar usuario</w:t>
      </w:r>
      <w:bookmarkEnd w:id="65"/>
    </w:p>
    <w:p w14:paraId="43DC6437" w14:textId="2CD7524D" w:rsidR="00DB350C" w:rsidRDefault="00DB350C" w:rsidP="00FC250E">
      <w:pPr>
        <w:pStyle w:val="H4"/>
        <w:rPr>
          <w:lang w:eastAsia="es-MX"/>
        </w:rPr>
      </w:pPr>
      <w:bookmarkStart w:id="66" w:name="_Toc452731685"/>
      <w:r>
        <w:rPr>
          <w:lang w:eastAsia="es-MX"/>
        </w:rPr>
        <w:t>Editar Usuario</w:t>
      </w:r>
      <w:bookmarkEnd w:id="66"/>
    </w:p>
    <w:p w14:paraId="6A46342F" w14:textId="6E2C9981" w:rsidR="00FC250E" w:rsidRDefault="00FC250E" w:rsidP="00FC250E">
      <w:pPr>
        <w:pStyle w:val="H3"/>
        <w:rPr>
          <w:lang w:eastAsia="es-MX"/>
        </w:rPr>
      </w:pPr>
      <w:bookmarkStart w:id="67" w:name="_Toc452731686"/>
      <w:r>
        <w:rPr>
          <w:lang w:eastAsia="es-MX"/>
        </w:rPr>
        <w:t>Funcionalidad del sistema</w:t>
      </w:r>
      <w:bookmarkEnd w:id="67"/>
    </w:p>
    <w:p w14:paraId="7AC3E9A7" w14:textId="0A58616B" w:rsidR="00DB350C" w:rsidRDefault="00DB350C" w:rsidP="00DB350C">
      <w:pPr>
        <w:pStyle w:val="H4"/>
        <w:rPr>
          <w:lang w:eastAsia="es-MX"/>
        </w:rPr>
      </w:pPr>
      <w:bookmarkStart w:id="68" w:name="_Toc452731687"/>
      <w:r>
        <w:rPr>
          <w:lang w:eastAsia="es-MX"/>
        </w:rPr>
        <w:t>Agregar reseña de ítem</w:t>
      </w:r>
      <w:bookmarkEnd w:id="68"/>
    </w:p>
    <w:p w14:paraId="7B9DFDEA" w14:textId="70A5D595" w:rsidR="00DB350C" w:rsidRDefault="00DB350C" w:rsidP="00DB350C">
      <w:pPr>
        <w:pStyle w:val="H4"/>
        <w:rPr>
          <w:lang w:eastAsia="es-MX"/>
        </w:rPr>
      </w:pPr>
      <w:bookmarkStart w:id="69" w:name="_Toc452731688"/>
      <w:r>
        <w:rPr>
          <w:lang w:eastAsia="es-MX"/>
        </w:rPr>
        <w:t>Buscar ítem</w:t>
      </w:r>
      <w:bookmarkEnd w:id="69"/>
    </w:p>
    <w:p w14:paraId="78DE3A48" w14:textId="6E70C262" w:rsidR="00DB350C" w:rsidRDefault="00DB350C" w:rsidP="00DB350C">
      <w:pPr>
        <w:pStyle w:val="H4"/>
        <w:rPr>
          <w:lang w:eastAsia="es-MX"/>
        </w:rPr>
      </w:pPr>
      <w:bookmarkStart w:id="70" w:name="_Toc452731689"/>
      <w:r>
        <w:rPr>
          <w:lang w:eastAsia="es-MX"/>
        </w:rPr>
        <w:t>Realizar petición interbibliotecaria</w:t>
      </w:r>
      <w:bookmarkEnd w:id="70"/>
    </w:p>
    <w:p w14:paraId="5D3A3745" w14:textId="332175A9" w:rsidR="00DB350C" w:rsidRDefault="00DB350C" w:rsidP="00DB350C">
      <w:pPr>
        <w:pStyle w:val="H4"/>
        <w:rPr>
          <w:lang w:eastAsia="es-MX"/>
        </w:rPr>
      </w:pPr>
      <w:bookmarkStart w:id="71" w:name="_Toc452731690"/>
      <w:r>
        <w:rPr>
          <w:lang w:eastAsia="es-MX"/>
        </w:rPr>
        <w:t>Realizar préstamo</w:t>
      </w:r>
      <w:bookmarkEnd w:id="71"/>
    </w:p>
    <w:p w14:paraId="63FD9EB0" w14:textId="6FC79DBC" w:rsidR="00DB350C" w:rsidRDefault="00DB350C" w:rsidP="00DB350C">
      <w:pPr>
        <w:pStyle w:val="H4"/>
        <w:rPr>
          <w:lang w:eastAsia="es-MX"/>
        </w:rPr>
      </w:pPr>
      <w:bookmarkStart w:id="72" w:name="_Toc452731691"/>
      <w:r>
        <w:rPr>
          <w:lang w:eastAsia="es-MX"/>
        </w:rPr>
        <w:t>Reservar ítem</w:t>
      </w:r>
      <w:bookmarkEnd w:id="72"/>
    </w:p>
    <w:p w14:paraId="758FF0FB" w14:textId="59D73957" w:rsidR="00DB350C" w:rsidRDefault="00DB350C" w:rsidP="00DB350C">
      <w:pPr>
        <w:pStyle w:val="H4"/>
        <w:rPr>
          <w:lang w:eastAsia="es-MX"/>
        </w:rPr>
      </w:pPr>
      <w:bookmarkStart w:id="73" w:name="_Toc452731692"/>
      <w:r>
        <w:rPr>
          <w:lang w:eastAsia="es-MX"/>
        </w:rPr>
        <w:t>Retroalimentar al sistema</w:t>
      </w:r>
      <w:bookmarkEnd w:id="73"/>
    </w:p>
    <w:p w14:paraId="415CBC83" w14:textId="77777777" w:rsidR="00DB350C" w:rsidRDefault="00DB350C">
      <w:pPr>
        <w:rPr>
          <w:rFonts w:ascii="Raleway" w:eastAsiaTheme="majorEastAsia" w:hAnsi="Raleway" w:cs="Arial"/>
          <w:i/>
          <w:iCs/>
          <w:sz w:val="28"/>
          <w:szCs w:val="28"/>
          <w:lang w:eastAsia="es-MX"/>
        </w:rPr>
      </w:pPr>
      <w:r>
        <w:rPr>
          <w:lang w:eastAsia="es-MX"/>
        </w:rPr>
        <w:br w:type="page"/>
      </w:r>
    </w:p>
    <w:p w14:paraId="3024BB9C" w14:textId="057B189D" w:rsidR="00FC250E" w:rsidRDefault="00FC250E" w:rsidP="00FC250E">
      <w:pPr>
        <w:pStyle w:val="H2"/>
        <w:numPr>
          <w:ilvl w:val="1"/>
          <w:numId w:val="26"/>
        </w:numPr>
      </w:pPr>
      <w:bookmarkStart w:id="74" w:name="_Toc452731693"/>
      <w:r>
        <w:lastRenderedPageBreak/>
        <w:t>Diagramas de comunicación</w:t>
      </w:r>
      <w:bookmarkEnd w:id="74"/>
    </w:p>
    <w:p w14:paraId="76A7AA93" w14:textId="77777777" w:rsidR="00DB350C" w:rsidRDefault="00DB350C" w:rsidP="00DB350C">
      <w:pPr>
        <w:pStyle w:val="H3"/>
        <w:rPr>
          <w:lang w:eastAsia="es-MX"/>
        </w:rPr>
      </w:pPr>
      <w:bookmarkStart w:id="75" w:name="_Toc452731694"/>
      <w:r>
        <w:rPr>
          <w:lang w:eastAsia="es-MX"/>
        </w:rPr>
        <w:t>Acervo</w:t>
      </w:r>
      <w:bookmarkEnd w:id="75"/>
    </w:p>
    <w:p w14:paraId="1947CF14" w14:textId="77777777" w:rsidR="00DB350C" w:rsidRDefault="00DB350C" w:rsidP="00DB350C">
      <w:pPr>
        <w:pStyle w:val="H4"/>
        <w:rPr>
          <w:lang w:eastAsia="es-MX"/>
        </w:rPr>
      </w:pPr>
      <w:bookmarkStart w:id="76" w:name="_Toc452731695"/>
      <w:r>
        <w:rPr>
          <w:lang w:eastAsia="es-MX"/>
        </w:rPr>
        <w:t>Administrar convenios</w:t>
      </w:r>
      <w:bookmarkEnd w:id="76"/>
    </w:p>
    <w:p w14:paraId="72DFE789" w14:textId="0A88EB4D" w:rsidR="00DB350C" w:rsidRDefault="00DB350C" w:rsidP="00DB350C">
      <w:pPr>
        <w:pStyle w:val="H4"/>
        <w:rPr>
          <w:lang w:eastAsia="es-MX"/>
        </w:rPr>
      </w:pPr>
      <w:bookmarkStart w:id="77" w:name="_Toc452731696"/>
      <w:r>
        <w:rPr>
          <w:lang w:eastAsia="es-MX"/>
        </w:rPr>
        <w:t>Administrar fondos de la biblioteca</w:t>
      </w:r>
      <w:bookmarkEnd w:id="77"/>
    </w:p>
    <w:p w14:paraId="12C27898" w14:textId="6095878E" w:rsidR="00DB350C" w:rsidRPr="00FC250E" w:rsidRDefault="00DB350C" w:rsidP="00DB350C">
      <w:pPr>
        <w:pStyle w:val="H4"/>
        <w:rPr>
          <w:lang w:eastAsia="es-MX"/>
        </w:rPr>
      </w:pPr>
      <w:bookmarkStart w:id="78" w:name="_Toc452731697"/>
      <w:r>
        <w:rPr>
          <w:lang w:eastAsia="es-MX"/>
        </w:rPr>
        <w:t>Consultar donaciones de la biblioteca</w:t>
      </w:r>
      <w:bookmarkEnd w:id="78"/>
    </w:p>
    <w:p w14:paraId="49992294" w14:textId="61A35707" w:rsidR="00DB350C" w:rsidRDefault="00DB350C" w:rsidP="00DB350C">
      <w:pPr>
        <w:pStyle w:val="H3"/>
        <w:rPr>
          <w:lang w:eastAsia="es-MX"/>
        </w:rPr>
      </w:pPr>
      <w:bookmarkStart w:id="79" w:name="_Toc452731698"/>
      <w:r>
        <w:rPr>
          <w:lang w:eastAsia="es-MX"/>
        </w:rPr>
        <w:t>Administración</w:t>
      </w:r>
      <w:bookmarkEnd w:id="79"/>
    </w:p>
    <w:p w14:paraId="12D06CEC" w14:textId="77777777" w:rsidR="00DB350C" w:rsidRDefault="00DB350C" w:rsidP="00DB350C">
      <w:pPr>
        <w:pStyle w:val="H4"/>
        <w:rPr>
          <w:lang w:eastAsia="es-MX"/>
        </w:rPr>
      </w:pPr>
      <w:bookmarkStart w:id="80" w:name="_Toc452731699"/>
      <w:r>
        <w:rPr>
          <w:lang w:eastAsia="es-MX"/>
        </w:rPr>
        <w:t>Consultar adquisiciones</w:t>
      </w:r>
      <w:bookmarkEnd w:id="80"/>
    </w:p>
    <w:p w14:paraId="60EF5573" w14:textId="7B2CC7E3" w:rsidR="00DB350C" w:rsidRDefault="00DB350C" w:rsidP="00DB350C">
      <w:pPr>
        <w:pStyle w:val="H4"/>
        <w:rPr>
          <w:lang w:eastAsia="es-MX"/>
        </w:rPr>
      </w:pPr>
      <w:bookmarkStart w:id="81" w:name="_Toc452731700"/>
      <w:r>
        <w:rPr>
          <w:lang w:eastAsia="es-MX"/>
        </w:rPr>
        <w:t>Consultar devoluciones</w:t>
      </w:r>
      <w:bookmarkEnd w:id="81"/>
    </w:p>
    <w:p w14:paraId="58AE1410" w14:textId="679F5C7A" w:rsidR="00DB350C" w:rsidRDefault="00DB350C" w:rsidP="00DB350C">
      <w:pPr>
        <w:pStyle w:val="H4"/>
        <w:rPr>
          <w:lang w:eastAsia="es-MX"/>
        </w:rPr>
      </w:pPr>
      <w:bookmarkStart w:id="82" w:name="_Toc452731701"/>
      <w:r>
        <w:rPr>
          <w:lang w:eastAsia="es-MX"/>
        </w:rPr>
        <w:t>Registrar devolución</w:t>
      </w:r>
      <w:bookmarkEnd w:id="82"/>
    </w:p>
    <w:p w14:paraId="29448A3F" w14:textId="090C4C55" w:rsidR="00DB350C" w:rsidRDefault="00DB350C" w:rsidP="00DB350C">
      <w:pPr>
        <w:pStyle w:val="H4"/>
        <w:rPr>
          <w:lang w:eastAsia="es-MX"/>
        </w:rPr>
      </w:pPr>
      <w:bookmarkStart w:id="83" w:name="_Toc452731702"/>
      <w:r>
        <w:rPr>
          <w:lang w:eastAsia="es-MX"/>
        </w:rPr>
        <w:t>Registrar préstamo</w:t>
      </w:r>
      <w:bookmarkEnd w:id="83"/>
    </w:p>
    <w:p w14:paraId="457863F6" w14:textId="349FD21F" w:rsidR="00DB350C" w:rsidRPr="00FC250E" w:rsidRDefault="00DB350C" w:rsidP="00DB350C">
      <w:pPr>
        <w:pStyle w:val="H4"/>
        <w:rPr>
          <w:lang w:eastAsia="es-MX"/>
        </w:rPr>
      </w:pPr>
      <w:bookmarkStart w:id="84" w:name="_Toc452731703"/>
      <w:r>
        <w:rPr>
          <w:lang w:eastAsia="es-MX"/>
        </w:rPr>
        <w:t>Registrar Adquisiciones</w:t>
      </w:r>
      <w:bookmarkEnd w:id="84"/>
      <w:r>
        <w:rPr>
          <w:lang w:eastAsia="es-MX"/>
        </w:rPr>
        <w:t xml:space="preserve"> </w:t>
      </w:r>
    </w:p>
    <w:p w14:paraId="369F9C60" w14:textId="3FA0EB65" w:rsidR="00DB350C" w:rsidRDefault="00DB350C" w:rsidP="00DB350C">
      <w:pPr>
        <w:pStyle w:val="H3"/>
        <w:rPr>
          <w:lang w:eastAsia="es-MX"/>
        </w:rPr>
      </w:pPr>
      <w:bookmarkStart w:id="85" w:name="_Toc452731704"/>
      <w:r>
        <w:rPr>
          <w:lang w:eastAsia="es-MX"/>
        </w:rPr>
        <w:t>Administración Usuarios</w:t>
      </w:r>
      <w:bookmarkEnd w:id="85"/>
    </w:p>
    <w:p w14:paraId="243ED7B5" w14:textId="77777777" w:rsidR="00DB350C" w:rsidRDefault="00DB350C" w:rsidP="00DB350C">
      <w:pPr>
        <w:pStyle w:val="H4"/>
        <w:rPr>
          <w:lang w:eastAsia="es-MX"/>
        </w:rPr>
      </w:pPr>
      <w:bookmarkStart w:id="86" w:name="_Toc452731705"/>
      <w:r>
        <w:rPr>
          <w:lang w:eastAsia="es-MX"/>
        </w:rPr>
        <w:t>Agregar usuario</w:t>
      </w:r>
      <w:bookmarkEnd w:id="86"/>
    </w:p>
    <w:p w14:paraId="19E60383" w14:textId="60D3528E" w:rsidR="00DB350C" w:rsidRDefault="00DB350C" w:rsidP="00DB350C">
      <w:pPr>
        <w:pStyle w:val="H4"/>
        <w:rPr>
          <w:lang w:eastAsia="es-MX"/>
        </w:rPr>
      </w:pPr>
      <w:bookmarkStart w:id="87" w:name="_Toc452731706"/>
      <w:r>
        <w:rPr>
          <w:lang w:eastAsia="es-MX"/>
        </w:rPr>
        <w:t>Borrar usuario</w:t>
      </w:r>
      <w:bookmarkEnd w:id="87"/>
    </w:p>
    <w:p w14:paraId="28217A61" w14:textId="0D2E529D" w:rsidR="00DB350C" w:rsidRDefault="00DB350C" w:rsidP="00DB350C">
      <w:pPr>
        <w:pStyle w:val="H4"/>
        <w:rPr>
          <w:lang w:eastAsia="es-MX"/>
        </w:rPr>
      </w:pPr>
      <w:bookmarkStart w:id="88" w:name="_Toc452731707"/>
      <w:r>
        <w:rPr>
          <w:lang w:eastAsia="es-MX"/>
        </w:rPr>
        <w:t>Editar Usuario</w:t>
      </w:r>
      <w:bookmarkEnd w:id="88"/>
    </w:p>
    <w:p w14:paraId="2760A126" w14:textId="7B9603A9" w:rsidR="00DB350C" w:rsidRDefault="00DB350C" w:rsidP="00DB350C">
      <w:pPr>
        <w:pStyle w:val="H3"/>
        <w:rPr>
          <w:lang w:eastAsia="es-MX"/>
        </w:rPr>
      </w:pPr>
      <w:bookmarkStart w:id="89" w:name="_Toc452731708"/>
      <w:r>
        <w:rPr>
          <w:lang w:eastAsia="es-MX"/>
        </w:rPr>
        <w:t>Funcionalidad del sistema</w:t>
      </w:r>
      <w:bookmarkEnd w:id="89"/>
    </w:p>
    <w:p w14:paraId="4112F457" w14:textId="77777777" w:rsidR="00DB350C" w:rsidRDefault="00DB350C" w:rsidP="00DB350C">
      <w:pPr>
        <w:pStyle w:val="H4"/>
        <w:rPr>
          <w:lang w:eastAsia="es-MX"/>
        </w:rPr>
      </w:pPr>
      <w:bookmarkStart w:id="90" w:name="_Toc452731709"/>
      <w:r>
        <w:rPr>
          <w:lang w:eastAsia="es-MX"/>
        </w:rPr>
        <w:t>Agregar reseña de ítem</w:t>
      </w:r>
      <w:bookmarkEnd w:id="90"/>
    </w:p>
    <w:p w14:paraId="0F3476AA" w14:textId="7AC0B5F0" w:rsidR="00DB350C" w:rsidRDefault="00DB350C" w:rsidP="00DB350C">
      <w:pPr>
        <w:pStyle w:val="H4"/>
        <w:rPr>
          <w:lang w:eastAsia="es-MX"/>
        </w:rPr>
      </w:pPr>
      <w:bookmarkStart w:id="91" w:name="_Toc452731710"/>
      <w:r>
        <w:rPr>
          <w:lang w:eastAsia="es-MX"/>
        </w:rPr>
        <w:t>Buscar ítem</w:t>
      </w:r>
      <w:bookmarkEnd w:id="91"/>
    </w:p>
    <w:p w14:paraId="6AB90F0D" w14:textId="5BA22898" w:rsidR="00DB350C" w:rsidRDefault="00DB350C" w:rsidP="00DB350C">
      <w:pPr>
        <w:pStyle w:val="H4"/>
        <w:rPr>
          <w:lang w:eastAsia="es-MX"/>
        </w:rPr>
      </w:pPr>
      <w:bookmarkStart w:id="92" w:name="_Toc452731711"/>
      <w:r>
        <w:rPr>
          <w:lang w:eastAsia="es-MX"/>
        </w:rPr>
        <w:t>Realizar petición interbibliotecaria</w:t>
      </w:r>
      <w:bookmarkEnd w:id="92"/>
    </w:p>
    <w:p w14:paraId="588367DF" w14:textId="2409F554" w:rsidR="00DB350C" w:rsidRDefault="00DB350C" w:rsidP="00DB350C">
      <w:pPr>
        <w:pStyle w:val="H4"/>
        <w:rPr>
          <w:lang w:eastAsia="es-MX"/>
        </w:rPr>
      </w:pPr>
      <w:bookmarkStart w:id="93" w:name="_Toc452731712"/>
      <w:r>
        <w:rPr>
          <w:lang w:eastAsia="es-MX"/>
        </w:rPr>
        <w:t>Realizar préstamo</w:t>
      </w:r>
      <w:bookmarkEnd w:id="93"/>
    </w:p>
    <w:p w14:paraId="4434C368" w14:textId="2BD5144B" w:rsidR="00DB350C" w:rsidRDefault="00DB350C" w:rsidP="00DB350C">
      <w:pPr>
        <w:pStyle w:val="H4"/>
        <w:rPr>
          <w:lang w:eastAsia="es-MX"/>
        </w:rPr>
      </w:pPr>
      <w:bookmarkStart w:id="94" w:name="_Toc452731713"/>
      <w:r>
        <w:rPr>
          <w:lang w:eastAsia="es-MX"/>
        </w:rPr>
        <w:t>Reservar ítem</w:t>
      </w:r>
      <w:bookmarkEnd w:id="94"/>
    </w:p>
    <w:p w14:paraId="37394E1D" w14:textId="0D7A1791" w:rsidR="00DB350C" w:rsidRPr="00DB350C" w:rsidRDefault="00DB350C" w:rsidP="00DB350C">
      <w:pPr>
        <w:pStyle w:val="H4"/>
        <w:rPr>
          <w:lang w:eastAsia="es-MX"/>
        </w:rPr>
      </w:pPr>
      <w:bookmarkStart w:id="95" w:name="_Toc452731714"/>
      <w:r>
        <w:rPr>
          <w:lang w:eastAsia="es-MX"/>
        </w:rPr>
        <w:t>Retroalimentar al sistema</w:t>
      </w:r>
      <w:bookmarkEnd w:id="95"/>
    </w:p>
    <w:p w14:paraId="09422510" w14:textId="77777777" w:rsidR="00DB350C" w:rsidRDefault="00DB350C">
      <w:pPr>
        <w:rPr>
          <w:rFonts w:ascii="Raleway" w:eastAsiaTheme="majorEastAsia" w:hAnsi="Raleway" w:cstheme="majorBidi"/>
          <w:color w:val="000000" w:themeColor="text1"/>
          <w:sz w:val="28"/>
          <w:szCs w:val="26"/>
          <w:lang w:val="es-ES" w:eastAsia="es-MX"/>
        </w:rPr>
      </w:pPr>
      <w:r>
        <w:rPr>
          <w:lang w:val="es-ES"/>
        </w:rPr>
        <w:br w:type="page"/>
      </w:r>
    </w:p>
    <w:p w14:paraId="58390007" w14:textId="12B43E0B" w:rsidR="00DB350C" w:rsidRDefault="00E4470E" w:rsidP="00E4470E">
      <w:pPr>
        <w:pStyle w:val="H2"/>
        <w:rPr>
          <w:lang w:val="es-ES"/>
        </w:rPr>
      </w:pPr>
      <w:bookmarkStart w:id="96" w:name="_Toc452731715"/>
      <w:r>
        <w:rPr>
          <w:lang w:val="es-ES"/>
        </w:rPr>
        <w:lastRenderedPageBreak/>
        <w:t>Diagramas de estado</w:t>
      </w:r>
      <w:bookmarkEnd w:id="96"/>
    </w:p>
    <w:p w14:paraId="27BCDA14" w14:textId="772624D4" w:rsidR="007557D3" w:rsidRPr="007557D3" w:rsidRDefault="007557D3" w:rsidP="007557D3">
      <w:pPr>
        <w:pStyle w:val="H4"/>
        <w:rPr>
          <w:lang w:val="es-ES" w:eastAsia="es-MX"/>
        </w:rPr>
      </w:pPr>
      <w:r>
        <w:rPr>
          <w:lang w:val="es-ES" w:eastAsia="es-MX"/>
        </w:rPr>
        <w:t xml:space="preserve">Diagrama de estado de </w:t>
      </w:r>
      <w:proofErr w:type="spellStart"/>
      <w:r>
        <w:rPr>
          <w:lang w:val="es-ES" w:eastAsia="es-MX"/>
        </w:rPr>
        <w:t>Item</w:t>
      </w:r>
      <w:proofErr w:type="spellEnd"/>
    </w:p>
    <w:p w14:paraId="2576A320" w14:textId="0879D232" w:rsidR="000F77AE" w:rsidRDefault="000F77AE">
      <w:pPr>
        <w:rPr>
          <w:lang w:val="es-ES"/>
        </w:rPr>
      </w:pPr>
      <w:r w:rsidRPr="000F77AE">
        <w:rPr>
          <w:noProof/>
          <w:lang w:eastAsia="ja-JP"/>
        </w:rPr>
        <w:drawing>
          <wp:inline distT="0" distB="0" distL="0" distR="0" wp14:anchorId="34A21772" wp14:editId="1DB10908">
            <wp:extent cx="5612130" cy="3865647"/>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865647"/>
                    </a:xfrm>
                    <a:prstGeom prst="rect">
                      <a:avLst/>
                    </a:prstGeom>
                    <a:noFill/>
                    <a:ln>
                      <a:noFill/>
                    </a:ln>
                  </pic:spPr>
                </pic:pic>
              </a:graphicData>
            </a:graphic>
          </wp:inline>
        </w:drawing>
      </w:r>
    </w:p>
    <w:p w14:paraId="5249149A" w14:textId="02F5A990" w:rsidR="00DB350C" w:rsidRDefault="00DB350C">
      <w:pPr>
        <w:rPr>
          <w:rFonts w:ascii="Raleway" w:eastAsiaTheme="majorEastAsia" w:hAnsi="Raleway" w:cstheme="majorBidi"/>
          <w:color w:val="000000" w:themeColor="text1"/>
          <w:sz w:val="28"/>
          <w:szCs w:val="26"/>
          <w:lang w:val="es-ES" w:eastAsia="es-MX"/>
        </w:rPr>
      </w:pPr>
      <w:r>
        <w:rPr>
          <w:lang w:val="es-ES"/>
        </w:rPr>
        <w:br w:type="page"/>
      </w:r>
    </w:p>
    <w:p w14:paraId="596A36B5" w14:textId="0AF3D383" w:rsidR="00217D82" w:rsidRDefault="00217D82" w:rsidP="00FC250E">
      <w:pPr>
        <w:pStyle w:val="H2"/>
      </w:pPr>
      <w:bookmarkStart w:id="97" w:name="_Toc452731716"/>
      <w:r>
        <w:lastRenderedPageBreak/>
        <w:t>Prototipos</w:t>
      </w:r>
      <w:bookmarkEnd w:id="97"/>
    </w:p>
    <w:p w14:paraId="14AF7A30" w14:textId="77777777" w:rsidR="00DB350C" w:rsidRDefault="00DB350C" w:rsidP="00DB350C">
      <w:pPr>
        <w:pStyle w:val="H3"/>
        <w:rPr>
          <w:lang w:eastAsia="es-MX"/>
        </w:rPr>
      </w:pPr>
      <w:bookmarkStart w:id="98" w:name="_Toc452731717"/>
      <w:r>
        <w:rPr>
          <w:lang w:eastAsia="es-MX"/>
        </w:rPr>
        <w:t>Acervo</w:t>
      </w:r>
      <w:bookmarkEnd w:id="98"/>
    </w:p>
    <w:p w14:paraId="2AEF2EAC" w14:textId="77777777" w:rsidR="00DB350C" w:rsidRDefault="00DB350C" w:rsidP="00DB350C">
      <w:pPr>
        <w:pStyle w:val="H4"/>
        <w:rPr>
          <w:lang w:eastAsia="es-MX"/>
        </w:rPr>
      </w:pPr>
      <w:bookmarkStart w:id="99" w:name="_Toc452731718"/>
      <w:r>
        <w:rPr>
          <w:lang w:eastAsia="es-MX"/>
        </w:rPr>
        <w:t>Administrar convenios</w:t>
      </w:r>
      <w:bookmarkEnd w:id="99"/>
    </w:p>
    <w:p w14:paraId="34DE4EE8" w14:textId="6C5BADB3" w:rsidR="00DB350C" w:rsidRDefault="00DB350C" w:rsidP="00DB350C">
      <w:pPr>
        <w:pStyle w:val="H4"/>
        <w:rPr>
          <w:lang w:eastAsia="es-MX"/>
        </w:rPr>
      </w:pPr>
      <w:bookmarkStart w:id="100" w:name="_Toc452731719"/>
      <w:r>
        <w:rPr>
          <w:lang w:eastAsia="es-MX"/>
        </w:rPr>
        <w:t>Administrar fondos de la biblioteca</w:t>
      </w:r>
      <w:bookmarkEnd w:id="100"/>
    </w:p>
    <w:p w14:paraId="4F85ECA0" w14:textId="41EDD6AD" w:rsidR="00DB350C" w:rsidRPr="00FC250E" w:rsidRDefault="00DB350C" w:rsidP="00DB350C">
      <w:pPr>
        <w:pStyle w:val="H4"/>
        <w:rPr>
          <w:lang w:eastAsia="es-MX"/>
        </w:rPr>
      </w:pPr>
      <w:bookmarkStart w:id="101" w:name="_Toc452731720"/>
      <w:r>
        <w:rPr>
          <w:lang w:eastAsia="es-MX"/>
        </w:rPr>
        <w:t>Consultar donaciones de la biblioteca</w:t>
      </w:r>
      <w:bookmarkEnd w:id="101"/>
    </w:p>
    <w:p w14:paraId="5FD3A7DD" w14:textId="57E7D7D7" w:rsidR="00DB350C" w:rsidRDefault="00DB350C" w:rsidP="00DB350C">
      <w:pPr>
        <w:pStyle w:val="H3"/>
        <w:rPr>
          <w:lang w:eastAsia="es-MX"/>
        </w:rPr>
      </w:pPr>
      <w:bookmarkStart w:id="102" w:name="_Toc452731721"/>
      <w:r>
        <w:rPr>
          <w:lang w:eastAsia="es-MX"/>
        </w:rPr>
        <w:t>Administración</w:t>
      </w:r>
      <w:bookmarkEnd w:id="102"/>
    </w:p>
    <w:p w14:paraId="55DBBF25" w14:textId="77777777" w:rsidR="00DB350C" w:rsidRDefault="00DB350C" w:rsidP="00DB350C">
      <w:pPr>
        <w:pStyle w:val="H4"/>
        <w:rPr>
          <w:lang w:eastAsia="es-MX"/>
        </w:rPr>
      </w:pPr>
      <w:bookmarkStart w:id="103" w:name="_Toc452731722"/>
      <w:r>
        <w:rPr>
          <w:lang w:eastAsia="es-MX"/>
        </w:rPr>
        <w:t>Consultar adquisiciones</w:t>
      </w:r>
      <w:bookmarkEnd w:id="103"/>
    </w:p>
    <w:p w14:paraId="6A40E3ED" w14:textId="34960746" w:rsidR="00DB350C" w:rsidRDefault="00DB350C" w:rsidP="00DB350C">
      <w:pPr>
        <w:pStyle w:val="H4"/>
        <w:rPr>
          <w:lang w:eastAsia="es-MX"/>
        </w:rPr>
      </w:pPr>
      <w:bookmarkStart w:id="104" w:name="_Toc452731723"/>
      <w:r>
        <w:rPr>
          <w:lang w:eastAsia="es-MX"/>
        </w:rPr>
        <w:t>Consultar devoluciones</w:t>
      </w:r>
      <w:bookmarkEnd w:id="104"/>
    </w:p>
    <w:p w14:paraId="5674F41B" w14:textId="7412AA97" w:rsidR="00DB350C" w:rsidRDefault="00DB350C" w:rsidP="00DB350C">
      <w:pPr>
        <w:pStyle w:val="H4"/>
        <w:rPr>
          <w:lang w:eastAsia="es-MX"/>
        </w:rPr>
      </w:pPr>
      <w:bookmarkStart w:id="105" w:name="_Toc452731724"/>
      <w:r>
        <w:rPr>
          <w:lang w:eastAsia="es-MX"/>
        </w:rPr>
        <w:t>Registrar devolución</w:t>
      </w:r>
      <w:bookmarkEnd w:id="105"/>
    </w:p>
    <w:p w14:paraId="5FC5970F" w14:textId="1BAEAE21" w:rsidR="00DB350C" w:rsidRDefault="00DB350C" w:rsidP="00DB350C">
      <w:pPr>
        <w:pStyle w:val="H4"/>
        <w:rPr>
          <w:lang w:eastAsia="es-MX"/>
        </w:rPr>
      </w:pPr>
      <w:bookmarkStart w:id="106" w:name="_Toc452731725"/>
      <w:r>
        <w:rPr>
          <w:lang w:eastAsia="es-MX"/>
        </w:rPr>
        <w:t>Registrar préstamo</w:t>
      </w:r>
      <w:bookmarkEnd w:id="106"/>
    </w:p>
    <w:p w14:paraId="3A40FFD4" w14:textId="746C8D59" w:rsidR="00DB350C" w:rsidRPr="00FC250E" w:rsidRDefault="00DB350C" w:rsidP="00DB350C">
      <w:pPr>
        <w:pStyle w:val="H4"/>
        <w:rPr>
          <w:lang w:eastAsia="es-MX"/>
        </w:rPr>
      </w:pPr>
      <w:bookmarkStart w:id="107" w:name="_Toc452731726"/>
      <w:r>
        <w:rPr>
          <w:lang w:eastAsia="es-MX"/>
        </w:rPr>
        <w:t>Registrar Adquisiciones</w:t>
      </w:r>
      <w:bookmarkEnd w:id="107"/>
      <w:r>
        <w:rPr>
          <w:lang w:eastAsia="es-MX"/>
        </w:rPr>
        <w:t xml:space="preserve"> </w:t>
      </w:r>
    </w:p>
    <w:p w14:paraId="6AA338A3" w14:textId="28561B50" w:rsidR="00DB350C" w:rsidRDefault="00DB350C" w:rsidP="00DB350C">
      <w:pPr>
        <w:pStyle w:val="H3"/>
        <w:rPr>
          <w:lang w:eastAsia="es-MX"/>
        </w:rPr>
      </w:pPr>
      <w:bookmarkStart w:id="108" w:name="_Toc452731727"/>
      <w:r>
        <w:rPr>
          <w:lang w:eastAsia="es-MX"/>
        </w:rPr>
        <w:t>Administración Usuarios</w:t>
      </w:r>
      <w:bookmarkEnd w:id="108"/>
    </w:p>
    <w:p w14:paraId="12C0B024" w14:textId="77777777" w:rsidR="00DB350C" w:rsidRDefault="00DB350C" w:rsidP="00DB350C">
      <w:pPr>
        <w:pStyle w:val="H4"/>
        <w:rPr>
          <w:lang w:eastAsia="es-MX"/>
        </w:rPr>
      </w:pPr>
      <w:bookmarkStart w:id="109" w:name="_Toc452731728"/>
      <w:r>
        <w:rPr>
          <w:lang w:eastAsia="es-MX"/>
        </w:rPr>
        <w:t>Agregar usuario</w:t>
      </w:r>
      <w:bookmarkEnd w:id="109"/>
    </w:p>
    <w:p w14:paraId="05321047" w14:textId="64F3B8C5" w:rsidR="00DB350C" w:rsidRDefault="00DB350C" w:rsidP="00DB350C">
      <w:pPr>
        <w:pStyle w:val="H4"/>
        <w:rPr>
          <w:lang w:eastAsia="es-MX"/>
        </w:rPr>
      </w:pPr>
      <w:bookmarkStart w:id="110" w:name="_Toc452731729"/>
      <w:r>
        <w:rPr>
          <w:lang w:eastAsia="es-MX"/>
        </w:rPr>
        <w:t>Borrar usuario</w:t>
      </w:r>
      <w:bookmarkEnd w:id="110"/>
    </w:p>
    <w:p w14:paraId="6CA713EF" w14:textId="456EEA65" w:rsidR="00DB350C" w:rsidRDefault="00DB350C" w:rsidP="00DB350C">
      <w:pPr>
        <w:pStyle w:val="H4"/>
        <w:rPr>
          <w:lang w:eastAsia="es-MX"/>
        </w:rPr>
      </w:pPr>
      <w:bookmarkStart w:id="111" w:name="_Toc452731730"/>
      <w:r>
        <w:rPr>
          <w:lang w:eastAsia="es-MX"/>
        </w:rPr>
        <w:t>Editar Usuario</w:t>
      </w:r>
      <w:bookmarkEnd w:id="111"/>
    </w:p>
    <w:p w14:paraId="60B4B51A" w14:textId="1F066A31" w:rsidR="00DB350C" w:rsidRDefault="00DB350C" w:rsidP="00DB350C">
      <w:pPr>
        <w:pStyle w:val="H3"/>
        <w:rPr>
          <w:lang w:eastAsia="es-MX"/>
        </w:rPr>
      </w:pPr>
      <w:bookmarkStart w:id="112" w:name="_Toc452731731"/>
      <w:r>
        <w:rPr>
          <w:lang w:eastAsia="es-MX"/>
        </w:rPr>
        <w:t>Funcionalidad del sistema</w:t>
      </w:r>
      <w:bookmarkEnd w:id="112"/>
    </w:p>
    <w:p w14:paraId="0F949B43" w14:textId="77777777" w:rsidR="00DB350C" w:rsidRDefault="00DB350C" w:rsidP="00DB350C">
      <w:pPr>
        <w:pStyle w:val="H4"/>
        <w:rPr>
          <w:lang w:eastAsia="es-MX"/>
        </w:rPr>
      </w:pPr>
      <w:bookmarkStart w:id="113" w:name="_Toc452731732"/>
      <w:r>
        <w:rPr>
          <w:lang w:eastAsia="es-MX"/>
        </w:rPr>
        <w:t>Agregar reseña de ítem</w:t>
      </w:r>
      <w:bookmarkEnd w:id="113"/>
    </w:p>
    <w:p w14:paraId="531513A2" w14:textId="6D63E637" w:rsidR="00DB350C" w:rsidRDefault="00DB350C" w:rsidP="00DB350C">
      <w:pPr>
        <w:pStyle w:val="H4"/>
        <w:rPr>
          <w:lang w:eastAsia="es-MX"/>
        </w:rPr>
      </w:pPr>
      <w:bookmarkStart w:id="114" w:name="_Toc452731733"/>
      <w:r>
        <w:rPr>
          <w:lang w:eastAsia="es-MX"/>
        </w:rPr>
        <w:t>Buscar ítem</w:t>
      </w:r>
      <w:bookmarkEnd w:id="114"/>
    </w:p>
    <w:p w14:paraId="6A9F13D4" w14:textId="5E22EA75" w:rsidR="00DB350C" w:rsidRDefault="00DB350C" w:rsidP="00DB350C">
      <w:pPr>
        <w:pStyle w:val="H4"/>
        <w:rPr>
          <w:lang w:eastAsia="es-MX"/>
        </w:rPr>
      </w:pPr>
      <w:bookmarkStart w:id="115" w:name="_Toc452731734"/>
      <w:r>
        <w:rPr>
          <w:lang w:eastAsia="es-MX"/>
        </w:rPr>
        <w:t>Realizar petición interbibliotecaria</w:t>
      </w:r>
      <w:bookmarkEnd w:id="115"/>
    </w:p>
    <w:p w14:paraId="73C88E05" w14:textId="0CD3A82B" w:rsidR="00DB350C" w:rsidRDefault="00DB350C" w:rsidP="00DB350C">
      <w:pPr>
        <w:pStyle w:val="H4"/>
        <w:rPr>
          <w:lang w:eastAsia="es-MX"/>
        </w:rPr>
      </w:pPr>
      <w:bookmarkStart w:id="116" w:name="_Toc452731735"/>
      <w:r>
        <w:rPr>
          <w:lang w:eastAsia="es-MX"/>
        </w:rPr>
        <w:t>Realizar préstamo</w:t>
      </w:r>
      <w:bookmarkEnd w:id="116"/>
    </w:p>
    <w:p w14:paraId="6FFD4622" w14:textId="004C17F3" w:rsidR="00DB350C" w:rsidRDefault="00DB350C" w:rsidP="00DB350C">
      <w:pPr>
        <w:pStyle w:val="H4"/>
        <w:rPr>
          <w:lang w:eastAsia="es-MX"/>
        </w:rPr>
      </w:pPr>
      <w:bookmarkStart w:id="117" w:name="_Toc452731736"/>
      <w:r>
        <w:rPr>
          <w:lang w:eastAsia="es-MX"/>
        </w:rPr>
        <w:t>Reservar ítem</w:t>
      </w:r>
      <w:bookmarkEnd w:id="117"/>
    </w:p>
    <w:p w14:paraId="62786AFA" w14:textId="513FA009" w:rsidR="00DB350C" w:rsidRPr="00DB350C" w:rsidRDefault="00DB350C" w:rsidP="00DB350C">
      <w:pPr>
        <w:pStyle w:val="H4"/>
        <w:rPr>
          <w:lang w:eastAsia="es-MX"/>
        </w:rPr>
      </w:pPr>
      <w:bookmarkStart w:id="118" w:name="_Toc452731737"/>
      <w:r>
        <w:rPr>
          <w:lang w:eastAsia="es-MX"/>
        </w:rPr>
        <w:t>Retroalimentar al sistema</w:t>
      </w:r>
      <w:bookmarkEnd w:id="118"/>
    </w:p>
    <w:p w14:paraId="4706098D" w14:textId="44E7227C" w:rsidR="00DB350C" w:rsidRDefault="00DB350C">
      <w:pPr>
        <w:rPr>
          <w:lang w:eastAsia="es-MX"/>
        </w:rPr>
      </w:pPr>
      <w:r>
        <w:rPr>
          <w:lang w:eastAsia="es-MX"/>
        </w:rPr>
        <w:br w:type="page"/>
      </w:r>
    </w:p>
    <w:p w14:paraId="5AC1B38A" w14:textId="77777777" w:rsidR="00217D82" w:rsidRDefault="00217D82" w:rsidP="00217D82">
      <w:pPr>
        <w:rPr>
          <w:lang w:val="es-ES" w:eastAsia="ja-JP"/>
        </w:rPr>
      </w:pPr>
      <w:r w:rsidRPr="008C1CF0">
        <w:rPr>
          <w:noProof/>
          <w:lang w:eastAsia="ja-JP"/>
        </w:rPr>
        <w:lastRenderedPageBreak/>
        <w:drawing>
          <wp:inline distT="0" distB="0" distL="0" distR="0" wp14:anchorId="6683D055" wp14:editId="69DC2810">
            <wp:extent cx="5612130" cy="3403789"/>
            <wp:effectExtent l="0" t="0" r="7620" b="6350"/>
            <wp:docPr id="2" name="Imagen 2" descr="C:\Users\VictorHugo\Desktop\principios\Prototipos\13293270_10206064865323958_39329037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Hugo\Desktop\principios\Prototipos\13293270_10206064865323958_393290374_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5411A3A7" w14:textId="77777777" w:rsidR="00217D82" w:rsidRDefault="00217D82" w:rsidP="00217D82">
      <w:pPr>
        <w:rPr>
          <w:lang w:val="es-ES" w:eastAsia="ja-JP"/>
        </w:rPr>
      </w:pPr>
      <w:r w:rsidRPr="008C1CF0">
        <w:rPr>
          <w:noProof/>
          <w:lang w:eastAsia="ja-JP"/>
        </w:rPr>
        <w:drawing>
          <wp:inline distT="0" distB="0" distL="0" distR="0" wp14:anchorId="3DF9F030" wp14:editId="38803D60">
            <wp:extent cx="5612130" cy="3403789"/>
            <wp:effectExtent l="0" t="0" r="7620" b="6350"/>
            <wp:docPr id="26" name="Imagen 26" descr="C:\Users\VictorHugo\Desktop\principios\Prototipos\13293276_10206064865443961_3806335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Hugo\Desktop\principios\Prototipos\13293276_10206064865443961_380633524_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43C0146F" w14:textId="77777777" w:rsidR="00217D82" w:rsidRDefault="00217D82" w:rsidP="00217D82">
      <w:pPr>
        <w:rPr>
          <w:lang w:val="es-ES" w:eastAsia="ja-JP"/>
        </w:rPr>
      </w:pPr>
      <w:r w:rsidRPr="008C1CF0">
        <w:rPr>
          <w:noProof/>
          <w:lang w:eastAsia="ja-JP"/>
        </w:rPr>
        <w:lastRenderedPageBreak/>
        <w:drawing>
          <wp:inline distT="0" distB="0" distL="0" distR="0" wp14:anchorId="2ABF60D8" wp14:editId="0AF31790">
            <wp:extent cx="5612130" cy="3403789"/>
            <wp:effectExtent l="0" t="0" r="7620" b="6350"/>
            <wp:docPr id="27" name="Imagen 27" descr="C:\Users\VictorHugo\Desktop\principios\Prototipos\13295167_10206064865483962_15022534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Hugo\Desktop\principios\Prototipos\13295167_10206064865483962_1502253456_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3ADCCD34" w14:textId="77777777" w:rsidR="00217D82" w:rsidRDefault="00217D82" w:rsidP="00217D82">
      <w:pPr>
        <w:rPr>
          <w:lang w:val="es-ES" w:eastAsia="ja-JP"/>
        </w:rPr>
      </w:pPr>
      <w:r w:rsidRPr="008C1CF0">
        <w:rPr>
          <w:noProof/>
          <w:lang w:eastAsia="ja-JP"/>
        </w:rPr>
        <w:drawing>
          <wp:inline distT="0" distB="0" distL="0" distR="0" wp14:anchorId="2ADBA1AA" wp14:editId="46D5D2FF">
            <wp:extent cx="5612130" cy="3403789"/>
            <wp:effectExtent l="0" t="0" r="7620" b="6350"/>
            <wp:docPr id="28" name="Imagen 28" descr="C:\Users\VictorHugo\Desktop\principios\Prototipos\13295285_10206064865603965_202057681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Hugo\Desktop\principios\Prototipos\13295285_10206064865603965_2020576811_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43B9066D" w14:textId="77777777" w:rsidR="00217D82" w:rsidRDefault="00217D82" w:rsidP="00217D82">
      <w:pPr>
        <w:rPr>
          <w:lang w:val="es-ES" w:eastAsia="ja-JP"/>
        </w:rPr>
      </w:pPr>
      <w:r w:rsidRPr="008C1CF0">
        <w:rPr>
          <w:noProof/>
          <w:lang w:eastAsia="ja-JP"/>
        </w:rPr>
        <w:lastRenderedPageBreak/>
        <w:drawing>
          <wp:inline distT="0" distB="0" distL="0" distR="0" wp14:anchorId="140C4B1E" wp14:editId="36AA8681">
            <wp:extent cx="5612130" cy="3403789"/>
            <wp:effectExtent l="0" t="0" r="7620" b="6350"/>
            <wp:docPr id="29" name="Imagen 29" descr="C:\Users\VictorHugo\Desktop\principios\Prototipos\13296293_10206064865403960_14098639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ctorHugo\Desktop\principios\Prototipos\13296293_10206064865403960_1409863960_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2C3868D4" w14:textId="77777777" w:rsidR="00217D82" w:rsidRDefault="00217D82" w:rsidP="00217D82">
      <w:pPr>
        <w:rPr>
          <w:lang w:val="es-ES" w:eastAsia="ja-JP"/>
        </w:rPr>
      </w:pPr>
      <w:r w:rsidRPr="008C1CF0">
        <w:rPr>
          <w:noProof/>
          <w:lang w:eastAsia="ja-JP"/>
        </w:rPr>
        <w:drawing>
          <wp:inline distT="0" distB="0" distL="0" distR="0" wp14:anchorId="46F6DD14" wp14:editId="078C166B">
            <wp:extent cx="5612130" cy="3403789"/>
            <wp:effectExtent l="0" t="0" r="7620" b="6350"/>
            <wp:docPr id="30" name="Imagen 30" descr="C:\Users\VictorHugo\Desktop\principios\Prototipos\13335435_10206064865563964_171829061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ctorHugo\Desktop\principios\Prototipos\13335435_10206064865563964_1718290614_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0B1A4FB5" w14:textId="77777777" w:rsidR="00217D82" w:rsidRDefault="00217D82" w:rsidP="00217D82">
      <w:pPr>
        <w:rPr>
          <w:lang w:val="es-ES" w:eastAsia="ja-JP"/>
        </w:rPr>
      </w:pPr>
      <w:r w:rsidRPr="008C1CF0">
        <w:rPr>
          <w:noProof/>
          <w:lang w:eastAsia="ja-JP"/>
        </w:rPr>
        <w:lastRenderedPageBreak/>
        <w:drawing>
          <wp:inline distT="0" distB="0" distL="0" distR="0" wp14:anchorId="2444CBA8" wp14:editId="7E45BC20">
            <wp:extent cx="5612130" cy="3403789"/>
            <wp:effectExtent l="0" t="0" r="7620" b="6350"/>
            <wp:docPr id="31" name="Imagen 31" descr="C:\Users\VictorHugo\Desktop\principios\Prototipos\13336305_10206064865643966_16110569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ctorHugo\Desktop\principios\Prototipos\13336305_10206064865643966_1611056924_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0B707932" w14:textId="77777777" w:rsidR="00217D82" w:rsidRDefault="00217D82" w:rsidP="00217D82">
      <w:pPr>
        <w:rPr>
          <w:lang w:val="es-ES" w:eastAsia="ja-JP"/>
        </w:rPr>
      </w:pPr>
      <w:r w:rsidRPr="008C1CF0">
        <w:rPr>
          <w:noProof/>
          <w:lang w:eastAsia="ja-JP"/>
        </w:rPr>
        <w:drawing>
          <wp:inline distT="0" distB="0" distL="0" distR="0" wp14:anchorId="544F1E7F" wp14:editId="7A51C62D">
            <wp:extent cx="5612130" cy="3403789"/>
            <wp:effectExtent l="0" t="0" r="7620" b="6350"/>
            <wp:docPr id="32" name="Imagen 32" descr="C:\Users\VictorHugo\Desktop\principios\Prototipos\13115437_10206064865283957_1480431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ctorHugo\Desktop\principios\Prototipos\13115437_10206064865283957_1480431298_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74E62D9B" w14:textId="77777777" w:rsidR="00217D82" w:rsidRDefault="00217D82" w:rsidP="00217D82">
      <w:pPr>
        <w:rPr>
          <w:lang w:val="es-ES" w:eastAsia="ja-JP"/>
        </w:rPr>
      </w:pPr>
      <w:r w:rsidRPr="008C1CF0">
        <w:rPr>
          <w:noProof/>
          <w:lang w:eastAsia="ja-JP"/>
        </w:rPr>
        <w:lastRenderedPageBreak/>
        <w:drawing>
          <wp:inline distT="0" distB="0" distL="0" distR="0" wp14:anchorId="2E2C9699" wp14:editId="7F9A34EF">
            <wp:extent cx="5612130" cy="3403789"/>
            <wp:effectExtent l="0" t="0" r="7620" b="6350"/>
            <wp:docPr id="33" name="Imagen 33" descr="C:\Users\VictorHugo\Desktop\principios\Prototipos\13282097_10206064865243956_8704777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ctorHugo\Desktop\principios\Prototipos\13282097_10206064865243956_870477783_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3D708739" w14:textId="77777777" w:rsidR="00217D82" w:rsidRPr="008C1CF0" w:rsidRDefault="00217D82" w:rsidP="00217D82">
      <w:pPr>
        <w:rPr>
          <w:lang w:val="es-ES" w:eastAsia="ja-JP"/>
        </w:rPr>
      </w:pPr>
      <w:r w:rsidRPr="008C1CF0">
        <w:rPr>
          <w:noProof/>
          <w:lang w:eastAsia="ja-JP"/>
        </w:rPr>
        <w:drawing>
          <wp:inline distT="0" distB="0" distL="0" distR="0" wp14:anchorId="59EDAE5B" wp14:editId="0E46CAE1">
            <wp:extent cx="5612130" cy="3403789"/>
            <wp:effectExtent l="0" t="0" r="7620" b="6350"/>
            <wp:docPr id="34" name="Imagen 34" descr="C:\Users\VictorHugo\Desktop\principios\Prototipos\13293170_10206064865363959_21228007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ctorHugo\Desktop\principios\Prototipos\13293170_10206064865363959_2122800740_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099191DC" w14:textId="77777777" w:rsidR="00DB350C" w:rsidRDefault="00DB350C">
      <w:pPr>
        <w:rPr>
          <w:rFonts w:ascii="Raleway" w:eastAsiaTheme="majorEastAsia" w:hAnsi="Raleway" w:cstheme="majorBidi"/>
          <w:caps/>
          <w:color w:val="000000" w:themeColor="text1"/>
          <w:spacing w:val="14"/>
          <w:sz w:val="44"/>
          <w:szCs w:val="32"/>
          <w:lang w:val="es-ES" w:eastAsia="ja-JP"/>
        </w:rPr>
      </w:pPr>
      <w:r>
        <w:br w:type="page"/>
      </w:r>
    </w:p>
    <w:p w14:paraId="78E45584" w14:textId="7FD7818A" w:rsidR="006427A1" w:rsidRPr="00921B82" w:rsidRDefault="006427A1" w:rsidP="00D26FB4">
      <w:pPr>
        <w:pStyle w:val="H1"/>
      </w:pPr>
      <w:bookmarkStart w:id="119" w:name="_Toc452731738"/>
      <w:r w:rsidRPr="00921B82">
        <w:lastRenderedPageBreak/>
        <w:t>CONCLUSIONES</w:t>
      </w:r>
      <w:bookmarkEnd w:id="119"/>
    </w:p>
    <w:p w14:paraId="39605B8F" w14:textId="77777777" w:rsidR="006427A1" w:rsidRPr="006427A1" w:rsidRDefault="006427A1" w:rsidP="0069144F">
      <w:pPr>
        <w:spacing w:after="0" w:line="240" w:lineRule="auto"/>
        <w:jc w:val="both"/>
        <w:rPr>
          <w:rFonts w:ascii="Arial" w:eastAsia="Times New Roman" w:hAnsi="Arial" w:cs="Arial"/>
          <w:sz w:val="24"/>
          <w:szCs w:val="24"/>
          <w:lang w:eastAsia="es-MX"/>
        </w:rPr>
      </w:pPr>
      <w:r w:rsidRPr="006427A1">
        <w:rPr>
          <w:rFonts w:ascii="Arial" w:eastAsia="Times New Roman" w:hAnsi="Arial" w:cs="Arial"/>
          <w:color w:val="000000"/>
          <w:lang w:eastAsia="es-MX"/>
        </w:rPr>
        <w:t xml:space="preserve">En </w:t>
      </w:r>
      <w:r w:rsidR="001A6942" w:rsidRPr="006427A1">
        <w:rPr>
          <w:rFonts w:ascii="Arial" w:eastAsia="Times New Roman" w:hAnsi="Arial" w:cs="Arial"/>
          <w:color w:val="000000"/>
          <w:lang w:eastAsia="es-MX"/>
        </w:rPr>
        <w:t>conclusión,</w:t>
      </w:r>
      <w:r w:rsidRPr="006427A1">
        <w:rPr>
          <w:rFonts w:ascii="Arial" w:eastAsia="Times New Roman" w:hAnsi="Arial" w:cs="Arial"/>
          <w:color w:val="000000"/>
          <w:lang w:eastAsia="es-MX"/>
        </w:rPr>
        <w:t xml:space="preserve"> esperamos que </w:t>
      </w:r>
      <w:r w:rsidR="006E641B">
        <w:rPr>
          <w:rFonts w:ascii="Arial" w:eastAsia="Times New Roman" w:hAnsi="Arial" w:cs="Arial"/>
          <w:color w:val="000000"/>
          <w:lang w:eastAsia="es-MX"/>
        </w:rPr>
        <w:t>éste documento sirva como una guía fiel y basta para desarrollar el sistema de la biblioteca, sea, además, comprensible para los diferentes stakeholders, así como descriptiva en los procesos que llevará a cabo el sistema de la BUAEEI y ofrezca las soluciones adecuadas para la implementación del sistema solicitado.</w:t>
      </w:r>
    </w:p>
    <w:p w14:paraId="40A55584" w14:textId="77777777" w:rsidR="006427A1" w:rsidRPr="0069144F" w:rsidRDefault="006427A1" w:rsidP="0069144F">
      <w:pPr>
        <w:jc w:val="both"/>
        <w:rPr>
          <w:rFonts w:ascii="Arial" w:hAnsi="Arial" w:cs="Arial"/>
        </w:rPr>
      </w:pPr>
    </w:p>
    <w:sectPr w:rsidR="006427A1" w:rsidRPr="0069144F" w:rsidSect="00921B82">
      <w:headerReference w:type="default" r:id="rId41"/>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9D6A0E" w14:textId="77777777" w:rsidR="00C023AC" w:rsidRDefault="00C023AC" w:rsidP="00F913C6">
      <w:pPr>
        <w:spacing w:after="0" w:line="240" w:lineRule="auto"/>
      </w:pPr>
      <w:r>
        <w:separator/>
      </w:r>
    </w:p>
  </w:endnote>
  <w:endnote w:type="continuationSeparator" w:id="0">
    <w:p w14:paraId="4135A24A" w14:textId="77777777" w:rsidR="00C023AC" w:rsidRDefault="00C023AC" w:rsidP="00F91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Raleway">
    <w:altName w:val="Segoe Script"/>
    <w:panose1 w:val="020B0603030101060003"/>
    <w:charset w:val="00"/>
    <w:family w:val="swiss"/>
    <w:pitch w:val="variable"/>
    <w:sig w:usb0="A00002FF" w:usb1="5000205B" w:usb2="00000000" w:usb3="00000000" w:csb0="00000097"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6215698"/>
      <w:docPartObj>
        <w:docPartGallery w:val="Page Numbers (Bottom of Page)"/>
        <w:docPartUnique/>
      </w:docPartObj>
    </w:sdtPr>
    <w:sdtContent>
      <w:p w14:paraId="48327E50" w14:textId="77777777" w:rsidR="00582BB7" w:rsidRDefault="00582BB7">
        <w:pPr>
          <w:pStyle w:val="Piedepgina"/>
        </w:pPr>
        <w:r>
          <w:rPr>
            <w:noProof/>
            <w:lang w:eastAsia="ja-JP"/>
          </w:rPr>
          <mc:AlternateContent>
            <mc:Choice Requires="wps">
              <w:drawing>
                <wp:anchor distT="0" distB="0" distL="114300" distR="114300" simplePos="0" relativeHeight="251660288" behindDoc="0" locked="0" layoutInCell="1" allowOverlap="1" wp14:anchorId="55ECECD9" wp14:editId="7D4726A8">
                  <wp:simplePos x="0" y="0"/>
                  <wp:positionH relativeFrom="margin">
                    <wp:align>center</wp:align>
                  </wp:positionH>
                  <wp:positionV relativeFrom="bottomMargin">
                    <wp:align>center</wp:align>
                  </wp:positionV>
                  <wp:extent cx="551815" cy="238760"/>
                  <wp:effectExtent l="19050" t="19050" r="19685" b="18415"/>
                  <wp:wrapNone/>
                  <wp:docPr id="10" name="Corchete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80A02DA" w14:textId="7E0A9970" w:rsidR="00582BB7" w:rsidRDefault="00582BB7">
                              <w:pPr>
                                <w:jc w:val="center"/>
                              </w:pPr>
                              <w:r>
                                <w:fldChar w:fldCharType="begin"/>
                              </w:r>
                              <w:r>
                                <w:instrText>PAGE    \* MERGEFORMAT</w:instrText>
                              </w:r>
                              <w:r>
                                <w:fldChar w:fldCharType="separate"/>
                              </w:r>
                              <w:r w:rsidR="006A65C9" w:rsidRPr="006A65C9">
                                <w:rPr>
                                  <w:noProof/>
                                  <w:lang w:val="es-ES"/>
                                </w:rPr>
                                <w:t>47</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5ECECD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10"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aTBNQTUCAABnBAAADgAAAAAAAAAAAAAA&#10;AAAuAgAAZHJzL2Uyb0RvYy54bWxQSwECLQAUAAYACAAAACEA/y8q6t4AAAADAQAADwAAAAAAAAAA&#10;AAAAAACPBAAAZHJzL2Rvd25yZXYueG1sUEsFBgAAAAAEAAQA8wAAAJoFAAAAAA==&#10;" filled="t" strokecolor="gray" strokeweight="2.25pt">
                  <v:textbox inset=",0,,0">
                    <w:txbxContent>
                      <w:p w14:paraId="580A02DA" w14:textId="7E0A9970" w:rsidR="00582BB7" w:rsidRDefault="00582BB7">
                        <w:pPr>
                          <w:jc w:val="center"/>
                        </w:pPr>
                        <w:r>
                          <w:fldChar w:fldCharType="begin"/>
                        </w:r>
                        <w:r>
                          <w:instrText>PAGE    \* MERGEFORMAT</w:instrText>
                        </w:r>
                        <w:r>
                          <w:fldChar w:fldCharType="separate"/>
                        </w:r>
                        <w:r w:rsidR="006A65C9" w:rsidRPr="006A65C9">
                          <w:rPr>
                            <w:noProof/>
                            <w:lang w:val="es-ES"/>
                          </w:rPr>
                          <w:t>47</w:t>
                        </w:r>
                        <w:r>
                          <w:fldChar w:fldCharType="end"/>
                        </w:r>
                      </w:p>
                    </w:txbxContent>
                  </v:textbox>
                  <w10:wrap anchorx="margin" anchory="margin"/>
                </v:shape>
              </w:pict>
            </mc:Fallback>
          </mc:AlternateContent>
        </w:r>
        <w:r>
          <w:rPr>
            <w:noProof/>
            <w:lang w:eastAsia="ja-JP"/>
          </w:rPr>
          <mc:AlternateContent>
            <mc:Choice Requires="wps">
              <w:drawing>
                <wp:anchor distT="0" distB="0" distL="114300" distR="114300" simplePos="0" relativeHeight="251659264" behindDoc="0" locked="0" layoutInCell="1" allowOverlap="1" wp14:anchorId="2DA2F577" wp14:editId="5FAFA893">
                  <wp:simplePos x="0" y="0"/>
                  <wp:positionH relativeFrom="margin">
                    <wp:align>center</wp:align>
                  </wp:positionH>
                  <wp:positionV relativeFrom="bottomMargin">
                    <wp:align>center</wp:align>
                  </wp:positionV>
                  <wp:extent cx="5518150" cy="0"/>
                  <wp:effectExtent l="9525" t="9525" r="6350" b="9525"/>
                  <wp:wrapNone/>
                  <wp:docPr id="9"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mv="urn:schemas-microsoft-com:mac:vml" xmlns:mo="http://schemas.microsoft.com/office/mac/office/2008/main">
              <w:pict>
                <v:shapetype w14:anchorId="3069EFBC" id="_x0000_t32" coordsize="21600,21600" o:spt="32" o:oned="t" path="m,l21600,21600e" filled="f">
                  <v:path arrowok="t" fillok="f" o:connecttype="none"/>
                  <o:lock v:ext="edit" shapetype="t"/>
                </v:shapetype>
                <v:shape id="Conector recto de flecha 9"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s4FYc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EE01C9" w14:textId="77777777" w:rsidR="00C023AC" w:rsidRDefault="00C023AC" w:rsidP="00F913C6">
      <w:pPr>
        <w:spacing w:after="0" w:line="240" w:lineRule="auto"/>
      </w:pPr>
      <w:r>
        <w:separator/>
      </w:r>
    </w:p>
  </w:footnote>
  <w:footnote w:type="continuationSeparator" w:id="0">
    <w:p w14:paraId="4C9DA878" w14:textId="77777777" w:rsidR="00C023AC" w:rsidRDefault="00C023AC" w:rsidP="00F913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CD9AC" w14:textId="77777777" w:rsidR="00582BB7" w:rsidRDefault="00582BB7">
    <w:pPr>
      <w:pStyle w:val="Encabezado"/>
    </w:pPr>
    <w:r>
      <w:rPr>
        <w:rFonts w:ascii="Helvetica" w:hAnsi="Helvetica" w:cs="Helvetica"/>
        <w:noProof/>
        <w:lang w:eastAsia="ja-JP"/>
      </w:rPr>
      <w:drawing>
        <wp:inline distT="0" distB="0" distL="0" distR="0" wp14:anchorId="4597AA9F" wp14:editId="66797B83">
          <wp:extent cx="828000" cy="718590"/>
          <wp:effectExtent l="0" t="0" r="1079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ja-JP"/>
      </w:rPr>
      <w:drawing>
        <wp:inline distT="0" distB="0" distL="0" distR="0" wp14:anchorId="5D84440E" wp14:editId="3633A367">
          <wp:extent cx="622800" cy="721590"/>
          <wp:effectExtent l="0" t="0" r="1270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ja-JP"/>
      </w:rPr>
      <w:drawing>
        <wp:inline distT="0" distB="0" distL="0" distR="0" wp14:anchorId="761089D8" wp14:editId="73852518">
          <wp:extent cx="1402543" cy="7200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A0E56" w14:textId="77777777" w:rsidR="00582BB7" w:rsidRDefault="00582BB7">
    <w:pPr>
      <w:pStyle w:val="Encabezado"/>
    </w:pPr>
    <w:r>
      <w:rPr>
        <w:rFonts w:ascii="Helvetica" w:hAnsi="Helvetica" w:cs="Helvetica"/>
        <w:noProof/>
        <w:lang w:eastAsia="ja-JP"/>
      </w:rPr>
      <w:drawing>
        <wp:inline distT="0" distB="0" distL="0" distR="0" wp14:anchorId="20F4D209" wp14:editId="6B2A5518">
          <wp:extent cx="828000" cy="718590"/>
          <wp:effectExtent l="0" t="0" r="1079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ja-JP"/>
      </w:rPr>
      <w:drawing>
        <wp:inline distT="0" distB="0" distL="0" distR="0" wp14:anchorId="520F71E7" wp14:editId="3591923F">
          <wp:extent cx="622800" cy="721590"/>
          <wp:effectExtent l="0" t="0" r="1270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ja-JP"/>
      </w:rPr>
      <w:drawing>
        <wp:inline distT="0" distB="0" distL="0" distR="0" wp14:anchorId="2CA440DF" wp14:editId="34597784">
          <wp:extent cx="1402543" cy="7200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62874" w14:textId="77777777" w:rsidR="00582BB7" w:rsidRDefault="00582BB7">
    <w:pPr>
      <w:pStyle w:val="Encabezado"/>
    </w:pPr>
    <w:r>
      <w:rPr>
        <w:rFonts w:ascii="Helvetica" w:hAnsi="Helvetica" w:cs="Helvetica"/>
        <w:noProof/>
        <w:lang w:eastAsia="ja-JP"/>
      </w:rPr>
      <w:drawing>
        <wp:inline distT="0" distB="0" distL="0" distR="0" wp14:anchorId="0B1C892A" wp14:editId="60C6CFCC">
          <wp:extent cx="828000" cy="718590"/>
          <wp:effectExtent l="0" t="0" r="1079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ja-JP"/>
      </w:rPr>
      <w:drawing>
        <wp:inline distT="0" distB="0" distL="0" distR="0" wp14:anchorId="461EA026" wp14:editId="1FF29FE2">
          <wp:extent cx="622800" cy="721590"/>
          <wp:effectExtent l="0" t="0" r="1270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ja-JP"/>
      </w:rPr>
      <w:drawing>
        <wp:inline distT="0" distB="0" distL="0" distR="0" wp14:anchorId="39EC5EEB" wp14:editId="3C023197">
          <wp:extent cx="1402543" cy="7200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78F18" w14:textId="77777777" w:rsidR="00582BB7" w:rsidRDefault="00582BB7">
    <w:pPr>
      <w:pStyle w:val="Encabezado"/>
    </w:pPr>
    <w:r>
      <w:rPr>
        <w:rFonts w:ascii="Helvetica" w:hAnsi="Helvetica" w:cs="Helvetica"/>
        <w:noProof/>
        <w:lang w:eastAsia="ja-JP"/>
      </w:rPr>
      <w:drawing>
        <wp:inline distT="0" distB="0" distL="0" distR="0" wp14:anchorId="422746AA" wp14:editId="77CEB6BB">
          <wp:extent cx="828000" cy="718590"/>
          <wp:effectExtent l="0" t="0" r="1079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ja-JP"/>
      </w:rPr>
      <w:drawing>
        <wp:inline distT="0" distB="0" distL="0" distR="0" wp14:anchorId="50450F01" wp14:editId="045D88EF">
          <wp:extent cx="622800" cy="721590"/>
          <wp:effectExtent l="0" t="0" r="1270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ja-JP"/>
      </w:rPr>
      <w:drawing>
        <wp:inline distT="0" distB="0" distL="0" distR="0" wp14:anchorId="135AFE10" wp14:editId="24D158FF">
          <wp:extent cx="1402543" cy="7200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50E58"/>
    <w:multiLevelType w:val="hybridMultilevel"/>
    <w:tmpl w:val="E912F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E2E3A"/>
    <w:multiLevelType w:val="hybridMultilevel"/>
    <w:tmpl w:val="5B5431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C669F5"/>
    <w:multiLevelType w:val="hybridMultilevel"/>
    <w:tmpl w:val="74B49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EA203E"/>
    <w:multiLevelType w:val="hybridMultilevel"/>
    <w:tmpl w:val="2B98B8C6"/>
    <w:lvl w:ilvl="0" w:tplc="080A0001">
      <w:start w:val="1"/>
      <w:numFmt w:val="bullet"/>
      <w:lvlText w:val=""/>
      <w:lvlJc w:val="left"/>
      <w:pPr>
        <w:ind w:left="1211" w:hanging="360"/>
      </w:pPr>
      <w:rPr>
        <w:rFonts w:ascii="Symbol" w:hAnsi="Symbol" w:hint="default"/>
      </w:rPr>
    </w:lvl>
    <w:lvl w:ilvl="1" w:tplc="080A0003">
      <w:start w:val="1"/>
      <w:numFmt w:val="bullet"/>
      <w:lvlText w:val="o"/>
      <w:lvlJc w:val="left"/>
      <w:pPr>
        <w:ind w:left="1931" w:hanging="360"/>
      </w:pPr>
      <w:rPr>
        <w:rFonts w:ascii="Courier New" w:hAnsi="Courier New" w:cs="Courier New" w:hint="default"/>
      </w:rPr>
    </w:lvl>
    <w:lvl w:ilvl="2" w:tplc="080A0005">
      <w:start w:val="1"/>
      <w:numFmt w:val="bullet"/>
      <w:lvlText w:val=""/>
      <w:lvlJc w:val="left"/>
      <w:pPr>
        <w:ind w:left="2651" w:hanging="360"/>
      </w:pPr>
      <w:rPr>
        <w:rFonts w:ascii="Wingdings" w:hAnsi="Wingdings" w:hint="default"/>
      </w:rPr>
    </w:lvl>
    <w:lvl w:ilvl="3" w:tplc="080A0001">
      <w:start w:val="1"/>
      <w:numFmt w:val="bullet"/>
      <w:lvlText w:val=""/>
      <w:lvlJc w:val="left"/>
      <w:pPr>
        <w:ind w:left="3371" w:hanging="360"/>
      </w:pPr>
      <w:rPr>
        <w:rFonts w:ascii="Symbol" w:hAnsi="Symbol" w:hint="default"/>
      </w:rPr>
    </w:lvl>
    <w:lvl w:ilvl="4" w:tplc="080A0003">
      <w:start w:val="1"/>
      <w:numFmt w:val="bullet"/>
      <w:lvlText w:val="o"/>
      <w:lvlJc w:val="left"/>
      <w:pPr>
        <w:ind w:left="4091" w:hanging="360"/>
      </w:pPr>
      <w:rPr>
        <w:rFonts w:ascii="Courier New" w:hAnsi="Courier New" w:cs="Courier New" w:hint="default"/>
      </w:rPr>
    </w:lvl>
    <w:lvl w:ilvl="5" w:tplc="080A0005">
      <w:start w:val="1"/>
      <w:numFmt w:val="bullet"/>
      <w:lvlText w:val=""/>
      <w:lvlJc w:val="left"/>
      <w:pPr>
        <w:ind w:left="4811" w:hanging="360"/>
      </w:pPr>
      <w:rPr>
        <w:rFonts w:ascii="Wingdings" w:hAnsi="Wingdings" w:hint="default"/>
      </w:rPr>
    </w:lvl>
    <w:lvl w:ilvl="6" w:tplc="080A0001">
      <w:start w:val="1"/>
      <w:numFmt w:val="bullet"/>
      <w:lvlText w:val=""/>
      <w:lvlJc w:val="left"/>
      <w:pPr>
        <w:ind w:left="5531" w:hanging="360"/>
      </w:pPr>
      <w:rPr>
        <w:rFonts w:ascii="Symbol" w:hAnsi="Symbol" w:hint="default"/>
      </w:rPr>
    </w:lvl>
    <w:lvl w:ilvl="7" w:tplc="080A0003">
      <w:start w:val="1"/>
      <w:numFmt w:val="bullet"/>
      <w:lvlText w:val="o"/>
      <w:lvlJc w:val="left"/>
      <w:pPr>
        <w:ind w:left="6251" w:hanging="360"/>
      </w:pPr>
      <w:rPr>
        <w:rFonts w:ascii="Courier New" w:hAnsi="Courier New" w:cs="Courier New" w:hint="default"/>
      </w:rPr>
    </w:lvl>
    <w:lvl w:ilvl="8" w:tplc="080A0005">
      <w:start w:val="1"/>
      <w:numFmt w:val="bullet"/>
      <w:lvlText w:val=""/>
      <w:lvlJc w:val="left"/>
      <w:pPr>
        <w:ind w:left="6971" w:hanging="360"/>
      </w:pPr>
      <w:rPr>
        <w:rFonts w:ascii="Wingdings" w:hAnsi="Wingdings" w:hint="default"/>
      </w:rPr>
    </w:lvl>
  </w:abstractNum>
  <w:abstractNum w:abstractNumId="4" w15:restartNumberingAfterBreak="0">
    <w:nsid w:val="2A217757"/>
    <w:multiLevelType w:val="multilevel"/>
    <w:tmpl w:val="000070B0"/>
    <w:lvl w:ilvl="0">
      <w:start w:val="1"/>
      <w:numFmt w:val="decimal"/>
      <w:lvlText w:val="%1."/>
      <w:lvlJc w:val="left"/>
      <w:pPr>
        <w:ind w:left="720" w:hanging="360"/>
      </w:pPr>
    </w:lvl>
    <w:lvl w:ilvl="1">
      <w:start w:val="1"/>
      <w:numFmt w:val="decimal"/>
      <w:isLgl/>
      <w:lvlText w:val="%1.%2"/>
      <w:lvlJc w:val="left"/>
      <w:pPr>
        <w:ind w:left="825" w:hanging="46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5" w15:restartNumberingAfterBreak="0">
    <w:nsid w:val="2BA46424"/>
    <w:multiLevelType w:val="multilevel"/>
    <w:tmpl w:val="41CEF12C"/>
    <w:lvl w:ilvl="0">
      <w:start w:val="1"/>
      <w:numFmt w:val="decimal"/>
      <w:pStyle w:val="Ttulo1"/>
      <w:lvlText w:val="%1."/>
      <w:lvlJc w:val="left"/>
      <w:pPr>
        <w:ind w:left="720" w:hanging="360"/>
      </w:pPr>
    </w:lvl>
    <w:lvl w:ilvl="1">
      <w:start w:val="1"/>
      <w:numFmt w:val="decimal"/>
      <w:pStyle w:val="H2"/>
      <w:isLgl/>
      <w:lvlText w:val="%1.%2"/>
      <w:lvlJc w:val="left"/>
      <w:pPr>
        <w:ind w:left="825" w:hanging="465"/>
      </w:pPr>
    </w:lvl>
    <w:lvl w:ilvl="2">
      <w:start w:val="1"/>
      <w:numFmt w:val="decimal"/>
      <w:pStyle w:val="H4"/>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6" w15:restartNumberingAfterBreak="0">
    <w:nsid w:val="305730C8"/>
    <w:multiLevelType w:val="hybridMultilevel"/>
    <w:tmpl w:val="647410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1FD3AD7"/>
    <w:multiLevelType w:val="hybridMultilevel"/>
    <w:tmpl w:val="044C1306"/>
    <w:lvl w:ilvl="0" w:tplc="080A0001">
      <w:start w:val="1"/>
      <w:numFmt w:val="bullet"/>
      <w:lvlText w:val=""/>
      <w:lvlJc w:val="left"/>
      <w:pPr>
        <w:ind w:left="1211" w:hanging="360"/>
      </w:pPr>
      <w:rPr>
        <w:rFonts w:ascii="Symbol" w:hAnsi="Symbol" w:hint="default"/>
      </w:rPr>
    </w:lvl>
    <w:lvl w:ilvl="1" w:tplc="080A0003">
      <w:start w:val="1"/>
      <w:numFmt w:val="bullet"/>
      <w:lvlText w:val="o"/>
      <w:lvlJc w:val="left"/>
      <w:pPr>
        <w:ind w:left="1931" w:hanging="360"/>
      </w:pPr>
      <w:rPr>
        <w:rFonts w:ascii="Courier New" w:hAnsi="Courier New" w:cs="Courier New" w:hint="default"/>
      </w:rPr>
    </w:lvl>
    <w:lvl w:ilvl="2" w:tplc="080A0005">
      <w:start w:val="1"/>
      <w:numFmt w:val="bullet"/>
      <w:lvlText w:val=""/>
      <w:lvlJc w:val="left"/>
      <w:pPr>
        <w:ind w:left="2651" w:hanging="360"/>
      </w:pPr>
      <w:rPr>
        <w:rFonts w:ascii="Wingdings" w:hAnsi="Wingdings" w:hint="default"/>
      </w:rPr>
    </w:lvl>
    <w:lvl w:ilvl="3" w:tplc="080A0001">
      <w:start w:val="1"/>
      <w:numFmt w:val="bullet"/>
      <w:lvlText w:val=""/>
      <w:lvlJc w:val="left"/>
      <w:pPr>
        <w:ind w:left="3371" w:hanging="360"/>
      </w:pPr>
      <w:rPr>
        <w:rFonts w:ascii="Symbol" w:hAnsi="Symbol" w:hint="default"/>
      </w:rPr>
    </w:lvl>
    <w:lvl w:ilvl="4" w:tplc="080A0003">
      <w:start w:val="1"/>
      <w:numFmt w:val="bullet"/>
      <w:lvlText w:val="o"/>
      <w:lvlJc w:val="left"/>
      <w:pPr>
        <w:ind w:left="4091" w:hanging="360"/>
      </w:pPr>
      <w:rPr>
        <w:rFonts w:ascii="Courier New" w:hAnsi="Courier New" w:cs="Courier New" w:hint="default"/>
      </w:rPr>
    </w:lvl>
    <w:lvl w:ilvl="5" w:tplc="080A0005">
      <w:start w:val="1"/>
      <w:numFmt w:val="bullet"/>
      <w:lvlText w:val=""/>
      <w:lvlJc w:val="left"/>
      <w:pPr>
        <w:ind w:left="4811" w:hanging="360"/>
      </w:pPr>
      <w:rPr>
        <w:rFonts w:ascii="Wingdings" w:hAnsi="Wingdings" w:hint="default"/>
      </w:rPr>
    </w:lvl>
    <w:lvl w:ilvl="6" w:tplc="080A0001">
      <w:start w:val="1"/>
      <w:numFmt w:val="bullet"/>
      <w:lvlText w:val=""/>
      <w:lvlJc w:val="left"/>
      <w:pPr>
        <w:ind w:left="5531" w:hanging="360"/>
      </w:pPr>
      <w:rPr>
        <w:rFonts w:ascii="Symbol" w:hAnsi="Symbol" w:hint="default"/>
      </w:rPr>
    </w:lvl>
    <w:lvl w:ilvl="7" w:tplc="080A0003">
      <w:start w:val="1"/>
      <w:numFmt w:val="bullet"/>
      <w:lvlText w:val="o"/>
      <w:lvlJc w:val="left"/>
      <w:pPr>
        <w:ind w:left="6251" w:hanging="360"/>
      </w:pPr>
      <w:rPr>
        <w:rFonts w:ascii="Courier New" w:hAnsi="Courier New" w:cs="Courier New" w:hint="default"/>
      </w:rPr>
    </w:lvl>
    <w:lvl w:ilvl="8" w:tplc="080A0005">
      <w:start w:val="1"/>
      <w:numFmt w:val="bullet"/>
      <w:lvlText w:val=""/>
      <w:lvlJc w:val="left"/>
      <w:pPr>
        <w:ind w:left="6971" w:hanging="360"/>
      </w:pPr>
      <w:rPr>
        <w:rFonts w:ascii="Wingdings" w:hAnsi="Wingdings" w:hint="default"/>
      </w:rPr>
    </w:lvl>
  </w:abstractNum>
  <w:abstractNum w:abstractNumId="8" w15:restartNumberingAfterBreak="0">
    <w:nsid w:val="4A46358C"/>
    <w:multiLevelType w:val="multilevel"/>
    <w:tmpl w:val="F28C79C0"/>
    <w:lvl w:ilvl="0">
      <w:start w:val="1"/>
      <w:numFmt w:val="decimal"/>
      <w:lvlText w:val="%1."/>
      <w:lvlJc w:val="left"/>
      <w:pPr>
        <w:ind w:left="720" w:hanging="360"/>
      </w:pPr>
      <w:rPr>
        <w:rFonts w:hint="default"/>
        <w:color w:val="000000"/>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7B51644"/>
    <w:multiLevelType w:val="multilevel"/>
    <w:tmpl w:val="F58C8F80"/>
    <w:lvl w:ilvl="0">
      <w:start w:val="1"/>
      <w:numFmt w:val="decimal"/>
      <w:lvlText w:val="%1."/>
      <w:lvlJc w:val="left"/>
      <w:pPr>
        <w:ind w:left="720" w:hanging="360"/>
      </w:pPr>
      <w:rPr>
        <w:rFonts w:hint="default"/>
        <w:color w:val="000000"/>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7D14FB8"/>
    <w:multiLevelType w:val="hybridMultilevel"/>
    <w:tmpl w:val="310859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9"/>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3"/>
  </w:num>
  <w:num w:numId="7">
    <w:abstractNumId w:val="1"/>
  </w:num>
  <w:num w:numId="8">
    <w:abstractNumId w:val="5"/>
  </w:num>
  <w:num w:numId="9">
    <w:abstractNumId w:val="6"/>
  </w:num>
  <w:num w:numId="10">
    <w:abstractNumId w:val="10"/>
  </w:num>
  <w:num w:numId="11">
    <w:abstractNumId w:val="0"/>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is Fernando Gomez Alejandre">
    <w15:presenceInfo w15:providerId="Windows Live" w15:userId="f2856b47e5e54f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7A1"/>
    <w:rsid w:val="00000951"/>
    <w:rsid w:val="000028DC"/>
    <w:rsid w:val="000040F1"/>
    <w:rsid w:val="00020161"/>
    <w:rsid w:val="000267E2"/>
    <w:rsid w:val="000615B6"/>
    <w:rsid w:val="00073DD7"/>
    <w:rsid w:val="000B70AE"/>
    <w:rsid w:val="000C4B83"/>
    <w:rsid w:val="000D27EA"/>
    <w:rsid w:val="000D6D77"/>
    <w:rsid w:val="000E0466"/>
    <w:rsid w:val="000E3F7B"/>
    <w:rsid w:val="000F77AE"/>
    <w:rsid w:val="00101D51"/>
    <w:rsid w:val="00104017"/>
    <w:rsid w:val="001272CD"/>
    <w:rsid w:val="00130220"/>
    <w:rsid w:val="0013528B"/>
    <w:rsid w:val="00147008"/>
    <w:rsid w:val="00162268"/>
    <w:rsid w:val="001648E5"/>
    <w:rsid w:val="00177C8B"/>
    <w:rsid w:val="00185D99"/>
    <w:rsid w:val="001972F6"/>
    <w:rsid w:val="001A6942"/>
    <w:rsid w:val="001B57C7"/>
    <w:rsid w:val="001B5C12"/>
    <w:rsid w:val="001C489D"/>
    <w:rsid w:val="001D477C"/>
    <w:rsid w:val="001D5920"/>
    <w:rsid w:val="00200AB8"/>
    <w:rsid w:val="00217D82"/>
    <w:rsid w:val="00232B10"/>
    <w:rsid w:val="0023566E"/>
    <w:rsid w:val="00283393"/>
    <w:rsid w:val="00284E4A"/>
    <w:rsid w:val="00296FB9"/>
    <w:rsid w:val="002C37FF"/>
    <w:rsid w:val="002C7207"/>
    <w:rsid w:val="002D4E62"/>
    <w:rsid w:val="002D7EAD"/>
    <w:rsid w:val="002F72F4"/>
    <w:rsid w:val="0030174B"/>
    <w:rsid w:val="0030292A"/>
    <w:rsid w:val="00331361"/>
    <w:rsid w:val="0033757F"/>
    <w:rsid w:val="00350EF5"/>
    <w:rsid w:val="003A44A8"/>
    <w:rsid w:val="00401A29"/>
    <w:rsid w:val="00402262"/>
    <w:rsid w:val="00430357"/>
    <w:rsid w:val="004309FE"/>
    <w:rsid w:val="00432F30"/>
    <w:rsid w:val="004437B1"/>
    <w:rsid w:val="0045070B"/>
    <w:rsid w:val="0047242B"/>
    <w:rsid w:val="004732B8"/>
    <w:rsid w:val="0047530A"/>
    <w:rsid w:val="004836C3"/>
    <w:rsid w:val="0048595D"/>
    <w:rsid w:val="004D45AE"/>
    <w:rsid w:val="004F4C20"/>
    <w:rsid w:val="004F59F6"/>
    <w:rsid w:val="00505014"/>
    <w:rsid w:val="00506E2B"/>
    <w:rsid w:val="00510930"/>
    <w:rsid w:val="0051170B"/>
    <w:rsid w:val="0055068B"/>
    <w:rsid w:val="00562DEC"/>
    <w:rsid w:val="005655DA"/>
    <w:rsid w:val="005724DE"/>
    <w:rsid w:val="00582BB7"/>
    <w:rsid w:val="00587480"/>
    <w:rsid w:val="005D213F"/>
    <w:rsid w:val="005E1C1B"/>
    <w:rsid w:val="005F5C97"/>
    <w:rsid w:val="006350A0"/>
    <w:rsid w:val="0063632A"/>
    <w:rsid w:val="006427A1"/>
    <w:rsid w:val="00656E6B"/>
    <w:rsid w:val="0067456B"/>
    <w:rsid w:val="00675ED8"/>
    <w:rsid w:val="006779C3"/>
    <w:rsid w:val="0069144F"/>
    <w:rsid w:val="006966F1"/>
    <w:rsid w:val="006A65C9"/>
    <w:rsid w:val="006C177B"/>
    <w:rsid w:val="006D31DC"/>
    <w:rsid w:val="006D406C"/>
    <w:rsid w:val="006D5CA1"/>
    <w:rsid w:val="006E29A4"/>
    <w:rsid w:val="006E4F2C"/>
    <w:rsid w:val="006E641B"/>
    <w:rsid w:val="006F1DBB"/>
    <w:rsid w:val="00730371"/>
    <w:rsid w:val="00751A70"/>
    <w:rsid w:val="007557D3"/>
    <w:rsid w:val="007634EE"/>
    <w:rsid w:val="00766D09"/>
    <w:rsid w:val="00770E0A"/>
    <w:rsid w:val="0077549A"/>
    <w:rsid w:val="00784246"/>
    <w:rsid w:val="00791FEC"/>
    <w:rsid w:val="007C313C"/>
    <w:rsid w:val="007F2B05"/>
    <w:rsid w:val="0080234C"/>
    <w:rsid w:val="00832090"/>
    <w:rsid w:val="00853940"/>
    <w:rsid w:val="008743F2"/>
    <w:rsid w:val="00884880"/>
    <w:rsid w:val="008A2075"/>
    <w:rsid w:val="008B4FF9"/>
    <w:rsid w:val="00902783"/>
    <w:rsid w:val="009132A0"/>
    <w:rsid w:val="00921B82"/>
    <w:rsid w:val="00926F32"/>
    <w:rsid w:val="009301CB"/>
    <w:rsid w:val="009368C5"/>
    <w:rsid w:val="00952002"/>
    <w:rsid w:val="00955DA5"/>
    <w:rsid w:val="0097154F"/>
    <w:rsid w:val="009831CA"/>
    <w:rsid w:val="00984397"/>
    <w:rsid w:val="0099318E"/>
    <w:rsid w:val="009A06C0"/>
    <w:rsid w:val="009B7012"/>
    <w:rsid w:val="009E5744"/>
    <w:rsid w:val="009F1171"/>
    <w:rsid w:val="009F1D89"/>
    <w:rsid w:val="00A231F0"/>
    <w:rsid w:val="00A37CDB"/>
    <w:rsid w:val="00A55C7F"/>
    <w:rsid w:val="00A731D4"/>
    <w:rsid w:val="00A7670B"/>
    <w:rsid w:val="00A81D06"/>
    <w:rsid w:val="00A85D20"/>
    <w:rsid w:val="00A85F31"/>
    <w:rsid w:val="00AB5926"/>
    <w:rsid w:val="00AD035F"/>
    <w:rsid w:val="00AE61F3"/>
    <w:rsid w:val="00AE7CB3"/>
    <w:rsid w:val="00B22396"/>
    <w:rsid w:val="00B5782E"/>
    <w:rsid w:val="00B80CE8"/>
    <w:rsid w:val="00BA174F"/>
    <w:rsid w:val="00BA1CE2"/>
    <w:rsid w:val="00BA4B1E"/>
    <w:rsid w:val="00BB6946"/>
    <w:rsid w:val="00BD08F3"/>
    <w:rsid w:val="00BD4F20"/>
    <w:rsid w:val="00BF3B47"/>
    <w:rsid w:val="00C023AC"/>
    <w:rsid w:val="00C16733"/>
    <w:rsid w:val="00C32D5B"/>
    <w:rsid w:val="00C4054E"/>
    <w:rsid w:val="00C54348"/>
    <w:rsid w:val="00C57323"/>
    <w:rsid w:val="00C64EDD"/>
    <w:rsid w:val="00C95AF7"/>
    <w:rsid w:val="00CE2819"/>
    <w:rsid w:val="00CE4337"/>
    <w:rsid w:val="00CE5333"/>
    <w:rsid w:val="00CF13AA"/>
    <w:rsid w:val="00D0354B"/>
    <w:rsid w:val="00D0595A"/>
    <w:rsid w:val="00D26FB4"/>
    <w:rsid w:val="00D34330"/>
    <w:rsid w:val="00D343A3"/>
    <w:rsid w:val="00D461BB"/>
    <w:rsid w:val="00D626C6"/>
    <w:rsid w:val="00D74C30"/>
    <w:rsid w:val="00D914FD"/>
    <w:rsid w:val="00D95C54"/>
    <w:rsid w:val="00D95D76"/>
    <w:rsid w:val="00DB350C"/>
    <w:rsid w:val="00DB4E07"/>
    <w:rsid w:val="00DB6099"/>
    <w:rsid w:val="00DD0B37"/>
    <w:rsid w:val="00DD6709"/>
    <w:rsid w:val="00DE5A42"/>
    <w:rsid w:val="00DF7D18"/>
    <w:rsid w:val="00E16F26"/>
    <w:rsid w:val="00E20DF0"/>
    <w:rsid w:val="00E333A1"/>
    <w:rsid w:val="00E361A7"/>
    <w:rsid w:val="00E4470E"/>
    <w:rsid w:val="00E753B9"/>
    <w:rsid w:val="00E94B3C"/>
    <w:rsid w:val="00EA156C"/>
    <w:rsid w:val="00EA18CB"/>
    <w:rsid w:val="00EB741D"/>
    <w:rsid w:val="00F20581"/>
    <w:rsid w:val="00F21615"/>
    <w:rsid w:val="00F6403E"/>
    <w:rsid w:val="00F661A6"/>
    <w:rsid w:val="00F71AE1"/>
    <w:rsid w:val="00F73D3D"/>
    <w:rsid w:val="00F90089"/>
    <w:rsid w:val="00F913C6"/>
    <w:rsid w:val="00FA1F07"/>
    <w:rsid w:val="00FB71B7"/>
    <w:rsid w:val="00FC250E"/>
    <w:rsid w:val="00FD24A1"/>
    <w:rsid w:val="00FF125D"/>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43FC52"/>
  <w15:chartTrackingRefBased/>
  <w15:docId w15:val="{9F162C9A-D05B-47D7-8E21-4AD1A40E8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autoRedefine/>
    <w:uiPriority w:val="9"/>
    <w:qFormat/>
    <w:rsid w:val="00A85D20"/>
    <w:pPr>
      <w:keepNext/>
      <w:keepLines/>
      <w:numPr>
        <w:numId w:val="8"/>
      </w:numPr>
      <w:spacing w:before="240" w:after="320" w:line="240" w:lineRule="auto"/>
      <w:outlineLvl w:val="0"/>
    </w:pPr>
    <w:rPr>
      <w:rFonts w:asciiTheme="majorHAnsi" w:eastAsiaTheme="majorEastAsia" w:hAnsiTheme="majorHAnsi" w:cstheme="majorBidi"/>
      <w:caps/>
      <w:color w:val="5B9BD5" w:themeColor="accent1"/>
      <w:spacing w:val="14"/>
      <w:sz w:val="52"/>
      <w:szCs w:val="32"/>
      <w:lang w:val="es-ES" w:eastAsia="ja-JP"/>
    </w:rPr>
  </w:style>
  <w:style w:type="paragraph" w:styleId="Ttulo2">
    <w:name w:val="heading 2"/>
    <w:basedOn w:val="Normal"/>
    <w:next w:val="Normal"/>
    <w:link w:val="Ttulo2Car"/>
    <w:uiPriority w:val="9"/>
    <w:unhideWhenUsed/>
    <w:qFormat/>
    <w:rsid w:val="00CF13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FC25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FC250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427A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A85D20"/>
    <w:rPr>
      <w:rFonts w:asciiTheme="majorHAnsi" w:eastAsiaTheme="majorEastAsia" w:hAnsiTheme="majorHAnsi" w:cstheme="majorBidi"/>
      <w:caps/>
      <w:color w:val="5B9BD5" w:themeColor="accent1"/>
      <w:spacing w:val="14"/>
      <w:sz w:val="52"/>
      <w:szCs w:val="32"/>
      <w:lang w:val="es-ES" w:eastAsia="ja-JP"/>
    </w:rPr>
  </w:style>
  <w:style w:type="paragraph" w:styleId="Prrafodelista">
    <w:name w:val="List Paragraph"/>
    <w:basedOn w:val="Normal"/>
    <w:uiPriority w:val="34"/>
    <w:qFormat/>
    <w:rsid w:val="0069144F"/>
    <w:pPr>
      <w:ind w:left="720"/>
      <w:contextualSpacing/>
    </w:pPr>
  </w:style>
  <w:style w:type="table" w:styleId="Tablaconcuadrcula">
    <w:name w:val="Table Grid"/>
    <w:basedOn w:val="Tablanormal"/>
    <w:uiPriority w:val="39"/>
    <w:rsid w:val="00F913C6"/>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913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913C6"/>
  </w:style>
  <w:style w:type="paragraph" w:styleId="Piedepgina">
    <w:name w:val="footer"/>
    <w:basedOn w:val="Normal"/>
    <w:link w:val="PiedepginaCar"/>
    <w:uiPriority w:val="99"/>
    <w:unhideWhenUsed/>
    <w:rsid w:val="00F913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913C6"/>
  </w:style>
  <w:style w:type="character" w:customStyle="1" w:styleId="Ttulo2Car">
    <w:name w:val="Título 2 Car"/>
    <w:basedOn w:val="Fuentedeprrafopredeter"/>
    <w:link w:val="Ttulo2"/>
    <w:uiPriority w:val="9"/>
    <w:rsid w:val="00CF13AA"/>
    <w:rPr>
      <w:rFonts w:asciiTheme="majorHAnsi" w:eastAsiaTheme="majorEastAsia" w:hAnsiTheme="majorHAnsi" w:cstheme="majorBidi"/>
      <w:color w:val="2E74B5" w:themeColor="accent1" w:themeShade="BF"/>
      <w:sz w:val="26"/>
      <w:szCs w:val="26"/>
    </w:rPr>
  </w:style>
  <w:style w:type="paragraph" w:styleId="Descripcin">
    <w:name w:val="caption"/>
    <w:basedOn w:val="Normal"/>
    <w:next w:val="Normal"/>
    <w:uiPriority w:val="35"/>
    <w:unhideWhenUsed/>
    <w:qFormat/>
    <w:rsid w:val="004732B8"/>
    <w:pPr>
      <w:spacing w:after="200" w:line="240" w:lineRule="auto"/>
    </w:pPr>
    <w:rPr>
      <w:i/>
      <w:iCs/>
      <w:color w:val="44546A" w:themeColor="text2"/>
      <w:sz w:val="18"/>
      <w:szCs w:val="18"/>
    </w:rPr>
  </w:style>
  <w:style w:type="table" w:styleId="Tabladecuadrcula6concolores">
    <w:name w:val="Grid Table 6 Colorful"/>
    <w:basedOn w:val="Tablanormal"/>
    <w:uiPriority w:val="51"/>
    <w:rsid w:val="004732B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H1">
    <w:name w:val="H1"/>
    <w:basedOn w:val="Ttulo1"/>
    <w:next w:val="Normal"/>
    <w:link w:val="H1Car"/>
    <w:qFormat/>
    <w:rsid w:val="0023566E"/>
    <w:pPr>
      <w:spacing w:before="360" w:after="440"/>
      <w:ind w:left="360"/>
    </w:pPr>
    <w:rPr>
      <w:rFonts w:ascii="Raleway" w:hAnsi="Raleway"/>
      <w:color w:val="000000" w:themeColor="text1"/>
      <w:sz w:val="44"/>
    </w:rPr>
  </w:style>
  <w:style w:type="paragraph" w:customStyle="1" w:styleId="H2">
    <w:name w:val="H2"/>
    <w:basedOn w:val="Ttulo2"/>
    <w:next w:val="Normal"/>
    <w:link w:val="H2Car"/>
    <w:qFormat/>
    <w:rsid w:val="0023566E"/>
    <w:pPr>
      <w:numPr>
        <w:ilvl w:val="1"/>
        <w:numId w:val="8"/>
      </w:numPr>
      <w:spacing w:before="280" w:after="240"/>
    </w:pPr>
    <w:rPr>
      <w:rFonts w:ascii="Raleway" w:hAnsi="Raleway"/>
      <w:color w:val="000000" w:themeColor="text1"/>
      <w:sz w:val="28"/>
      <w:lang w:eastAsia="es-MX"/>
    </w:rPr>
  </w:style>
  <w:style w:type="character" w:customStyle="1" w:styleId="H1Car">
    <w:name w:val="H1 Car"/>
    <w:basedOn w:val="Ttulo1Car"/>
    <w:link w:val="H1"/>
    <w:rsid w:val="0023566E"/>
    <w:rPr>
      <w:rFonts w:ascii="Raleway" w:eastAsiaTheme="majorEastAsia" w:hAnsi="Raleway" w:cstheme="majorBidi"/>
      <w:caps/>
      <w:color w:val="000000" w:themeColor="text1"/>
      <w:spacing w:val="14"/>
      <w:sz w:val="44"/>
      <w:szCs w:val="32"/>
      <w:lang w:val="es-ES" w:eastAsia="ja-JP"/>
    </w:rPr>
  </w:style>
  <w:style w:type="paragraph" w:customStyle="1" w:styleId="Default">
    <w:name w:val="Default"/>
    <w:rsid w:val="00902783"/>
    <w:pPr>
      <w:autoSpaceDE w:val="0"/>
      <w:autoSpaceDN w:val="0"/>
      <w:adjustRightInd w:val="0"/>
      <w:spacing w:after="0" w:line="240" w:lineRule="auto"/>
    </w:pPr>
    <w:rPr>
      <w:rFonts w:ascii="Arial" w:hAnsi="Arial" w:cs="Arial"/>
      <w:color w:val="000000"/>
      <w:sz w:val="24"/>
      <w:szCs w:val="24"/>
    </w:rPr>
  </w:style>
  <w:style w:type="character" w:customStyle="1" w:styleId="H2Car">
    <w:name w:val="H2 Car"/>
    <w:basedOn w:val="Ttulo2Car"/>
    <w:link w:val="H2"/>
    <w:rsid w:val="0023566E"/>
    <w:rPr>
      <w:rFonts w:ascii="Raleway" w:eastAsiaTheme="majorEastAsia" w:hAnsi="Raleway" w:cstheme="majorBidi"/>
      <w:color w:val="000000" w:themeColor="text1"/>
      <w:sz w:val="28"/>
      <w:szCs w:val="26"/>
      <w:lang w:eastAsia="es-MX"/>
    </w:rPr>
  </w:style>
  <w:style w:type="paragraph" w:customStyle="1" w:styleId="H4">
    <w:name w:val="H4"/>
    <w:basedOn w:val="Ttulo4"/>
    <w:next w:val="Normal"/>
    <w:link w:val="H4Car"/>
    <w:autoRedefine/>
    <w:qFormat/>
    <w:rsid w:val="00B22396"/>
    <w:pPr>
      <w:numPr>
        <w:ilvl w:val="2"/>
        <w:numId w:val="8"/>
      </w:numPr>
      <w:jc w:val="both"/>
    </w:pPr>
    <w:rPr>
      <w:rFonts w:ascii="Raleway" w:hAnsi="Raleway" w:cs="Arial"/>
      <w:color w:val="auto"/>
      <w:sz w:val="28"/>
      <w:szCs w:val="28"/>
    </w:rPr>
  </w:style>
  <w:style w:type="character" w:customStyle="1" w:styleId="H4Car">
    <w:name w:val="H4 Car"/>
    <w:basedOn w:val="Fuentedeprrafopredeter"/>
    <w:link w:val="H4"/>
    <w:rsid w:val="00B22396"/>
    <w:rPr>
      <w:rFonts w:ascii="Raleway" w:eastAsiaTheme="majorEastAsia" w:hAnsi="Raleway" w:cs="Arial"/>
      <w:i/>
      <w:iCs/>
      <w:sz w:val="28"/>
      <w:szCs w:val="28"/>
    </w:rPr>
  </w:style>
  <w:style w:type="paragraph" w:styleId="TDC1">
    <w:name w:val="toc 1"/>
    <w:basedOn w:val="Normal"/>
    <w:next w:val="Normal"/>
    <w:autoRedefine/>
    <w:uiPriority w:val="39"/>
    <w:unhideWhenUsed/>
    <w:rsid w:val="00D0595A"/>
    <w:pPr>
      <w:spacing w:after="100"/>
    </w:pPr>
  </w:style>
  <w:style w:type="paragraph" w:styleId="TDC2">
    <w:name w:val="toc 2"/>
    <w:basedOn w:val="Normal"/>
    <w:next w:val="Normal"/>
    <w:autoRedefine/>
    <w:uiPriority w:val="39"/>
    <w:unhideWhenUsed/>
    <w:rsid w:val="00D0595A"/>
    <w:pPr>
      <w:spacing w:after="100"/>
      <w:ind w:left="220"/>
    </w:pPr>
  </w:style>
  <w:style w:type="character" w:styleId="Hipervnculo">
    <w:name w:val="Hyperlink"/>
    <w:basedOn w:val="Fuentedeprrafopredeter"/>
    <w:uiPriority w:val="99"/>
    <w:unhideWhenUsed/>
    <w:rsid w:val="00D0595A"/>
    <w:rPr>
      <w:color w:val="0563C1" w:themeColor="hyperlink"/>
      <w:u w:val="single"/>
    </w:rPr>
  </w:style>
  <w:style w:type="paragraph" w:styleId="TDC3">
    <w:name w:val="toc 3"/>
    <w:basedOn w:val="Normal"/>
    <w:next w:val="Normal"/>
    <w:autoRedefine/>
    <w:uiPriority w:val="39"/>
    <w:unhideWhenUsed/>
    <w:rsid w:val="00D0595A"/>
    <w:pPr>
      <w:spacing w:after="100"/>
      <w:ind w:left="440"/>
    </w:pPr>
  </w:style>
  <w:style w:type="paragraph" w:styleId="Textodeglobo">
    <w:name w:val="Balloon Text"/>
    <w:basedOn w:val="Normal"/>
    <w:link w:val="TextodegloboCar"/>
    <w:uiPriority w:val="99"/>
    <w:semiHidden/>
    <w:unhideWhenUsed/>
    <w:rsid w:val="00D26FB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26FB4"/>
    <w:rPr>
      <w:rFonts w:ascii="Segoe UI" w:hAnsi="Segoe UI" w:cs="Segoe UI"/>
      <w:sz w:val="18"/>
      <w:szCs w:val="18"/>
    </w:rPr>
  </w:style>
  <w:style w:type="character" w:styleId="Refdecomentario">
    <w:name w:val="annotation reference"/>
    <w:basedOn w:val="Fuentedeprrafopredeter"/>
    <w:uiPriority w:val="99"/>
    <w:semiHidden/>
    <w:unhideWhenUsed/>
    <w:rsid w:val="002D7EAD"/>
    <w:rPr>
      <w:sz w:val="18"/>
      <w:szCs w:val="18"/>
    </w:rPr>
  </w:style>
  <w:style w:type="paragraph" w:styleId="Textocomentario">
    <w:name w:val="annotation text"/>
    <w:basedOn w:val="Normal"/>
    <w:link w:val="TextocomentarioCar"/>
    <w:uiPriority w:val="99"/>
    <w:semiHidden/>
    <w:unhideWhenUsed/>
    <w:rsid w:val="002D7EAD"/>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2D7EAD"/>
    <w:rPr>
      <w:sz w:val="24"/>
      <w:szCs w:val="24"/>
    </w:rPr>
  </w:style>
  <w:style w:type="paragraph" w:styleId="Asuntodelcomentario">
    <w:name w:val="annotation subject"/>
    <w:basedOn w:val="Textocomentario"/>
    <w:next w:val="Textocomentario"/>
    <w:link w:val="AsuntodelcomentarioCar"/>
    <w:uiPriority w:val="99"/>
    <w:semiHidden/>
    <w:unhideWhenUsed/>
    <w:rsid w:val="002D7EAD"/>
    <w:rPr>
      <w:b/>
      <w:bCs/>
      <w:sz w:val="20"/>
      <w:szCs w:val="20"/>
    </w:rPr>
  </w:style>
  <w:style w:type="character" w:customStyle="1" w:styleId="AsuntodelcomentarioCar">
    <w:name w:val="Asunto del comentario Car"/>
    <w:basedOn w:val="TextocomentarioCar"/>
    <w:link w:val="Asuntodelcomentario"/>
    <w:uiPriority w:val="99"/>
    <w:semiHidden/>
    <w:rsid w:val="002D7EAD"/>
    <w:rPr>
      <w:b/>
      <w:bCs/>
      <w:sz w:val="20"/>
      <w:szCs w:val="20"/>
    </w:rPr>
  </w:style>
  <w:style w:type="paragraph" w:styleId="Revisin">
    <w:name w:val="Revision"/>
    <w:hidden/>
    <w:uiPriority w:val="99"/>
    <w:semiHidden/>
    <w:rsid w:val="00217D82"/>
    <w:pPr>
      <w:spacing w:after="0" w:line="240" w:lineRule="auto"/>
    </w:pPr>
  </w:style>
  <w:style w:type="paragraph" w:customStyle="1" w:styleId="H3">
    <w:name w:val="H3"/>
    <w:basedOn w:val="Ttulo3"/>
    <w:next w:val="Normal"/>
    <w:link w:val="H3Car"/>
    <w:autoRedefine/>
    <w:qFormat/>
    <w:rsid w:val="00FC250E"/>
    <w:rPr>
      <w:rFonts w:ascii="Raleway" w:hAnsi="Raleway"/>
      <w:b/>
      <w:color w:val="auto"/>
      <w:sz w:val="28"/>
    </w:rPr>
  </w:style>
  <w:style w:type="character" w:customStyle="1" w:styleId="H3Car">
    <w:name w:val="H3 Car"/>
    <w:basedOn w:val="H2Car"/>
    <w:link w:val="H3"/>
    <w:rsid w:val="00FC250E"/>
    <w:rPr>
      <w:rFonts w:ascii="Raleway" w:eastAsiaTheme="majorEastAsia" w:hAnsi="Raleway" w:cstheme="majorBidi"/>
      <w:b/>
      <w:color w:val="000000" w:themeColor="text1"/>
      <w:sz w:val="28"/>
      <w:szCs w:val="24"/>
      <w:lang w:eastAsia="es-MX"/>
    </w:rPr>
  </w:style>
  <w:style w:type="paragraph" w:styleId="TDC4">
    <w:name w:val="toc 4"/>
    <w:basedOn w:val="Normal"/>
    <w:next w:val="Normal"/>
    <w:autoRedefine/>
    <w:uiPriority w:val="39"/>
    <w:unhideWhenUsed/>
    <w:rsid w:val="00BF3B47"/>
    <w:pPr>
      <w:spacing w:after="100"/>
      <w:ind w:left="660"/>
    </w:pPr>
  </w:style>
  <w:style w:type="character" w:customStyle="1" w:styleId="Ttulo3Car">
    <w:name w:val="Título 3 Car"/>
    <w:basedOn w:val="Fuentedeprrafopredeter"/>
    <w:link w:val="Ttulo3"/>
    <w:uiPriority w:val="9"/>
    <w:semiHidden/>
    <w:rsid w:val="00FC250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FC250E"/>
    <w:rPr>
      <w:rFonts w:asciiTheme="majorHAnsi" w:eastAsiaTheme="majorEastAsia" w:hAnsiTheme="majorHAnsi" w:cstheme="majorBidi"/>
      <w:i/>
      <w:iCs/>
      <w:color w:val="2E74B5" w:themeColor="accent1" w:themeShade="BF"/>
    </w:rPr>
  </w:style>
  <w:style w:type="paragraph" w:styleId="TDC5">
    <w:name w:val="toc 5"/>
    <w:basedOn w:val="Normal"/>
    <w:next w:val="Normal"/>
    <w:autoRedefine/>
    <w:uiPriority w:val="39"/>
    <w:unhideWhenUsed/>
    <w:rsid w:val="00BF3B47"/>
    <w:pPr>
      <w:spacing w:after="100"/>
      <w:ind w:left="880"/>
    </w:pPr>
    <w:rPr>
      <w:rFonts w:eastAsiaTheme="minorEastAsia"/>
      <w:lang w:eastAsia="ja-JP"/>
    </w:rPr>
  </w:style>
  <w:style w:type="paragraph" w:styleId="TDC6">
    <w:name w:val="toc 6"/>
    <w:basedOn w:val="Normal"/>
    <w:next w:val="Normal"/>
    <w:autoRedefine/>
    <w:uiPriority w:val="39"/>
    <w:unhideWhenUsed/>
    <w:rsid w:val="00BF3B47"/>
    <w:pPr>
      <w:spacing w:after="100"/>
      <w:ind w:left="1100"/>
    </w:pPr>
    <w:rPr>
      <w:rFonts w:eastAsiaTheme="minorEastAsia"/>
      <w:lang w:eastAsia="ja-JP"/>
    </w:rPr>
  </w:style>
  <w:style w:type="paragraph" w:styleId="TDC7">
    <w:name w:val="toc 7"/>
    <w:basedOn w:val="Normal"/>
    <w:next w:val="Normal"/>
    <w:autoRedefine/>
    <w:uiPriority w:val="39"/>
    <w:unhideWhenUsed/>
    <w:rsid w:val="00BF3B47"/>
    <w:pPr>
      <w:spacing w:after="100"/>
      <w:ind w:left="1320"/>
    </w:pPr>
    <w:rPr>
      <w:rFonts w:eastAsiaTheme="minorEastAsia"/>
      <w:lang w:eastAsia="ja-JP"/>
    </w:rPr>
  </w:style>
  <w:style w:type="paragraph" w:styleId="TDC8">
    <w:name w:val="toc 8"/>
    <w:basedOn w:val="Normal"/>
    <w:next w:val="Normal"/>
    <w:autoRedefine/>
    <w:uiPriority w:val="39"/>
    <w:unhideWhenUsed/>
    <w:rsid w:val="00BF3B47"/>
    <w:pPr>
      <w:spacing w:after="100"/>
      <w:ind w:left="1540"/>
    </w:pPr>
    <w:rPr>
      <w:rFonts w:eastAsiaTheme="minorEastAsia"/>
      <w:lang w:eastAsia="ja-JP"/>
    </w:rPr>
  </w:style>
  <w:style w:type="paragraph" w:styleId="TDC9">
    <w:name w:val="toc 9"/>
    <w:basedOn w:val="Normal"/>
    <w:next w:val="Normal"/>
    <w:autoRedefine/>
    <w:uiPriority w:val="39"/>
    <w:unhideWhenUsed/>
    <w:rsid w:val="00BF3B47"/>
    <w:pPr>
      <w:spacing w:after="100"/>
      <w:ind w:left="176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234360">
      <w:bodyDiv w:val="1"/>
      <w:marLeft w:val="0"/>
      <w:marRight w:val="0"/>
      <w:marTop w:val="0"/>
      <w:marBottom w:val="0"/>
      <w:divBdr>
        <w:top w:val="none" w:sz="0" w:space="0" w:color="auto"/>
        <w:left w:val="none" w:sz="0" w:space="0" w:color="auto"/>
        <w:bottom w:val="none" w:sz="0" w:space="0" w:color="auto"/>
        <w:right w:val="none" w:sz="0" w:space="0" w:color="auto"/>
      </w:divBdr>
    </w:div>
    <w:div w:id="576865796">
      <w:bodyDiv w:val="1"/>
      <w:marLeft w:val="0"/>
      <w:marRight w:val="0"/>
      <w:marTop w:val="0"/>
      <w:marBottom w:val="0"/>
      <w:divBdr>
        <w:top w:val="none" w:sz="0" w:space="0" w:color="auto"/>
        <w:left w:val="none" w:sz="0" w:space="0" w:color="auto"/>
        <w:bottom w:val="none" w:sz="0" w:space="0" w:color="auto"/>
        <w:right w:val="none" w:sz="0" w:space="0" w:color="auto"/>
      </w:divBdr>
    </w:div>
    <w:div w:id="800882356">
      <w:bodyDiv w:val="1"/>
      <w:marLeft w:val="0"/>
      <w:marRight w:val="0"/>
      <w:marTop w:val="0"/>
      <w:marBottom w:val="0"/>
      <w:divBdr>
        <w:top w:val="none" w:sz="0" w:space="0" w:color="auto"/>
        <w:left w:val="none" w:sz="0" w:space="0" w:color="auto"/>
        <w:bottom w:val="none" w:sz="0" w:space="0" w:color="auto"/>
        <w:right w:val="none" w:sz="0" w:space="0" w:color="auto"/>
      </w:divBdr>
    </w:div>
    <w:div w:id="808976925">
      <w:bodyDiv w:val="1"/>
      <w:marLeft w:val="0"/>
      <w:marRight w:val="0"/>
      <w:marTop w:val="0"/>
      <w:marBottom w:val="0"/>
      <w:divBdr>
        <w:top w:val="none" w:sz="0" w:space="0" w:color="auto"/>
        <w:left w:val="none" w:sz="0" w:space="0" w:color="auto"/>
        <w:bottom w:val="none" w:sz="0" w:space="0" w:color="auto"/>
        <w:right w:val="none" w:sz="0" w:space="0" w:color="auto"/>
      </w:divBdr>
    </w:div>
    <w:div w:id="920259931">
      <w:bodyDiv w:val="1"/>
      <w:marLeft w:val="0"/>
      <w:marRight w:val="0"/>
      <w:marTop w:val="0"/>
      <w:marBottom w:val="0"/>
      <w:divBdr>
        <w:top w:val="none" w:sz="0" w:space="0" w:color="auto"/>
        <w:left w:val="none" w:sz="0" w:space="0" w:color="auto"/>
        <w:bottom w:val="none" w:sz="0" w:space="0" w:color="auto"/>
        <w:right w:val="none" w:sz="0" w:space="0" w:color="auto"/>
      </w:divBdr>
    </w:div>
    <w:div w:id="1114787199">
      <w:bodyDiv w:val="1"/>
      <w:marLeft w:val="0"/>
      <w:marRight w:val="0"/>
      <w:marTop w:val="0"/>
      <w:marBottom w:val="0"/>
      <w:divBdr>
        <w:top w:val="none" w:sz="0" w:space="0" w:color="auto"/>
        <w:left w:val="none" w:sz="0" w:space="0" w:color="auto"/>
        <w:bottom w:val="none" w:sz="0" w:space="0" w:color="auto"/>
        <w:right w:val="none" w:sz="0" w:space="0" w:color="auto"/>
      </w:divBdr>
    </w:div>
    <w:div w:id="1279949539">
      <w:bodyDiv w:val="1"/>
      <w:marLeft w:val="0"/>
      <w:marRight w:val="0"/>
      <w:marTop w:val="0"/>
      <w:marBottom w:val="0"/>
      <w:divBdr>
        <w:top w:val="none" w:sz="0" w:space="0" w:color="auto"/>
        <w:left w:val="none" w:sz="0" w:space="0" w:color="auto"/>
        <w:bottom w:val="none" w:sz="0" w:space="0" w:color="auto"/>
        <w:right w:val="none" w:sz="0" w:space="0" w:color="auto"/>
      </w:divBdr>
    </w:div>
    <w:div w:id="1518082359">
      <w:bodyDiv w:val="1"/>
      <w:marLeft w:val="0"/>
      <w:marRight w:val="0"/>
      <w:marTop w:val="0"/>
      <w:marBottom w:val="0"/>
      <w:divBdr>
        <w:top w:val="none" w:sz="0" w:space="0" w:color="auto"/>
        <w:left w:val="none" w:sz="0" w:space="0" w:color="auto"/>
        <w:bottom w:val="none" w:sz="0" w:space="0" w:color="auto"/>
        <w:right w:val="none" w:sz="0" w:space="0" w:color="auto"/>
      </w:divBdr>
    </w:div>
    <w:div w:id="1648246525">
      <w:bodyDiv w:val="1"/>
      <w:marLeft w:val="0"/>
      <w:marRight w:val="0"/>
      <w:marTop w:val="0"/>
      <w:marBottom w:val="0"/>
      <w:divBdr>
        <w:top w:val="none" w:sz="0" w:space="0" w:color="auto"/>
        <w:left w:val="none" w:sz="0" w:space="0" w:color="auto"/>
        <w:bottom w:val="none" w:sz="0" w:space="0" w:color="auto"/>
        <w:right w:val="none" w:sz="0" w:space="0" w:color="auto"/>
      </w:divBdr>
    </w:div>
    <w:div w:id="1689332588">
      <w:bodyDiv w:val="1"/>
      <w:marLeft w:val="0"/>
      <w:marRight w:val="0"/>
      <w:marTop w:val="0"/>
      <w:marBottom w:val="0"/>
      <w:divBdr>
        <w:top w:val="none" w:sz="0" w:space="0" w:color="auto"/>
        <w:left w:val="none" w:sz="0" w:space="0" w:color="auto"/>
        <w:bottom w:val="none" w:sz="0" w:space="0" w:color="auto"/>
        <w:right w:val="none" w:sz="0" w:space="0" w:color="auto"/>
      </w:divBdr>
    </w:div>
    <w:div w:id="1747147449">
      <w:bodyDiv w:val="1"/>
      <w:marLeft w:val="0"/>
      <w:marRight w:val="0"/>
      <w:marTop w:val="0"/>
      <w:marBottom w:val="0"/>
      <w:divBdr>
        <w:top w:val="none" w:sz="0" w:space="0" w:color="auto"/>
        <w:left w:val="none" w:sz="0" w:space="0" w:color="auto"/>
        <w:bottom w:val="none" w:sz="0" w:space="0" w:color="auto"/>
        <w:right w:val="none" w:sz="0" w:space="0" w:color="auto"/>
      </w:divBdr>
    </w:div>
    <w:div w:id="1759786843">
      <w:bodyDiv w:val="1"/>
      <w:marLeft w:val="0"/>
      <w:marRight w:val="0"/>
      <w:marTop w:val="0"/>
      <w:marBottom w:val="0"/>
      <w:divBdr>
        <w:top w:val="none" w:sz="0" w:space="0" w:color="auto"/>
        <w:left w:val="none" w:sz="0" w:space="0" w:color="auto"/>
        <w:bottom w:val="none" w:sz="0" w:space="0" w:color="auto"/>
        <w:right w:val="none" w:sz="0" w:space="0" w:color="auto"/>
      </w:divBdr>
    </w:div>
    <w:div w:id="191169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1.jpeg"/><Relationship Id="rId21" Type="http://schemas.openxmlformats.org/officeDocument/2006/relationships/image" Target="media/image14.emf"/><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1.emf"/><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24" Type="http://schemas.openxmlformats.org/officeDocument/2006/relationships/image" Target="media/image17.emf"/><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header" Target="header3.xml"/><Relationship Id="rId36" Type="http://schemas.openxmlformats.org/officeDocument/2006/relationships/image" Target="media/image28.jpeg"/><Relationship Id="rId10" Type="http://schemas.openxmlformats.org/officeDocument/2006/relationships/footer" Target="footer1.xml"/><Relationship Id="rId19" Type="http://schemas.openxmlformats.org/officeDocument/2006/relationships/image" Target="media/image12.emf"/><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2.emf"/><Relationship Id="rId35" Type="http://schemas.openxmlformats.org/officeDocument/2006/relationships/image" Target="media/image27.jpeg"/><Relationship Id="rId43" Type="http://schemas.microsoft.com/office/2011/relationships/people" Target="peop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5.jpeg"/><Relationship Id="rId38" Type="http://schemas.openxmlformats.org/officeDocument/2006/relationships/image" Target="media/image30.jpe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emf"/><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emf"/><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emf"/><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emf"/><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6C02E-658B-48C8-A9E1-8AD414951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58</Pages>
  <Words>7151</Words>
  <Characters>39331</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Hernández</dc:creator>
  <cp:keywords/>
  <dc:description/>
  <cp:lastModifiedBy>Luis Fernando Gomez Alejandre</cp:lastModifiedBy>
  <cp:revision>4</cp:revision>
  <dcterms:created xsi:type="dcterms:W3CDTF">2016-06-05T00:30:00Z</dcterms:created>
  <dcterms:modified xsi:type="dcterms:W3CDTF">2016-06-05T21:34:00Z</dcterms:modified>
</cp:coreProperties>
</file>