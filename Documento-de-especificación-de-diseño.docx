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9C5CD" w14:textId="77777777" w:rsidR="006427A1" w:rsidRPr="00F913C6" w:rsidRDefault="006427A1" w:rsidP="0069144F">
      <w:pPr>
        <w:jc w:val="center"/>
        <w:rPr>
          <w:rFonts w:ascii="Arial" w:hAnsi="Arial" w:cs="Arial"/>
          <w:b/>
          <w:sz w:val="56"/>
          <w:szCs w:val="56"/>
          <w:lang w:val="es-ES_tradnl"/>
        </w:rPr>
      </w:pPr>
      <w:r w:rsidRPr="00F913C6">
        <w:rPr>
          <w:rFonts w:ascii="Arial" w:hAnsi="Arial" w:cs="Arial"/>
          <w:b/>
          <w:sz w:val="56"/>
          <w:szCs w:val="56"/>
        </w:rPr>
        <w:t>Proyecto biblioteca “</w:t>
      </w:r>
      <w:r w:rsidRPr="00F913C6">
        <w:rPr>
          <w:rFonts w:ascii="Arial" w:hAnsi="Arial" w:cs="Arial"/>
          <w:b/>
          <w:sz w:val="56"/>
          <w:szCs w:val="56"/>
          <w:lang w:val="es-ES_tradnl"/>
        </w:rPr>
        <w:t>Lic. Javier Juárez Sánchez”</w:t>
      </w:r>
    </w:p>
    <w:p w14:paraId="4206331F" w14:textId="4C5BE7E6" w:rsidR="00F913C6" w:rsidRPr="00F913C6" w:rsidRDefault="009831CA" w:rsidP="00F913C6">
      <w:pPr>
        <w:jc w:val="center"/>
        <w:rPr>
          <w:rFonts w:ascii="Arial" w:hAnsi="Arial" w:cs="Arial"/>
          <w:sz w:val="40"/>
          <w:szCs w:val="40"/>
          <w:lang w:val="es-ES_tradnl"/>
        </w:rPr>
      </w:pPr>
      <w:r>
        <w:rPr>
          <w:rFonts w:ascii="Arial" w:hAnsi="Arial" w:cs="Arial"/>
          <w:sz w:val="40"/>
          <w:szCs w:val="40"/>
          <w:lang w:val="es-ES_tradnl"/>
        </w:rPr>
        <w:t>Especificación de diseño</w:t>
      </w:r>
    </w:p>
    <w:p w14:paraId="02E40A73" w14:textId="77777777" w:rsidR="00F913C6" w:rsidRDefault="00F913C6" w:rsidP="0069144F">
      <w:pPr>
        <w:rPr>
          <w:rFonts w:ascii="Arial" w:hAnsi="Arial" w:cs="Arial"/>
          <w:b/>
          <w:sz w:val="24"/>
          <w:szCs w:val="24"/>
          <w:lang w:val="es-ES_tradnl"/>
        </w:rPr>
      </w:pPr>
    </w:p>
    <w:p w14:paraId="01719D9F" w14:textId="77777777" w:rsidR="00F913C6" w:rsidRDefault="00F913C6" w:rsidP="0069144F">
      <w:pPr>
        <w:rPr>
          <w:rFonts w:ascii="Arial" w:hAnsi="Arial" w:cs="Arial"/>
          <w:b/>
          <w:sz w:val="24"/>
          <w:szCs w:val="24"/>
          <w:lang w:val="es-ES_tradnl"/>
        </w:rPr>
      </w:pPr>
    </w:p>
    <w:p w14:paraId="7EB886F2" w14:textId="77777777" w:rsidR="0069144F" w:rsidRDefault="0069144F" w:rsidP="0069144F">
      <w:pPr>
        <w:rPr>
          <w:rFonts w:ascii="Arial" w:hAnsi="Arial" w:cs="Arial"/>
          <w:b/>
          <w:sz w:val="24"/>
          <w:szCs w:val="24"/>
          <w:lang w:val="es-ES_tradnl"/>
        </w:rPr>
      </w:pPr>
      <w:r>
        <w:rPr>
          <w:rFonts w:ascii="Arial" w:hAnsi="Arial" w:cs="Arial"/>
          <w:b/>
          <w:sz w:val="24"/>
          <w:szCs w:val="24"/>
          <w:lang w:val="es-ES_tradnl"/>
        </w:rPr>
        <w:t>Integrantes:</w:t>
      </w:r>
    </w:p>
    <w:p w14:paraId="081DECDF" w14:textId="617BF746" w:rsidR="0069144F" w:rsidRPr="0069144F" w:rsidRDefault="00BF3B47" w:rsidP="0069144F">
      <w:pPr>
        <w:pStyle w:val="Prrafodelista"/>
        <w:numPr>
          <w:ilvl w:val="0"/>
          <w:numId w:val="1"/>
        </w:numPr>
        <w:rPr>
          <w:rFonts w:ascii="Arial" w:hAnsi="Arial" w:cs="Arial"/>
          <w:sz w:val="24"/>
          <w:szCs w:val="24"/>
          <w:lang w:val="es-ES_tradnl"/>
        </w:rPr>
      </w:pPr>
      <w:r>
        <w:rPr>
          <w:rFonts w:ascii="Arial" w:hAnsi="Arial" w:cs="Arial"/>
          <w:sz w:val="24"/>
          <w:szCs w:val="24"/>
          <w:lang w:val="es-ES_tradnl"/>
        </w:rPr>
        <w:t>Luis Fernando Gómez Alejandre</w:t>
      </w:r>
    </w:p>
    <w:p w14:paraId="7F14CA2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Francisco Gerardo Mares Solano</w:t>
      </w:r>
    </w:p>
    <w:p w14:paraId="5B9C1B46" w14:textId="77777777"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Rodrigo Ruiz Salmorán</w:t>
      </w:r>
    </w:p>
    <w:p w14:paraId="0ECF35DB" w14:textId="216F0230" w:rsidR="0069144F" w:rsidRP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 xml:space="preserve">Ossiel Niembro </w:t>
      </w:r>
      <w:r w:rsidR="0099318E" w:rsidRPr="0069144F">
        <w:rPr>
          <w:rFonts w:ascii="Arial" w:hAnsi="Arial" w:cs="Arial"/>
          <w:sz w:val="24"/>
          <w:szCs w:val="24"/>
          <w:lang w:val="es-ES_tradnl"/>
        </w:rPr>
        <w:t>Garc</w:t>
      </w:r>
      <w:r w:rsidR="0099318E" w:rsidRPr="00217D82">
        <w:rPr>
          <w:rFonts w:ascii="Arial" w:hAnsi="Arial" w:cs="Arial"/>
          <w:sz w:val="24"/>
          <w:szCs w:val="24"/>
          <w:lang w:val="es-ES_tradnl"/>
        </w:rPr>
        <w:t>í</w:t>
      </w:r>
      <w:r w:rsidR="0099318E" w:rsidRPr="0069144F">
        <w:rPr>
          <w:rFonts w:ascii="Arial" w:hAnsi="Arial" w:cs="Arial"/>
          <w:sz w:val="24"/>
          <w:szCs w:val="24"/>
          <w:lang w:val="es-ES_tradnl"/>
        </w:rPr>
        <w:t>a</w:t>
      </w:r>
    </w:p>
    <w:p w14:paraId="3E51DBD7" w14:textId="77777777" w:rsidR="0069144F" w:rsidRDefault="0069144F" w:rsidP="0069144F">
      <w:pPr>
        <w:pStyle w:val="Prrafodelista"/>
        <w:numPr>
          <w:ilvl w:val="0"/>
          <w:numId w:val="1"/>
        </w:numPr>
        <w:rPr>
          <w:rFonts w:ascii="Arial" w:hAnsi="Arial" w:cs="Arial"/>
          <w:sz w:val="24"/>
          <w:szCs w:val="24"/>
          <w:lang w:val="es-ES_tradnl"/>
        </w:rPr>
      </w:pPr>
      <w:r w:rsidRPr="0069144F">
        <w:rPr>
          <w:rFonts w:ascii="Arial" w:hAnsi="Arial" w:cs="Arial"/>
          <w:sz w:val="24"/>
          <w:szCs w:val="24"/>
          <w:lang w:val="es-ES_tradnl"/>
        </w:rPr>
        <w:t>Víctor Hugo Hernández Hoyos</w:t>
      </w:r>
    </w:p>
    <w:p w14:paraId="656B934E"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Experiencia educativa:</w:t>
      </w:r>
    </w:p>
    <w:p w14:paraId="6AFF0D1F"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t>Principios de Diseño de Software</w:t>
      </w:r>
    </w:p>
    <w:p w14:paraId="55A74CC8" w14:textId="77777777" w:rsidR="0069144F" w:rsidRPr="00F913C6" w:rsidRDefault="0069144F" w:rsidP="0069144F">
      <w:pPr>
        <w:rPr>
          <w:rFonts w:ascii="Arial" w:hAnsi="Arial" w:cs="Arial"/>
          <w:b/>
          <w:sz w:val="24"/>
          <w:szCs w:val="24"/>
          <w:lang w:val="es-ES_tradnl"/>
        </w:rPr>
      </w:pPr>
      <w:r w:rsidRPr="00F913C6">
        <w:rPr>
          <w:rFonts w:ascii="Arial" w:hAnsi="Arial" w:cs="Arial"/>
          <w:b/>
          <w:sz w:val="24"/>
          <w:szCs w:val="24"/>
          <w:lang w:val="es-ES_tradnl"/>
        </w:rPr>
        <w:t>Maestro:</w:t>
      </w:r>
    </w:p>
    <w:p w14:paraId="0E396B80" w14:textId="77777777" w:rsidR="0069144F" w:rsidRDefault="0069144F" w:rsidP="0069144F">
      <w:pPr>
        <w:rPr>
          <w:rFonts w:ascii="Arial" w:hAnsi="Arial" w:cs="Arial"/>
          <w:sz w:val="24"/>
          <w:szCs w:val="24"/>
          <w:lang w:val="es-ES_tradnl"/>
        </w:rPr>
      </w:pPr>
      <w:r>
        <w:rPr>
          <w:rFonts w:ascii="Arial" w:hAnsi="Arial" w:cs="Arial"/>
          <w:sz w:val="24"/>
          <w:szCs w:val="24"/>
          <w:lang w:val="es-ES_tradnl"/>
        </w:rPr>
        <w:tab/>
      </w:r>
      <w:r w:rsidRPr="0069144F">
        <w:rPr>
          <w:rFonts w:ascii="Arial" w:hAnsi="Arial" w:cs="Arial"/>
          <w:sz w:val="24"/>
          <w:szCs w:val="24"/>
          <w:lang w:val="es-ES_tradnl"/>
        </w:rPr>
        <w:t>Ocharán Hernández Jorge Octavio</w:t>
      </w:r>
    </w:p>
    <w:p w14:paraId="4BDDD4FB" w14:textId="77777777" w:rsidR="00F913C6" w:rsidRPr="00F913C6" w:rsidRDefault="00F913C6" w:rsidP="0069144F">
      <w:pPr>
        <w:rPr>
          <w:rFonts w:ascii="Arial" w:hAnsi="Arial" w:cs="Arial"/>
          <w:b/>
          <w:sz w:val="24"/>
          <w:szCs w:val="24"/>
          <w:lang w:val="es-ES_tradnl"/>
        </w:rPr>
      </w:pPr>
      <w:r w:rsidRPr="00F913C6">
        <w:rPr>
          <w:rFonts w:ascii="Arial" w:hAnsi="Arial" w:cs="Arial"/>
          <w:b/>
          <w:sz w:val="24"/>
          <w:szCs w:val="24"/>
          <w:lang w:val="es-ES_tradnl"/>
        </w:rPr>
        <w:t>Fecha:</w:t>
      </w:r>
    </w:p>
    <w:p w14:paraId="184085F7" w14:textId="77777777" w:rsidR="00F913C6" w:rsidRDefault="00F913C6" w:rsidP="0069144F">
      <w:pPr>
        <w:rPr>
          <w:rFonts w:ascii="Arial" w:hAnsi="Arial" w:cs="Arial"/>
          <w:sz w:val="24"/>
          <w:szCs w:val="24"/>
          <w:lang w:val="es-ES_tradnl"/>
        </w:rPr>
      </w:pPr>
      <w:r>
        <w:rPr>
          <w:rFonts w:ascii="Arial" w:hAnsi="Arial" w:cs="Arial"/>
          <w:sz w:val="24"/>
          <w:szCs w:val="24"/>
          <w:lang w:val="es-ES_tradnl"/>
        </w:rPr>
        <w:tab/>
      </w:r>
      <w:r w:rsidR="00020161">
        <w:rPr>
          <w:rFonts w:ascii="Arial" w:hAnsi="Arial" w:cs="Arial"/>
          <w:sz w:val="24"/>
          <w:szCs w:val="24"/>
          <w:lang w:val="es-ES_tradnl"/>
        </w:rPr>
        <w:t>Viernes, 20</w:t>
      </w:r>
      <w:r>
        <w:rPr>
          <w:rFonts w:ascii="Arial" w:hAnsi="Arial" w:cs="Arial"/>
          <w:sz w:val="24"/>
          <w:szCs w:val="24"/>
          <w:lang w:val="es-ES_tradnl"/>
        </w:rPr>
        <w:t xml:space="preserve"> de ma</w:t>
      </w:r>
      <w:r w:rsidR="00020161">
        <w:rPr>
          <w:rFonts w:ascii="Arial" w:hAnsi="Arial" w:cs="Arial"/>
          <w:sz w:val="24"/>
          <w:szCs w:val="24"/>
          <w:lang w:val="es-ES_tradnl"/>
        </w:rPr>
        <w:t>yo</w:t>
      </w:r>
      <w:r>
        <w:rPr>
          <w:rFonts w:ascii="Arial" w:hAnsi="Arial" w:cs="Arial"/>
          <w:sz w:val="24"/>
          <w:szCs w:val="24"/>
          <w:lang w:val="es-ES_tradnl"/>
        </w:rPr>
        <w:t xml:space="preserve"> de 2016</w:t>
      </w:r>
    </w:p>
    <w:p w14:paraId="7E6013F7" w14:textId="77777777" w:rsidR="00D0595A" w:rsidRDefault="00D0595A">
      <w:pPr>
        <w:rPr>
          <w:rFonts w:ascii="Arial" w:hAnsi="Arial" w:cs="Arial"/>
          <w:sz w:val="24"/>
          <w:szCs w:val="24"/>
          <w:lang w:val="es-ES_tradnl"/>
        </w:rPr>
      </w:pPr>
      <w:r>
        <w:rPr>
          <w:rFonts w:ascii="Arial" w:hAnsi="Arial" w:cs="Arial"/>
          <w:sz w:val="24"/>
          <w:szCs w:val="24"/>
          <w:lang w:val="es-ES_tradnl"/>
        </w:rPr>
        <w:br w:type="page"/>
      </w:r>
    </w:p>
    <w:p w14:paraId="46EAF69F" w14:textId="77777777" w:rsidR="00D0595A" w:rsidRPr="002D4E62" w:rsidRDefault="00D0595A" w:rsidP="002D4E62">
      <w:pPr>
        <w:jc w:val="center"/>
        <w:rPr>
          <w:rFonts w:ascii="Raleway" w:hAnsi="Raleway"/>
          <w:smallCaps/>
          <w:sz w:val="48"/>
        </w:rPr>
      </w:pPr>
      <w:r w:rsidRPr="002D4E62">
        <w:rPr>
          <w:rFonts w:ascii="Raleway" w:hAnsi="Raleway"/>
          <w:smallCaps/>
          <w:sz w:val="48"/>
        </w:rPr>
        <w:lastRenderedPageBreak/>
        <w:t>índice</w:t>
      </w:r>
    </w:p>
    <w:p w14:paraId="064BFDDA" w14:textId="25E6917A" w:rsidR="00BF3B47" w:rsidRDefault="00D0595A">
      <w:pPr>
        <w:pStyle w:val="TDC1"/>
        <w:tabs>
          <w:tab w:val="left" w:pos="440"/>
          <w:tab w:val="right" w:leader="underscore" w:pos="8828"/>
        </w:tabs>
        <w:rPr>
          <w:rFonts w:eastAsiaTheme="minorEastAsia"/>
          <w:noProof/>
          <w:lang w:eastAsia="ja-JP"/>
        </w:rPr>
      </w:pPr>
      <w:r>
        <w:rPr>
          <w:rFonts w:ascii="Arial" w:eastAsia="Times New Roman" w:hAnsi="Arial" w:cs="Arial"/>
          <w:color w:val="000000"/>
          <w:sz w:val="28"/>
          <w:szCs w:val="28"/>
          <w:lang w:eastAsia="es-MX"/>
        </w:rPr>
        <w:fldChar w:fldCharType="begin"/>
      </w:r>
      <w:r>
        <w:rPr>
          <w:rFonts w:ascii="Arial" w:eastAsia="Times New Roman" w:hAnsi="Arial" w:cs="Arial"/>
          <w:color w:val="000000"/>
          <w:sz w:val="28"/>
          <w:szCs w:val="28"/>
          <w:lang w:eastAsia="es-MX"/>
        </w:rPr>
        <w:instrText xml:space="preserve"> TOC \o "1-5" \h \z \t "H3,3" </w:instrText>
      </w:r>
      <w:r>
        <w:rPr>
          <w:rFonts w:ascii="Arial" w:eastAsia="Times New Roman" w:hAnsi="Arial" w:cs="Arial"/>
          <w:color w:val="000000"/>
          <w:sz w:val="28"/>
          <w:szCs w:val="28"/>
          <w:lang w:eastAsia="es-MX"/>
        </w:rPr>
        <w:fldChar w:fldCharType="separate"/>
      </w:r>
      <w:hyperlink w:anchor="_Toc452731626" w:history="1">
        <w:r w:rsidR="00BF3B47" w:rsidRPr="00D515D5">
          <w:rPr>
            <w:rStyle w:val="Hipervnculo"/>
            <w:noProof/>
          </w:rPr>
          <w:t>1.</w:t>
        </w:r>
        <w:r w:rsidR="00BF3B47">
          <w:rPr>
            <w:rFonts w:eastAsiaTheme="minorEastAsia"/>
            <w:noProof/>
            <w:lang w:eastAsia="ja-JP"/>
          </w:rPr>
          <w:tab/>
        </w:r>
        <w:r w:rsidR="00BF3B47" w:rsidRPr="00D515D5">
          <w:rPr>
            <w:rStyle w:val="Hipervnculo"/>
            <w:noProof/>
          </w:rPr>
          <w:t>INTRODUCCIÓN</w:t>
        </w:r>
        <w:r w:rsidR="00BF3B47">
          <w:rPr>
            <w:noProof/>
            <w:webHidden/>
          </w:rPr>
          <w:tab/>
        </w:r>
        <w:r w:rsidR="00BF3B47">
          <w:rPr>
            <w:noProof/>
            <w:webHidden/>
          </w:rPr>
          <w:fldChar w:fldCharType="begin"/>
        </w:r>
        <w:r w:rsidR="00BF3B47">
          <w:rPr>
            <w:noProof/>
            <w:webHidden/>
          </w:rPr>
          <w:instrText xml:space="preserve"> PAGEREF _Toc452731626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2C5639D0" w14:textId="1F116B90" w:rsidR="00BF3B47" w:rsidRDefault="00582BB7">
      <w:pPr>
        <w:pStyle w:val="TDC2"/>
        <w:tabs>
          <w:tab w:val="left" w:pos="880"/>
          <w:tab w:val="right" w:leader="underscore" w:pos="8828"/>
        </w:tabs>
        <w:rPr>
          <w:rFonts w:eastAsiaTheme="minorEastAsia"/>
          <w:noProof/>
          <w:lang w:eastAsia="ja-JP"/>
        </w:rPr>
      </w:pPr>
      <w:hyperlink w:anchor="_Toc452731627" w:history="1">
        <w:r w:rsidR="00BF3B47" w:rsidRPr="00D515D5">
          <w:rPr>
            <w:rStyle w:val="Hipervnculo"/>
            <w:noProof/>
          </w:rPr>
          <w:t>1.1</w:t>
        </w:r>
        <w:r w:rsidR="00BF3B47">
          <w:rPr>
            <w:rFonts w:eastAsiaTheme="minorEastAsia"/>
            <w:noProof/>
            <w:lang w:eastAsia="ja-JP"/>
          </w:rPr>
          <w:tab/>
        </w:r>
        <w:r w:rsidR="00BF3B47" w:rsidRPr="00D515D5">
          <w:rPr>
            <w:rStyle w:val="Hipervnculo"/>
            <w:noProof/>
          </w:rPr>
          <w:t>Propósito</w:t>
        </w:r>
        <w:r w:rsidR="00BF3B47">
          <w:rPr>
            <w:noProof/>
            <w:webHidden/>
          </w:rPr>
          <w:tab/>
        </w:r>
        <w:r w:rsidR="00BF3B47">
          <w:rPr>
            <w:noProof/>
            <w:webHidden/>
          </w:rPr>
          <w:fldChar w:fldCharType="begin"/>
        </w:r>
        <w:r w:rsidR="00BF3B47">
          <w:rPr>
            <w:noProof/>
            <w:webHidden/>
          </w:rPr>
          <w:instrText xml:space="preserve"> PAGEREF _Toc452731627 \h </w:instrText>
        </w:r>
        <w:r w:rsidR="00BF3B47">
          <w:rPr>
            <w:noProof/>
            <w:webHidden/>
          </w:rPr>
        </w:r>
        <w:r w:rsidR="00BF3B47">
          <w:rPr>
            <w:noProof/>
            <w:webHidden/>
          </w:rPr>
          <w:fldChar w:fldCharType="separate"/>
        </w:r>
        <w:r w:rsidR="00BF3B47">
          <w:rPr>
            <w:noProof/>
            <w:webHidden/>
          </w:rPr>
          <w:t>7</w:t>
        </w:r>
        <w:r w:rsidR="00BF3B47">
          <w:rPr>
            <w:noProof/>
            <w:webHidden/>
          </w:rPr>
          <w:fldChar w:fldCharType="end"/>
        </w:r>
      </w:hyperlink>
    </w:p>
    <w:p w14:paraId="02F4A695" w14:textId="52860739" w:rsidR="00BF3B47" w:rsidRDefault="00582BB7">
      <w:pPr>
        <w:pStyle w:val="TDC2"/>
        <w:tabs>
          <w:tab w:val="left" w:pos="880"/>
          <w:tab w:val="right" w:leader="underscore" w:pos="8828"/>
        </w:tabs>
        <w:rPr>
          <w:rFonts w:eastAsiaTheme="minorEastAsia"/>
          <w:noProof/>
          <w:lang w:eastAsia="ja-JP"/>
        </w:rPr>
      </w:pPr>
      <w:hyperlink w:anchor="_Toc452731628" w:history="1">
        <w:r w:rsidR="00BF3B47" w:rsidRPr="00D515D5">
          <w:rPr>
            <w:rStyle w:val="Hipervnculo"/>
            <w:noProof/>
          </w:rPr>
          <w:t>1.2</w:t>
        </w:r>
        <w:r w:rsidR="00BF3B47">
          <w:rPr>
            <w:rFonts w:eastAsiaTheme="minorEastAsia"/>
            <w:noProof/>
            <w:lang w:eastAsia="ja-JP"/>
          </w:rPr>
          <w:tab/>
        </w:r>
        <w:r w:rsidR="00BF3B47" w:rsidRPr="00D515D5">
          <w:rPr>
            <w:rStyle w:val="Hipervnculo"/>
            <w:noProof/>
          </w:rPr>
          <w:t>Alcance</w:t>
        </w:r>
        <w:r w:rsidR="00BF3B47">
          <w:rPr>
            <w:noProof/>
            <w:webHidden/>
          </w:rPr>
          <w:tab/>
        </w:r>
        <w:r w:rsidR="00BF3B47">
          <w:rPr>
            <w:noProof/>
            <w:webHidden/>
          </w:rPr>
          <w:fldChar w:fldCharType="begin"/>
        </w:r>
        <w:r w:rsidR="00BF3B47">
          <w:rPr>
            <w:noProof/>
            <w:webHidden/>
          </w:rPr>
          <w:instrText xml:space="preserve"> PAGEREF _Toc452731628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EA75749" w14:textId="1A3BCFFA" w:rsidR="00BF3B47" w:rsidRDefault="00582BB7">
      <w:pPr>
        <w:pStyle w:val="TDC2"/>
        <w:tabs>
          <w:tab w:val="left" w:pos="880"/>
          <w:tab w:val="right" w:leader="underscore" w:pos="8828"/>
        </w:tabs>
        <w:rPr>
          <w:rFonts w:eastAsiaTheme="minorEastAsia"/>
          <w:noProof/>
          <w:lang w:eastAsia="ja-JP"/>
        </w:rPr>
      </w:pPr>
      <w:hyperlink w:anchor="_Toc452731629" w:history="1">
        <w:r w:rsidR="00BF3B47" w:rsidRPr="00D515D5">
          <w:rPr>
            <w:rStyle w:val="Hipervnculo"/>
            <w:noProof/>
          </w:rPr>
          <w:t>1.3</w:t>
        </w:r>
        <w:r w:rsidR="00BF3B47">
          <w:rPr>
            <w:rFonts w:eastAsiaTheme="minorEastAsia"/>
            <w:noProof/>
            <w:lang w:eastAsia="ja-JP"/>
          </w:rPr>
          <w:tab/>
        </w:r>
        <w:r w:rsidR="00BF3B47" w:rsidRPr="00D515D5">
          <w:rPr>
            <w:rStyle w:val="Hipervnculo"/>
            <w:noProof/>
          </w:rPr>
          <w:t>Definiciones, acrónimos y abreviaturas</w:t>
        </w:r>
        <w:r w:rsidR="00BF3B47">
          <w:rPr>
            <w:noProof/>
            <w:webHidden/>
          </w:rPr>
          <w:tab/>
        </w:r>
        <w:r w:rsidR="00BF3B47">
          <w:rPr>
            <w:noProof/>
            <w:webHidden/>
          </w:rPr>
          <w:fldChar w:fldCharType="begin"/>
        </w:r>
        <w:r w:rsidR="00BF3B47">
          <w:rPr>
            <w:noProof/>
            <w:webHidden/>
          </w:rPr>
          <w:instrText xml:space="preserve"> PAGEREF _Toc452731629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74CC9A12" w14:textId="0304DE34" w:rsidR="00BF3B47" w:rsidRDefault="00582BB7">
      <w:pPr>
        <w:pStyle w:val="TDC2"/>
        <w:tabs>
          <w:tab w:val="left" w:pos="880"/>
          <w:tab w:val="right" w:leader="underscore" w:pos="8828"/>
        </w:tabs>
        <w:rPr>
          <w:rFonts w:eastAsiaTheme="minorEastAsia"/>
          <w:noProof/>
          <w:lang w:eastAsia="ja-JP"/>
        </w:rPr>
      </w:pPr>
      <w:hyperlink w:anchor="_Toc452731630" w:history="1">
        <w:r w:rsidR="00BF3B47" w:rsidRPr="00D515D5">
          <w:rPr>
            <w:rStyle w:val="Hipervnculo"/>
            <w:noProof/>
          </w:rPr>
          <w:t>1.4</w:t>
        </w:r>
        <w:r w:rsidR="00BF3B47">
          <w:rPr>
            <w:rFonts w:eastAsiaTheme="minorEastAsia"/>
            <w:noProof/>
            <w:lang w:eastAsia="ja-JP"/>
          </w:rPr>
          <w:tab/>
        </w:r>
        <w:r w:rsidR="00BF3B47" w:rsidRPr="00D515D5">
          <w:rPr>
            <w:rStyle w:val="Hipervnculo"/>
            <w:noProof/>
          </w:rPr>
          <w:t>Información general</w:t>
        </w:r>
        <w:r w:rsidR="00BF3B47">
          <w:rPr>
            <w:noProof/>
            <w:webHidden/>
          </w:rPr>
          <w:tab/>
        </w:r>
        <w:r w:rsidR="00BF3B47">
          <w:rPr>
            <w:noProof/>
            <w:webHidden/>
          </w:rPr>
          <w:fldChar w:fldCharType="begin"/>
        </w:r>
        <w:r w:rsidR="00BF3B47">
          <w:rPr>
            <w:noProof/>
            <w:webHidden/>
          </w:rPr>
          <w:instrText xml:space="preserve"> PAGEREF _Toc452731630 \h </w:instrText>
        </w:r>
        <w:r w:rsidR="00BF3B47">
          <w:rPr>
            <w:noProof/>
            <w:webHidden/>
          </w:rPr>
        </w:r>
        <w:r w:rsidR="00BF3B47">
          <w:rPr>
            <w:noProof/>
            <w:webHidden/>
          </w:rPr>
          <w:fldChar w:fldCharType="separate"/>
        </w:r>
        <w:r w:rsidR="00BF3B47">
          <w:rPr>
            <w:noProof/>
            <w:webHidden/>
          </w:rPr>
          <w:t>8</w:t>
        </w:r>
        <w:r w:rsidR="00BF3B47">
          <w:rPr>
            <w:noProof/>
            <w:webHidden/>
          </w:rPr>
          <w:fldChar w:fldCharType="end"/>
        </w:r>
      </w:hyperlink>
    </w:p>
    <w:p w14:paraId="683F9827" w14:textId="6EB3B078" w:rsidR="00BF3B47" w:rsidRDefault="00582BB7">
      <w:pPr>
        <w:pStyle w:val="TDC1"/>
        <w:tabs>
          <w:tab w:val="left" w:pos="440"/>
          <w:tab w:val="right" w:leader="underscore" w:pos="8828"/>
        </w:tabs>
        <w:rPr>
          <w:rFonts w:eastAsiaTheme="minorEastAsia"/>
          <w:noProof/>
          <w:lang w:eastAsia="ja-JP"/>
        </w:rPr>
      </w:pPr>
      <w:hyperlink w:anchor="_Toc452731631" w:history="1">
        <w:r w:rsidR="00BF3B47" w:rsidRPr="00D515D5">
          <w:rPr>
            <w:rStyle w:val="Hipervnculo"/>
            <w:noProof/>
          </w:rPr>
          <w:t>2.</w:t>
        </w:r>
        <w:r w:rsidR="00BF3B47">
          <w:rPr>
            <w:rFonts w:eastAsiaTheme="minorEastAsia"/>
            <w:noProof/>
            <w:lang w:eastAsia="ja-JP"/>
          </w:rPr>
          <w:tab/>
        </w:r>
        <w:r w:rsidR="00BF3B47" w:rsidRPr="00D515D5">
          <w:rPr>
            <w:rStyle w:val="Hipervnculo"/>
            <w:noProof/>
          </w:rPr>
          <w:t>DESCRIPCIÓN GENERAL</w:t>
        </w:r>
        <w:r w:rsidR="00BF3B47">
          <w:rPr>
            <w:noProof/>
            <w:webHidden/>
          </w:rPr>
          <w:tab/>
        </w:r>
        <w:r w:rsidR="00BF3B47">
          <w:rPr>
            <w:noProof/>
            <w:webHidden/>
          </w:rPr>
          <w:fldChar w:fldCharType="begin"/>
        </w:r>
        <w:r w:rsidR="00BF3B47">
          <w:rPr>
            <w:noProof/>
            <w:webHidden/>
          </w:rPr>
          <w:instrText xml:space="preserve"> PAGEREF _Toc452731631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ABCF47F" w14:textId="0B1306D4" w:rsidR="00BF3B47" w:rsidRDefault="00582BB7">
      <w:pPr>
        <w:pStyle w:val="TDC2"/>
        <w:tabs>
          <w:tab w:val="left" w:pos="880"/>
          <w:tab w:val="right" w:leader="underscore" w:pos="8828"/>
        </w:tabs>
        <w:rPr>
          <w:rFonts w:eastAsiaTheme="minorEastAsia"/>
          <w:noProof/>
          <w:lang w:eastAsia="ja-JP"/>
        </w:rPr>
      </w:pPr>
      <w:hyperlink w:anchor="_Toc452731632"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Perspectiva del producto</w:t>
        </w:r>
        <w:r w:rsidR="00BF3B47">
          <w:rPr>
            <w:noProof/>
            <w:webHidden/>
          </w:rPr>
          <w:tab/>
        </w:r>
        <w:r w:rsidR="00BF3B47">
          <w:rPr>
            <w:noProof/>
            <w:webHidden/>
          </w:rPr>
          <w:fldChar w:fldCharType="begin"/>
        </w:r>
        <w:r w:rsidR="00BF3B47">
          <w:rPr>
            <w:noProof/>
            <w:webHidden/>
          </w:rPr>
          <w:instrText xml:space="preserve"> PAGEREF _Toc452731632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6DFC8E4A" w14:textId="6B0D0AA1" w:rsidR="00BF3B47" w:rsidRDefault="00582BB7">
      <w:pPr>
        <w:pStyle w:val="TDC2"/>
        <w:tabs>
          <w:tab w:val="left" w:pos="880"/>
          <w:tab w:val="right" w:leader="underscore" w:pos="8828"/>
        </w:tabs>
        <w:rPr>
          <w:rFonts w:eastAsiaTheme="minorEastAsia"/>
          <w:noProof/>
          <w:lang w:eastAsia="ja-JP"/>
        </w:rPr>
      </w:pPr>
      <w:hyperlink w:anchor="_Toc452731633"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Funcionalidad del producto</w:t>
        </w:r>
        <w:r w:rsidR="00BF3B47">
          <w:rPr>
            <w:noProof/>
            <w:webHidden/>
          </w:rPr>
          <w:tab/>
        </w:r>
        <w:r w:rsidR="00BF3B47">
          <w:rPr>
            <w:noProof/>
            <w:webHidden/>
          </w:rPr>
          <w:fldChar w:fldCharType="begin"/>
        </w:r>
        <w:r w:rsidR="00BF3B47">
          <w:rPr>
            <w:noProof/>
            <w:webHidden/>
          </w:rPr>
          <w:instrText xml:space="preserve"> PAGEREF _Toc452731633 \h </w:instrText>
        </w:r>
        <w:r w:rsidR="00BF3B47">
          <w:rPr>
            <w:noProof/>
            <w:webHidden/>
          </w:rPr>
        </w:r>
        <w:r w:rsidR="00BF3B47">
          <w:rPr>
            <w:noProof/>
            <w:webHidden/>
          </w:rPr>
          <w:fldChar w:fldCharType="separate"/>
        </w:r>
        <w:r w:rsidR="00BF3B47">
          <w:rPr>
            <w:noProof/>
            <w:webHidden/>
          </w:rPr>
          <w:t>9</w:t>
        </w:r>
        <w:r w:rsidR="00BF3B47">
          <w:rPr>
            <w:noProof/>
            <w:webHidden/>
          </w:rPr>
          <w:fldChar w:fldCharType="end"/>
        </w:r>
      </w:hyperlink>
    </w:p>
    <w:p w14:paraId="0CEBAB24" w14:textId="2D17F534" w:rsidR="00BF3B47" w:rsidRDefault="00582BB7">
      <w:pPr>
        <w:pStyle w:val="TDC2"/>
        <w:tabs>
          <w:tab w:val="left" w:pos="880"/>
          <w:tab w:val="right" w:leader="underscore" w:pos="8828"/>
        </w:tabs>
        <w:rPr>
          <w:rFonts w:eastAsiaTheme="minorEastAsia"/>
          <w:noProof/>
          <w:lang w:eastAsia="ja-JP"/>
        </w:rPr>
      </w:pPr>
      <w:hyperlink w:anchor="_Toc452731634" w:history="1">
        <w:r w:rsidR="00BF3B47" w:rsidRPr="00D515D5">
          <w:rPr>
            <w:rStyle w:val="Hipervnculo"/>
            <w:noProof/>
          </w:rPr>
          <w:t>2.1</w:t>
        </w:r>
        <w:r w:rsidR="00BF3B47">
          <w:rPr>
            <w:rFonts w:eastAsiaTheme="minorEastAsia"/>
            <w:noProof/>
            <w:lang w:eastAsia="ja-JP"/>
          </w:rPr>
          <w:tab/>
        </w:r>
        <w:r w:rsidR="00BF3B47" w:rsidRPr="00D515D5">
          <w:rPr>
            <w:rStyle w:val="Hipervnculo"/>
            <w:noProof/>
          </w:rPr>
          <w:t>Diagrama de casos de uso de paquete</w:t>
        </w:r>
        <w:r w:rsidR="00BF3B47">
          <w:rPr>
            <w:noProof/>
            <w:webHidden/>
          </w:rPr>
          <w:tab/>
        </w:r>
        <w:r w:rsidR="00BF3B47">
          <w:rPr>
            <w:noProof/>
            <w:webHidden/>
          </w:rPr>
          <w:fldChar w:fldCharType="begin"/>
        </w:r>
        <w:r w:rsidR="00BF3B47">
          <w:rPr>
            <w:noProof/>
            <w:webHidden/>
          </w:rPr>
          <w:instrText xml:space="preserve"> PAGEREF _Toc452731634 \h </w:instrText>
        </w:r>
        <w:r w:rsidR="00BF3B47">
          <w:rPr>
            <w:noProof/>
            <w:webHidden/>
          </w:rPr>
        </w:r>
        <w:r w:rsidR="00BF3B47">
          <w:rPr>
            <w:noProof/>
            <w:webHidden/>
          </w:rPr>
          <w:fldChar w:fldCharType="separate"/>
        </w:r>
        <w:r w:rsidR="00BF3B47">
          <w:rPr>
            <w:noProof/>
            <w:webHidden/>
          </w:rPr>
          <w:t>10</w:t>
        </w:r>
        <w:r w:rsidR="00BF3B47">
          <w:rPr>
            <w:noProof/>
            <w:webHidden/>
          </w:rPr>
          <w:fldChar w:fldCharType="end"/>
        </w:r>
      </w:hyperlink>
    </w:p>
    <w:p w14:paraId="48113A1A" w14:textId="49C886DF" w:rsidR="00BF3B47" w:rsidRDefault="00582BB7">
      <w:pPr>
        <w:pStyle w:val="TDC2"/>
        <w:tabs>
          <w:tab w:val="left" w:pos="880"/>
          <w:tab w:val="right" w:leader="underscore" w:pos="8828"/>
        </w:tabs>
        <w:rPr>
          <w:rFonts w:eastAsiaTheme="minorEastAsia"/>
          <w:noProof/>
          <w:lang w:eastAsia="ja-JP"/>
        </w:rPr>
      </w:pPr>
      <w:hyperlink w:anchor="_Toc452731635" w:history="1">
        <w:r w:rsidR="00BF3B47" w:rsidRPr="00D515D5">
          <w:rPr>
            <w:rStyle w:val="Hipervnculo"/>
            <w:noProof/>
          </w:rPr>
          <w:t>2.2</w:t>
        </w:r>
        <w:r w:rsidR="00BF3B47">
          <w:rPr>
            <w:rFonts w:eastAsiaTheme="minorEastAsia"/>
            <w:noProof/>
            <w:lang w:eastAsia="ja-JP"/>
          </w:rPr>
          <w:tab/>
        </w:r>
        <w:r w:rsidR="00BF3B47" w:rsidRPr="00D515D5">
          <w:rPr>
            <w:rStyle w:val="Hipervnculo"/>
            <w:noProof/>
          </w:rPr>
          <w:t>Características de los usuarios</w:t>
        </w:r>
        <w:r w:rsidR="00BF3B47">
          <w:rPr>
            <w:noProof/>
            <w:webHidden/>
          </w:rPr>
          <w:tab/>
        </w:r>
        <w:r w:rsidR="00BF3B47">
          <w:rPr>
            <w:noProof/>
            <w:webHidden/>
          </w:rPr>
          <w:fldChar w:fldCharType="begin"/>
        </w:r>
        <w:r w:rsidR="00BF3B47">
          <w:rPr>
            <w:noProof/>
            <w:webHidden/>
          </w:rPr>
          <w:instrText xml:space="preserve"> PAGEREF _Toc452731635 \h </w:instrText>
        </w:r>
        <w:r w:rsidR="00BF3B47">
          <w:rPr>
            <w:noProof/>
            <w:webHidden/>
          </w:rPr>
        </w:r>
        <w:r w:rsidR="00BF3B47">
          <w:rPr>
            <w:noProof/>
            <w:webHidden/>
          </w:rPr>
          <w:fldChar w:fldCharType="separate"/>
        </w:r>
        <w:r w:rsidR="00BF3B47">
          <w:rPr>
            <w:noProof/>
            <w:webHidden/>
          </w:rPr>
          <w:t>11</w:t>
        </w:r>
        <w:r w:rsidR="00BF3B47">
          <w:rPr>
            <w:noProof/>
            <w:webHidden/>
          </w:rPr>
          <w:fldChar w:fldCharType="end"/>
        </w:r>
      </w:hyperlink>
    </w:p>
    <w:p w14:paraId="57EECFDC" w14:textId="48F0482E" w:rsidR="00BF3B47" w:rsidRDefault="00582BB7">
      <w:pPr>
        <w:pStyle w:val="TDC2"/>
        <w:tabs>
          <w:tab w:val="left" w:pos="880"/>
          <w:tab w:val="right" w:leader="underscore" w:pos="8828"/>
        </w:tabs>
        <w:rPr>
          <w:rFonts w:eastAsiaTheme="minorEastAsia"/>
          <w:noProof/>
          <w:lang w:eastAsia="ja-JP"/>
        </w:rPr>
      </w:pPr>
      <w:hyperlink w:anchor="_Toc452731636" w:history="1">
        <w:r w:rsidR="00BF3B47" w:rsidRPr="00D515D5">
          <w:rPr>
            <w:rStyle w:val="Hipervnculo"/>
            <w:noProof/>
          </w:rPr>
          <w:t>2.3</w:t>
        </w:r>
        <w:r w:rsidR="00BF3B47">
          <w:rPr>
            <w:rFonts w:eastAsiaTheme="minorEastAsia"/>
            <w:noProof/>
            <w:lang w:eastAsia="ja-JP"/>
          </w:rPr>
          <w:tab/>
        </w:r>
        <w:r w:rsidR="00BF3B47" w:rsidRPr="00D515D5">
          <w:rPr>
            <w:rStyle w:val="Hipervnculo"/>
            <w:noProof/>
          </w:rPr>
          <w:t>Diagramas de casos de uso por paquete</w:t>
        </w:r>
        <w:r w:rsidR="00BF3B47">
          <w:rPr>
            <w:noProof/>
            <w:webHidden/>
          </w:rPr>
          <w:tab/>
        </w:r>
        <w:r w:rsidR="00BF3B47">
          <w:rPr>
            <w:noProof/>
            <w:webHidden/>
          </w:rPr>
          <w:fldChar w:fldCharType="begin"/>
        </w:r>
        <w:r w:rsidR="00BF3B47">
          <w:rPr>
            <w:noProof/>
            <w:webHidden/>
          </w:rPr>
          <w:instrText xml:space="preserve"> PAGEREF _Toc452731636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7FA911A5" w14:textId="13B7B54C" w:rsidR="00BF3B47" w:rsidRDefault="00582BB7">
      <w:pPr>
        <w:pStyle w:val="TDC3"/>
        <w:tabs>
          <w:tab w:val="right" w:leader="underscore" w:pos="8828"/>
        </w:tabs>
        <w:rPr>
          <w:rFonts w:eastAsiaTheme="minorEastAsia"/>
          <w:noProof/>
          <w:lang w:eastAsia="ja-JP"/>
        </w:rPr>
      </w:pPr>
      <w:hyperlink w:anchor="_Toc452731637"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_Toc452731637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1416E845" w14:textId="333C7AF9" w:rsidR="00BF3B47" w:rsidRDefault="00582BB7">
      <w:pPr>
        <w:pStyle w:val="TDC3"/>
        <w:tabs>
          <w:tab w:val="right" w:leader="underscore" w:pos="8828"/>
        </w:tabs>
        <w:rPr>
          <w:rFonts w:eastAsiaTheme="minorEastAsia"/>
          <w:noProof/>
          <w:lang w:eastAsia="ja-JP"/>
        </w:rPr>
      </w:pPr>
      <w:hyperlink w:anchor="_Toc452731638"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_Toc452731638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4DD96653" w14:textId="25294791" w:rsidR="00BF3B47" w:rsidRDefault="00582BB7">
      <w:pPr>
        <w:pStyle w:val="TDC3"/>
        <w:tabs>
          <w:tab w:val="right" w:leader="underscore" w:pos="8828"/>
        </w:tabs>
        <w:rPr>
          <w:rFonts w:eastAsiaTheme="minorEastAsia"/>
          <w:noProof/>
          <w:lang w:eastAsia="ja-JP"/>
        </w:rPr>
      </w:pPr>
      <w:hyperlink w:anchor="_Toc452731639" w:history="1">
        <w:r w:rsidR="00BF3B47" w:rsidRPr="00D515D5">
          <w:rPr>
            <w:rStyle w:val="Hipervnculo"/>
            <w:noProof/>
          </w:rPr>
          <w:t>Funcionalidad del sistema</w:t>
        </w:r>
        <w:r w:rsidR="00BF3B47" w:rsidRPr="00D515D5">
          <w:rPr>
            <w:rStyle w:val="Hipervnculo"/>
            <w:noProof/>
            <w:lang w:eastAsia="ja-JP"/>
          </w:rPr>
          <w:drawing>
            <wp:inline distT="0" distB="0" distL="0" distR="0" wp14:anchorId="0A1A8265" wp14:editId="36090561">
              <wp:extent cx="4686300" cy="6715125"/>
              <wp:effectExtent l="0" t="0" r="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r w:rsidR="00BF3B47" w:rsidRPr="00D515D5">
          <w:rPr>
            <w:rStyle w:val="Hipervnculo"/>
            <w:noProof/>
          </w:rPr>
          <w:t>Restricciones</w:t>
        </w:r>
        <w:r w:rsidR="00BF3B47">
          <w:rPr>
            <w:noProof/>
            <w:webHidden/>
          </w:rPr>
          <w:tab/>
        </w:r>
        <w:r w:rsidR="00BF3B47">
          <w:rPr>
            <w:noProof/>
            <w:webHidden/>
          </w:rPr>
          <w:fldChar w:fldCharType="begin"/>
        </w:r>
        <w:r w:rsidR="00BF3B47">
          <w:rPr>
            <w:noProof/>
            <w:webHidden/>
          </w:rPr>
          <w:instrText xml:space="preserve"> PAGEREF _Toc452731639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28374E07" w14:textId="3FB66D32" w:rsidR="00BF3B47" w:rsidRDefault="00582BB7">
      <w:pPr>
        <w:pStyle w:val="TDC2"/>
        <w:tabs>
          <w:tab w:val="left" w:pos="880"/>
          <w:tab w:val="right" w:leader="underscore" w:pos="8828"/>
        </w:tabs>
        <w:rPr>
          <w:rFonts w:eastAsiaTheme="minorEastAsia"/>
          <w:noProof/>
          <w:lang w:eastAsia="ja-JP"/>
        </w:rPr>
      </w:pPr>
      <w:hyperlink w:anchor="_Toc452731640" w:history="1">
        <w:r w:rsidR="00BF3B47" w:rsidRPr="00D515D5">
          <w:rPr>
            <w:rStyle w:val="Hipervnculo"/>
            <w:noProof/>
          </w:rPr>
          <w:t>2.4</w:t>
        </w:r>
        <w:r w:rsidR="00BF3B47">
          <w:rPr>
            <w:rFonts w:eastAsiaTheme="minorEastAsia"/>
            <w:noProof/>
            <w:lang w:eastAsia="ja-JP"/>
          </w:rPr>
          <w:tab/>
        </w:r>
        <w:r w:rsidR="00BF3B47" w:rsidRPr="00D515D5">
          <w:rPr>
            <w:rStyle w:val="Hipervnculo"/>
            <w:noProof/>
          </w:rPr>
          <w:t>Suposiciones y dependencias</w:t>
        </w:r>
        <w:r w:rsidR="00BF3B47">
          <w:rPr>
            <w:noProof/>
            <w:webHidden/>
          </w:rPr>
          <w:tab/>
        </w:r>
        <w:r w:rsidR="00BF3B47">
          <w:rPr>
            <w:noProof/>
            <w:webHidden/>
          </w:rPr>
          <w:fldChar w:fldCharType="begin"/>
        </w:r>
        <w:r w:rsidR="00BF3B47">
          <w:rPr>
            <w:noProof/>
            <w:webHidden/>
          </w:rPr>
          <w:instrText xml:space="preserve"> PAGEREF _Toc452731640 \h </w:instrText>
        </w:r>
        <w:r w:rsidR="00BF3B47">
          <w:rPr>
            <w:noProof/>
            <w:webHidden/>
          </w:rPr>
        </w:r>
        <w:r w:rsidR="00BF3B47">
          <w:rPr>
            <w:noProof/>
            <w:webHidden/>
          </w:rPr>
          <w:fldChar w:fldCharType="separate"/>
        </w:r>
        <w:r w:rsidR="00BF3B47">
          <w:rPr>
            <w:noProof/>
            <w:webHidden/>
          </w:rPr>
          <w:t>12</w:t>
        </w:r>
        <w:r w:rsidR="00BF3B47">
          <w:rPr>
            <w:noProof/>
            <w:webHidden/>
          </w:rPr>
          <w:fldChar w:fldCharType="end"/>
        </w:r>
      </w:hyperlink>
    </w:p>
    <w:p w14:paraId="6CB92E25" w14:textId="1ABB3AB9" w:rsidR="00BF3B47" w:rsidRDefault="00582BB7">
      <w:pPr>
        <w:pStyle w:val="TDC1"/>
        <w:tabs>
          <w:tab w:val="left" w:pos="440"/>
          <w:tab w:val="right" w:leader="underscore" w:pos="8828"/>
        </w:tabs>
        <w:rPr>
          <w:rFonts w:eastAsiaTheme="minorEastAsia"/>
          <w:noProof/>
          <w:lang w:eastAsia="ja-JP"/>
        </w:rPr>
      </w:pPr>
      <w:hyperlink w:anchor="_Toc452731641" w:history="1">
        <w:r w:rsidR="00BF3B47" w:rsidRPr="00D515D5">
          <w:rPr>
            <w:rStyle w:val="Hipervnculo"/>
            <w:noProof/>
          </w:rPr>
          <w:t>3.</w:t>
        </w:r>
        <w:r w:rsidR="00BF3B47">
          <w:rPr>
            <w:rFonts w:eastAsiaTheme="minorEastAsia"/>
            <w:noProof/>
            <w:lang w:eastAsia="ja-JP"/>
          </w:rPr>
          <w:tab/>
        </w:r>
        <w:r w:rsidR="00BF3B47" w:rsidRPr="00D515D5">
          <w:rPr>
            <w:rStyle w:val="Hipervnculo"/>
            <w:noProof/>
          </w:rPr>
          <w:t>Requisitos específicos</w:t>
        </w:r>
        <w:r w:rsidR="00BF3B47">
          <w:rPr>
            <w:noProof/>
            <w:webHidden/>
          </w:rPr>
          <w:tab/>
        </w:r>
        <w:r w:rsidR="00BF3B47">
          <w:rPr>
            <w:noProof/>
            <w:webHidden/>
          </w:rPr>
          <w:fldChar w:fldCharType="begin"/>
        </w:r>
        <w:r w:rsidR="00BF3B47">
          <w:rPr>
            <w:noProof/>
            <w:webHidden/>
          </w:rPr>
          <w:instrText xml:space="preserve"> PAGEREF _Toc452731641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2C25D9" w14:textId="23657F92" w:rsidR="00BF3B47" w:rsidRDefault="00582BB7">
      <w:pPr>
        <w:pStyle w:val="TDC2"/>
        <w:tabs>
          <w:tab w:val="left" w:pos="880"/>
          <w:tab w:val="right" w:leader="underscore" w:pos="8828"/>
        </w:tabs>
        <w:rPr>
          <w:rFonts w:eastAsiaTheme="minorEastAsia"/>
          <w:noProof/>
          <w:lang w:eastAsia="ja-JP"/>
        </w:rPr>
      </w:pPr>
      <w:hyperlink w:anchor="_Toc452731642"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Modelo de clases</w:t>
        </w:r>
        <w:r w:rsidR="00BF3B47">
          <w:rPr>
            <w:noProof/>
            <w:webHidden/>
          </w:rPr>
          <w:tab/>
        </w:r>
        <w:r w:rsidR="00BF3B47">
          <w:rPr>
            <w:noProof/>
            <w:webHidden/>
          </w:rPr>
          <w:fldChar w:fldCharType="begin"/>
        </w:r>
        <w:r w:rsidR="00BF3B47">
          <w:rPr>
            <w:noProof/>
            <w:webHidden/>
          </w:rPr>
          <w:instrText xml:space="preserve"> PAGEREF _Toc452731642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3B4B899" w14:textId="5E682FC9" w:rsidR="00BF3B47" w:rsidRDefault="00582BB7">
      <w:pPr>
        <w:pStyle w:val="TDC2"/>
        <w:tabs>
          <w:tab w:val="left" w:pos="880"/>
          <w:tab w:val="right" w:leader="underscore" w:pos="8828"/>
        </w:tabs>
        <w:rPr>
          <w:rFonts w:eastAsiaTheme="minorEastAsia"/>
          <w:noProof/>
          <w:lang w:eastAsia="ja-JP"/>
        </w:rPr>
      </w:pPr>
      <w:hyperlink w:anchor="_Toc452731643"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Detalles de caso de uso</w:t>
        </w:r>
        <w:r w:rsidR="00BF3B47">
          <w:rPr>
            <w:noProof/>
            <w:webHidden/>
          </w:rPr>
          <w:tab/>
        </w:r>
        <w:r w:rsidR="00BF3B47">
          <w:rPr>
            <w:noProof/>
            <w:webHidden/>
          </w:rPr>
          <w:fldChar w:fldCharType="begin"/>
        </w:r>
        <w:r w:rsidR="00BF3B47">
          <w:rPr>
            <w:noProof/>
            <w:webHidden/>
          </w:rPr>
          <w:instrText xml:space="preserve"> PAGEREF _Toc452731643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171A72FE" w14:textId="5F736F44" w:rsidR="00BF3B47" w:rsidRDefault="00582BB7">
      <w:pPr>
        <w:pStyle w:val="TDC3"/>
        <w:tabs>
          <w:tab w:val="right" w:leader="underscore" w:pos="8828"/>
        </w:tabs>
        <w:rPr>
          <w:rFonts w:eastAsiaTheme="minorEastAsia"/>
          <w:noProof/>
          <w:lang w:eastAsia="ja-JP"/>
        </w:rPr>
      </w:pPr>
      <w:hyperlink w:anchor="_Toc452731644" w:history="1">
        <w:r w:rsidR="00BF3B47" w:rsidRPr="00D515D5">
          <w:rPr>
            <w:rStyle w:val="Hipervnculo"/>
            <w:noProof/>
          </w:rPr>
          <w:t>Acervo</w:t>
        </w:r>
        <w:r w:rsidR="00BF3B47">
          <w:rPr>
            <w:noProof/>
            <w:webHidden/>
          </w:rPr>
          <w:tab/>
        </w:r>
        <w:r w:rsidR="00BF3B47">
          <w:rPr>
            <w:noProof/>
            <w:webHidden/>
          </w:rPr>
          <w:fldChar w:fldCharType="begin"/>
        </w:r>
        <w:r w:rsidR="00BF3B47">
          <w:rPr>
            <w:noProof/>
            <w:webHidden/>
          </w:rPr>
          <w:instrText xml:space="preserve"> PAGEREF _Toc452731644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6CBA3098" w14:textId="778F297E" w:rsidR="00BF3B47" w:rsidRDefault="00582BB7">
      <w:pPr>
        <w:pStyle w:val="TDC4"/>
        <w:tabs>
          <w:tab w:val="left" w:pos="1540"/>
          <w:tab w:val="right" w:leader="underscore" w:pos="8828"/>
        </w:tabs>
        <w:rPr>
          <w:noProof/>
        </w:rPr>
      </w:pPr>
      <w:hyperlink w:anchor="_Toc452731645" w:history="1">
        <w:r w:rsidR="00BF3B47" w:rsidRPr="00D515D5">
          <w:rPr>
            <w:rStyle w:val="Hipervnculo"/>
            <w:noProof/>
          </w:rPr>
          <w:t>3.2.1</w:t>
        </w:r>
        <w:r w:rsidR="00BF3B47">
          <w:rPr>
            <w:noProof/>
          </w:rPr>
          <w:tab/>
        </w:r>
        <w:r w:rsidR="00BF3B47" w:rsidRPr="00D515D5">
          <w:rPr>
            <w:rStyle w:val="Hipervnculo"/>
            <w:noProof/>
          </w:rPr>
          <w:t>Administrar convenios</w:t>
        </w:r>
        <w:r w:rsidR="00BF3B47">
          <w:rPr>
            <w:noProof/>
            <w:webHidden/>
          </w:rPr>
          <w:tab/>
        </w:r>
        <w:r w:rsidR="00BF3B47">
          <w:rPr>
            <w:noProof/>
            <w:webHidden/>
          </w:rPr>
          <w:fldChar w:fldCharType="begin"/>
        </w:r>
        <w:r w:rsidR="00BF3B47">
          <w:rPr>
            <w:noProof/>
            <w:webHidden/>
          </w:rPr>
          <w:instrText xml:space="preserve"> PAGEREF _Toc452731645 \h </w:instrText>
        </w:r>
        <w:r w:rsidR="00BF3B47">
          <w:rPr>
            <w:noProof/>
            <w:webHidden/>
          </w:rPr>
        </w:r>
        <w:r w:rsidR="00BF3B47">
          <w:rPr>
            <w:noProof/>
            <w:webHidden/>
          </w:rPr>
          <w:fldChar w:fldCharType="separate"/>
        </w:r>
        <w:r w:rsidR="00BF3B47">
          <w:rPr>
            <w:noProof/>
            <w:webHidden/>
          </w:rPr>
          <w:t>13</w:t>
        </w:r>
        <w:r w:rsidR="00BF3B47">
          <w:rPr>
            <w:noProof/>
            <w:webHidden/>
          </w:rPr>
          <w:fldChar w:fldCharType="end"/>
        </w:r>
      </w:hyperlink>
    </w:p>
    <w:p w14:paraId="3DE72B82" w14:textId="48E4563C" w:rsidR="00BF3B47" w:rsidRDefault="00582BB7">
      <w:pPr>
        <w:pStyle w:val="TDC4"/>
        <w:tabs>
          <w:tab w:val="left" w:pos="1540"/>
          <w:tab w:val="right" w:leader="underscore" w:pos="8828"/>
        </w:tabs>
        <w:rPr>
          <w:noProof/>
        </w:rPr>
      </w:pPr>
      <w:hyperlink w:anchor="_Toc452731646" w:history="1">
        <w:r w:rsidR="00BF3B47" w:rsidRPr="00D515D5">
          <w:rPr>
            <w:rStyle w:val="Hipervnculo"/>
            <w:noProof/>
          </w:rPr>
          <w:t>3.2.2</w:t>
        </w:r>
        <w:r w:rsidR="00BF3B47">
          <w:rPr>
            <w:noProof/>
          </w:rPr>
          <w:tab/>
        </w:r>
        <w:r w:rsidR="00BF3B47" w:rsidRPr="00D515D5">
          <w:rPr>
            <w:rStyle w:val="Hipervnculo"/>
            <w:noProof/>
          </w:rPr>
          <w:t>Administrar fondos de la biblioteca</w:t>
        </w:r>
        <w:r w:rsidR="00BF3B47">
          <w:rPr>
            <w:noProof/>
            <w:webHidden/>
          </w:rPr>
          <w:tab/>
        </w:r>
        <w:r w:rsidR="00BF3B47">
          <w:rPr>
            <w:noProof/>
            <w:webHidden/>
          </w:rPr>
          <w:fldChar w:fldCharType="begin"/>
        </w:r>
        <w:r w:rsidR="00BF3B47">
          <w:rPr>
            <w:noProof/>
            <w:webHidden/>
          </w:rPr>
          <w:instrText xml:space="preserve"> PAGEREF _Toc452731646 \h </w:instrText>
        </w:r>
        <w:r w:rsidR="00BF3B47">
          <w:rPr>
            <w:noProof/>
            <w:webHidden/>
          </w:rPr>
        </w:r>
        <w:r w:rsidR="00BF3B47">
          <w:rPr>
            <w:noProof/>
            <w:webHidden/>
          </w:rPr>
          <w:fldChar w:fldCharType="separate"/>
        </w:r>
        <w:r w:rsidR="00BF3B47">
          <w:rPr>
            <w:noProof/>
            <w:webHidden/>
          </w:rPr>
          <w:t>15</w:t>
        </w:r>
        <w:r w:rsidR="00BF3B47">
          <w:rPr>
            <w:noProof/>
            <w:webHidden/>
          </w:rPr>
          <w:fldChar w:fldCharType="end"/>
        </w:r>
      </w:hyperlink>
    </w:p>
    <w:p w14:paraId="687CF078" w14:textId="5E8CE32D" w:rsidR="00BF3B47" w:rsidRDefault="00582BB7">
      <w:pPr>
        <w:pStyle w:val="TDC4"/>
        <w:tabs>
          <w:tab w:val="left" w:pos="1540"/>
          <w:tab w:val="right" w:leader="underscore" w:pos="8828"/>
        </w:tabs>
        <w:rPr>
          <w:noProof/>
        </w:rPr>
      </w:pPr>
      <w:hyperlink w:anchor="_Toc452731647" w:history="1">
        <w:r w:rsidR="00BF3B47" w:rsidRPr="00D515D5">
          <w:rPr>
            <w:rStyle w:val="Hipervnculo"/>
            <w:noProof/>
          </w:rPr>
          <w:t>3.2.3</w:t>
        </w:r>
        <w:r w:rsidR="00BF3B47">
          <w:rPr>
            <w:noProof/>
          </w:rPr>
          <w:tab/>
        </w:r>
        <w:r w:rsidR="00BF3B47" w:rsidRPr="00D515D5">
          <w:rPr>
            <w:rStyle w:val="Hipervnculo"/>
            <w:noProof/>
          </w:rPr>
          <w:t>Consultar donaciones a la biblioteca</w:t>
        </w:r>
        <w:r w:rsidR="00BF3B47">
          <w:rPr>
            <w:noProof/>
            <w:webHidden/>
          </w:rPr>
          <w:tab/>
        </w:r>
        <w:r w:rsidR="00BF3B47">
          <w:rPr>
            <w:noProof/>
            <w:webHidden/>
          </w:rPr>
          <w:fldChar w:fldCharType="begin"/>
        </w:r>
        <w:r w:rsidR="00BF3B47">
          <w:rPr>
            <w:noProof/>
            <w:webHidden/>
          </w:rPr>
          <w:instrText xml:space="preserve"> PAGEREF _Toc452731647 \h </w:instrText>
        </w:r>
        <w:r w:rsidR="00BF3B47">
          <w:rPr>
            <w:noProof/>
            <w:webHidden/>
          </w:rPr>
        </w:r>
        <w:r w:rsidR="00BF3B47">
          <w:rPr>
            <w:noProof/>
            <w:webHidden/>
          </w:rPr>
          <w:fldChar w:fldCharType="separate"/>
        </w:r>
        <w:r w:rsidR="00BF3B47">
          <w:rPr>
            <w:noProof/>
            <w:webHidden/>
          </w:rPr>
          <w:t>17</w:t>
        </w:r>
        <w:r w:rsidR="00BF3B47">
          <w:rPr>
            <w:noProof/>
            <w:webHidden/>
          </w:rPr>
          <w:fldChar w:fldCharType="end"/>
        </w:r>
      </w:hyperlink>
    </w:p>
    <w:p w14:paraId="1C22080F" w14:textId="6135B569" w:rsidR="00BF3B47" w:rsidRDefault="00582BB7">
      <w:pPr>
        <w:pStyle w:val="TDC3"/>
        <w:tabs>
          <w:tab w:val="right" w:leader="underscore" w:pos="8828"/>
        </w:tabs>
        <w:rPr>
          <w:rFonts w:eastAsiaTheme="minorEastAsia"/>
          <w:noProof/>
          <w:lang w:eastAsia="ja-JP"/>
        </w:rPr>
      </w:pPr>
      <w:hyperlink w:anchor="_Toc452731648" w:history="1">
        <w:r w:rsidR="00BF3B47" w:rsidRPr="00D515D5">
          <w:rPr>
            <w:rStyle w:val="Hipervnculo"/>
            <w:noProof/>
          </w:rPr>
          <w:t>Administración</w:t>
        </w:r>
        <w:r w:rsidR="00BF3B47">
          <w:rPr>
            <w:noProof/>
            <w:webHidden/>
          </w:rPr>
          <w:tab/>
        </w:r>
        <w:r w:rsidR="00BF3B47">
          <w:rPr>
            <w:noProof/>
            <w:webHidden/>
          </w:rPr>
          <w:fldChar w:fldCharType="begin"/>
        </w:r>
        <w:r w:rsidR="00BF3B47">
          <w:rPr>
            <w:noProof/>
            <w:webHidden/>
          </w:rPr>
          <w:instrText xml:space="preserve"> PAGEREF _Toc452731648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609BE078" w14:textId="470E6968" w:rsidR="00BF3B47" w:rsidRDefault="00582BB7">
      <w:pPr>
        <w:pStyle w:val="TDC4"/>
        <w:tabs>
          <w:tab w:val="left" w:pos="1540"/>
          <w:tab w:val="right" w:leader="underscore" w:pos="8828"/>
        </w:tabs>
        <w:rPr>
          <w:noProof/>
        </w:rPr>
      </w:pPr>
      <w:hyperlink w:anchor="_Toc452731649" w:history="1">
        <w:r w:rsidR="00BF3B47" w:rsidRPr="00D515D5">
          <w:rPr>
            <w:rStyle w:val="Hipervnculo"/>
            <w:noProof/>
          </w:rPr>
          <w:t>3.2.4</w:t>
        </w:r>
        <w:r w:rsidR="00BF3B47">
          <w:rPr>
            <w:noProof/>
          </w:rPr>
          <w:tab/>
        </w:r>
        <w:r w:rsidR="00BF3B47" w:rsidRPr="00D515D5">
          <w:rPr>
            <w:rStyle w:val="Hipervnculo"/>
            <w:noProof/>
            <w:shd w:val="clear" w:color="auto" w:fill="FEFEFE"/>
          </w:rPr>
          <w:t>Consultar adquisiciones</w:t>
        </w:r>
        <w:r w:rsidR="00BF3B47">
          <w:rPr>
            <w:noProof/>
            <w:webHidden/>
          </w:rPr>
          <w:tab/>
        </w:r>
        <w:r w:rsidR="00BF3B47">
          <w:rPr>
            <w:noProof/>
            <w:webHidden/>
          </w:rPr>
          <w:fldChar w:fldCharType="begin"/>
        </w:r>
        <w:r w:rsidR="00BF3B47">
          <w:rPr>
            <w:noProof/>
            <w:webHidden/>
          </w:rPr>
          <w:instrText xml:space="preserve"> PAGEREF _Toc452731649 \h </w:instrText>
        </w:r>
        <w:r w:rsidR="00BF3B47">
          <w:rPr>
            <w:noProof/>
            <w:webHidden/>
          </w:rPr>
        </w:r>
        <w:r w:rsidR="00BF3B47">
          <w:rPr>
            <w:noProof/>
            <w:webHidden/>
          </w:rPr>
          <w:fldChar w:fldCharType="separate"/>
        </w:r>
        <w:r w:rsidR="00BF3B47">
          <w:rPr>
            <w:noProof/>
            <w:webHidden/>
          </w:rPr>
          <w:t>18</w:t>
        </w:r>
        <w:r w:rsidR="00BF3B47">
          <w:rPr>
            <w:noProof/>
            <w:webHidden/>
          </w:rPr>
          <w:fldChar w:fldCharType="end"/>
        </w:r>
      </w:hyperlink>
    </w:p>
    <w:p w14:paraId="56FF3E33" w14:textId="324FEB56" w:rsidR="00BF3B47" w:rsidRDefault="00582BB7">
      <w:pPr>
        <w:pStyle w:val="TDC4"/>
        <w:tabs>
          <w:tab w:val="left" w:pos="1540"/>
          <w:tab w:val="right" w:leader="underscore" w:pos="8828"/>
        </w:tabs>
        <w:rPr>
          <w:noProof/>
        </w:rPr>
      </w:pPr>
      <w:hyperlink w:anchor="_Toc452731650" w:history="1">
        <w:r w:rsidR="00BF3B47" w:rsidRPr="00D515D5">
          <w:rPr>
            <w:rStyle w:val="Hipervnculo"/>
            <w:noProof/>
          </w:rPr>
          <w:t>3.2.5</w:t>
        </w:r>
        <w:r w:rsidR="00BF3B47">
          <w:rPr>
            <w:noProof/>
          </w:rPr>
          <w:tab/>
        </w:r>
        <w:r w:rsidR="00BF3B47" w:rsidRPr="00D515D5">
          <w:rPr>
            <w:rStyle w:val="Hipervnculo"/>
            <w:noProof/>
          </w:rPr>
          <w:t>Consultar devoluciones</w:t>
        </w:r>
        <w:r w:rsidR="00BF3B47">
          <w:rPr>
            <w:noProof/>
            <w:webHidden/>
          </w:rPr>
          <w:tab/>
        </w:r>
        <w:r w:rsidR="00BF3B47">
          <w:rPr>
            <w:noProof/>
            <w:webHidden/>
          </w:rPr>
          <w:fldChar w:fldCharType="begin"/>
        </w:r>
        <w:r w:rsidR="00BF3B47">
          <w:rPr>
            <w:noProof/>
            <w:webHidden/>
          </w:rPr>
          <w:instrText xml:space="preserve"> PAGEREF _Toc452731650 \h </w:instrText>
        </w:r>
        <w:r w:rsidR="00BF3B47">
          <w:rPr>
            <w:noProof/>
            <w:webHidden/>
          </w:rPr>
        </w:r>
        <w:r w:rsidR="00BF3B47">
          <w:rPr>
            <w:noProof/>
            <w:webHidden/>
          </w:rPr>
          <w:fldChar w:fldCharType="separate"/>
        </w:r>
        <w:r w:rsidR="00BF3B47">
          <w:rPr>
            <w:noProof/>
            <w:webHidden/>
          </w:rPr>
          <w:t>19</w:t>
        </w:r>
        <w:r w:rsidR="00BF3B47">
          <w:rPr>
            <w:noProof/>
            <w:webHidden/>
          </w:rPr>
          <w:fldChar w:fldCharType="end"/>
        </w:r>
      </w:hyperlink>
    </w:p>
    <w:p w14:paraId="190205DE" w14:textId="710CD9FB" w:rsidR="00BF3B47" w:rsidRDefault="00582BB7">
      <w:pPr>
        <w:pStyle w:val="TDC4"/>
        <w:tabs>
          <w:tab w:val="left" w:pos="1540"/>
          <w:tab w:val="right" w:leader="underscore" w:pos="8828"/>
        </w:tabs>
        <w:rPr>
          <w:noProof/>
        </w:rPr>
      </w:pPr>
      <w:hyperlink w:anchor="_Toc452731651" w:history="1">
        <w:r w:rsidR="00BF3B47" w:rsidRPr="00D515D5">
          <w:rPr>
            <w:rStyle w:val="Hipervnculo"/>
            <w:noProof/>
          </w:rPr>
          <w:t>3.2.6</w:t>
        </w:r>
        <w:r w:rsidR="00BF3B47">
          <w:rPr>
            <w:noProof/>
          </w:rPr>
          <w:tab/>
        </w:r>
        <w:r w:rsidR="00BF3B47" w:rsidRPr="00D515D5">
          <w:rPr>
            <w:rStyle w:val="Hipervnculo"/>
            <w:noProof/>
          </w:rPr>
          <w:t>Registrar préstamo</w:t>
        </w:r>
        <w:r w:rsidR="00BF3B47">
          <w:rPr>
            <w:noProof/>
            <w:webHidden/>
          </w:rPr>
          <w:tab/>
        </w:r>
        <w:r w:rsidR="00BF3B47">
          <w:rPr>
            <w:noProof/>
            <w:webHidden/>
          </w:rPr>
          <w:fldChar w:fldCharType="begin"/>
        </w:r>
        <w:r w:rsidR="00BF3B47">
          <w:rPr>
            <w:noProof/>
            <w:webHidden/>
          </w:rPr>
          <w:instrText xml:space="preserve"> PAGEREF _Toc452731651 \h </w:instrText>
        </w:r>
        <w:r w:rsidR="00BF3B47">
          <w:rPr>
            <w:noProof/>
            <w:webHidden/>
          </w:rPr>
        </w:r>
        <w:r w:rsidR="00BF3B47">
          <w:rPr>
            <w:noProof/>
            <w:webHidden/>
          </w:rPr>
          <w:fldChar w:fldCharType="separate"/>
        </w:r>
        <w:r w:rsidR="00BF3B47">
          <w:rPr>
            <w:noProof/>
            <w:webHidden/>
          </w:rPr>
          <w:t>20</w:t>
        </w:r>
        <w:r w:rsidR="00BF3B47">
          <w:rPr>
            <w:noProof/>
            <w:webHidden/>
          </w:rPr>
          <w:fldChar w:fldCharType="end"/>
        </w:r>
      </w:hyperlink>
    </w:p>
    <w:p w14:paraId="7DA7D93B" w14:textId="15BB9DCB" w:rsidR="00BF3B47" w:rsidRDefault="00582BB7">
      <w:pPr>
        <w:pStyle w:val="TDC4"/>
        <w:tabs>
          <w:tab w:val="left" w:pos="1540"/>
          <w:tab w:val="right" w:leader="underscore" w:pos="8828"/>
        </w:tabs>
        <w:rPr>
          <w:noProof/>
        </w:rPr>
      </w:pPr>
      <w:hyperlink w:anchor="_Toc452731652" w:history="1">
        <w:r w:rsidR="00BF3B47" w:rsidRPr="00D515D5">
          <w:rPr>
            <w:rStyle w:val="Hipervnculo"/>
            <w:noProof/>
          </w:rPr>
          <w:t>3.2.7</w:t>
        </w:r>
        <w:r w:rsidR="00BF3B47">
          <w:rPr>
            <w:noProof/>
          </w:rPr>
          <w:tab/>
        </w:r>
        <w:r w:rsidR="00BF3B47" w:rsidRPr="00D515D5">
          <w:rPr>
            <w:rStyle w:val="Hipervnculo"/>
            <w:noProof/>
          </w:rPr>
          <w:t>Registrar devolución</w:t>
        </w:r>
        <w:r w:rsidR="00BF3B47">
          <w:rPr>
            <w:noProof/>
            <w:webHidden/>
          </w:rPr>
          <w:tab/>
        </w:r>
        <w:r w:rsidR="00BF3B47">
          <w:rPr>
            <w:noProof/>
            <w:webHidden/>
          </w:rPr>
          <w:fldChar w:fldCharType="begin"/>
        </w:r>
        <w:r w:rsidR="00BF3B47">
          <w:rPr>
            <w:noProof/>
            <w:webHidden/>
          </w:rPr>
          <w:instrText xml:space="preserve"> PAGEREF _Toc452731652 \h </w:instrText>
        </w:r>
        <w:r w:rsidR="00BF3B47">
          <w:rPr>
            <w:noProof/>
            <w:webHidden/>
          </w:rPr>
        </w:r>
        <w:r w:rsidR="00BF3B47">
          <w:rPr>
            <w:noProof/>
            <w:webHidden/>
          </w:rPr>
          <w:fldChar w:fldCharType="separate"/>
        </w:r>
        <w:r w:rsidR="00BF3B47">
          <w:rPr>
            <w:noProof/>
            <w:webHidden/>
          </w:rPr>
          <w:t>21</w:t>
        </w:r>
        <w:r w:rsidR="00BF3B47">
          <w:rPr>
            <w:noProof/>
            <w:webHidden/>
          </w:rPr>
          <w:fldChar w:fldCharType="end"/>
        </w:r>
      </w:hyperlink>
    </w:p>
    <w:p w14:paraId="2B45A67E" w14:textId="21E90D3E" w:rsidR="00BF3B47" w:rsidRDefault="00582BB7">
      <w:pPr>
        <w:pStyle w:val="TDC3"/>
        <w:tabs>
          <w:tab w:val="right" w:leader="underscore" w:pos="8828"/>
        </w:tabs>
        <w:rPr>
          <w:rFonts w:eastAsiaTheme="minorEastAsia"/>
          <w:noProof/>
          <w:lang w:eastAsia="ja-JP"/>
        </w:rPr>
      </w:pPr>
      <w:hyperlink w:anchor="_Toc452731653" w:history="1">
        <w:r w:rsidR="00BF3B47" w:rsidRPr="00D515D5">
          <w:rPr>
            <w:rStyle w:val="Hipervnculo"/>
            <w:noProof/>
          </w:rPr>
          <w:t>Administrar Usuarios</w:t>
        </w:r>
        <w:r w:rsidR="00BF3B47">
          <w:rPr>
            <w:noProof/>
            <w:webHidden/>
          </w:rPr>
          <w:tab/>
        </w:r>
        <w:r w:rsidR="00BF3B47">
          <w:rPr>
            <w:noProof/>
            <w:webHidden/>
          </w:rPr>
          <w:fldChar w:fldCharType="begin"/>
        </w:r>
        <w:r w:rsidR="00BF3B47">
          <w:rPr>
            <w:noProof/>
            <w:webHidden/>
          </w:rPr>
          <w:instrText xml:space="preserve"> PAGEREF _Toc452731653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2A110591" w14:textId="56E17260" w:rsidR="00BF3B47" w:rsidRDefault="00582BB7">
      <w:pPr>
        <w:pStyle w:val="TDC4"/>
        <w:tabs>
          <w:tab w:val="left" w:pos="1540"/>
          <w:tab w:val="right" w:leader="underscore" w:pos="8828"/>
        </w:tabs>
        <w:rPr>
          <w:noProof/>
        </w:rPr>
      </w:pPr>
      <w:hyperlink w:anchor="_Toc452731654" w:history="1">
        <w:r w:rsidR="00BF3B47" w:rsidRPr="00D515D5">
          <w:rPr>
            <w:rStyle w:val="Hipervnculo"/>
            <w:noProof/>
          </w:rPr>
          <w:t>3.2.8</w:t>
        </w:r>
        <w:r w:rsidR="00BF3B47">
          <w:rPr>
            <w:noProof/>
          </w:rPr>
          <w:tab/>
        </w:r>
        <w:r w:rsidR="00BF3B47" w:rsidRPr="00D515D5">
          <w:rPr>
            <w:rStyle w:val="Hipervnculo"/>
            <w:noProof/>
          </w:rPr>
          <w:t>Editar usuario</w:t>
        </w:r>
        <w:r w:rsidR="00BF3B47">
          <w:rPr>
            <w:noProof/>
            <w:webHidden/>
          </w:rPr>
          <w:tab/>
        </w:r>
        <w:r w:rsidR="00BF3B47">
          <w:rPr>
            <w:noProof/>
            <w:webHidden/>
          </w:rPr>
          <w:fldChar w:fldCharType="begin"/>
        </w:r>
        <w:r w:rsidR="00BF3B47">
          <w:rPr>
            <w:noProof/>
            <w:webHidden/>
          </w:rPr>
          <w:instrText xml:space="preserve"> PAGEREF _Toc452731654 \h </w:instrText>
        </w:r>
        <w:r w:rsidR="00BF3B47">
          <w:rPr>
            <w:noProof/>
            <w:webHidden/>
          </w:rPr>
        </w:r>
        <w:r w:rsidR="00BF3B47">
          <w:rPr>
            <w:noProof/>
            <w:webHidden/>
          </w:rPr>
          <w:fldChar w:fldCharType="separate"/>
        </w:r>
        <w:r w:rsidR="00BF3B47">
          <w:rPr>
            <w:noProof/>
            <w:webHidden/>
          </w:rPr>
          <w:t>22</w:t>
        </w:r>
        <w:r w:rsidR="00BF3B47">
          <w:rPr>
            <w:noProof/>
            <w:webHidden/>
          </w:rPr>
          <w:fldChar w:fldCharType="end"/>
        </w:r>
      </w:hyperlink>
    </w:p>
    <w:p w14:paraId="6A0F64B0" w14:textId="1D1A5123" w:rsidR="00BF3B47" w:rsidRDefault="00582BB7">
      <w:pPr>
        <w:pStyle w:val="TDC4"/>
        <w:tabs>
          <w:tab w:val="left" w:pos="1540"/>
          <w:tab w:val="right" w:leader="underscore" w:pos="8828"/>
        </w:tabs>
        <w:rPr>
          <w:noProof/>
        </w:rPr>
      </w:pPr>
      <w:hyperlink w:anchor="_Toc452731655" w:history="1">
        <w:r w:rsidR="00BF3B47" w:rsidRPr="00D515D5">
          <w:rPr>
            <w:rStyle w:val="Hipervnculo"/>
            <w:noProof/>
          </w:rPr>
          <w:t>3.2.9</w:t>
        </w:r>
        <w:r w:rsidR="00BF3B47">
          <w:rPr>
            <w:noProof/>
          </w:rPr>
          <w:tab/>
        </w:r>
        <w:r w:rsidR="00BF3B47" w:rsidRPr="00D515D5">
          <w:rPr>
            <w:rStyle w:val="Hipervnculo"/>
            <w:noProof/>
          </w:rPr>
          <w:t>Agregar usuario</w:t>
        </w:r>
        <w:r w:rsidR="00BF3B47">
          <w:rPr>
            <w:noProof/>
            <w:webHidden/>
          </w:rPr>
          <w:tab/>
        </w:r>
        <w:r w:rsidR="00BF3B47">
          <w:rPr>
            <w:noProof/>
            <w:webHidden/>
          </w:rPr>
          <w:fldChar w:fldCharType="begin"/>
        </w:r>
        <w:r w:rsidR="00BF3B47">
          <w:rPr>
            <w:noProof/>
            <w:webHidden/>
          </w:rPr>
          <w:instrText xml:space="preserve"> PAGEREF _Toc452731655 \h </w:instrText>
        </w:r>
        <w:r w:rsidR="00BF3B47">
          <w:rPr>
            <w:noProof/>
            <w:webHidden/>
          </w:rPr>
        </w:r>
        <w:r w:rsidR="00BF3B47">
          <w:rPr>
            <w:noProof/>
            <w:webHidden/>
          </w:rPr>
          <w:fldChar w:fldCharType="separate"/>
        </w:r>
        <w:r w:rsidR="00BF3B47">
          <w:rPr>
            <w:noProof/>
            <w:webHidden/>
          </w:rPr>
          <w:t>23</w:t>
        </w:r>
        <w:r w:rsidR="00BF3B47">
          <w:rPr>
            <w:noProof/>
            <w:webHidden/>
          </w:rPr>
          <w:fldChar w:fldCharType="end"/>
        </w:r>
      </w:hyperlink>
    </w:p>
    <w:p w14:paraId="6B96AC0C" w14:textId="79C14807" w:rsidR="00BF3B47" w:rsidRDefault="00582BB7">
      <w:pPr>
        <w:pStyle w:val="TDC4"/>
        <w:tabs>
          <w:tab w:val="left" w:pos="1540"/>
          <w:tab w:val="right" w:leader="underscore" w:pos="8828"/>
        </w:tabs>
        <w:rPr>
          <w:noProof/>
        </w:rPr>
      </w:pPr>
      <w:hyperlink w:anchor="_Toc452731656" w:history="1">
        <w:r w:rsidR="00BF3B47" w:rsidRPr="00D515D5">
          <w:rPr>
            <w:rStyle w:val="Hipervnculo"/>
            <w:noProof/>
          </w:rPr>
          <w:t>3.2.10</w:t>
        </w:r>
        <w:r w:rsidR="00BF3B47">
          <w:rPr>
            <w:noProof/>
          </w:rPr>
          <w:tab/>
        </w:r>
        <w:r w:rsidR="00BF3B47" w:rsidRPr="00D515D5">
          <w:rPr>
            <w:rStyle w:val="Hipervnculo"/>
            <w:noProof/>
          </w:rPr>
          <w:t>Borrar usuario</w:t>
        </w:r>
        <w:r w:rsidR="00BF3B47">
          <w:rPr>
            <w:noProof/>
            <w:webHidden/>
          </w:rPr>
          <w:tab/>
        </w:r>
        <w:r w:rsidR="00BF3B47">
          <w:rPr>
            <w:noProof/>
            <w:webHidden/>
          </w:rPr>
          <w:fldChar w:fldCharType="begin"/>
        </w:r>
        <w:r w:rsidR="00BF3B47">
          <w:rPr>
            <w:noProof/>
            <w:webHidden/>
          </w:rPr>
          <w:instrText xml:space="preserve"> PAGEREF _Toc452731656 \h </w:instrText>
        </w:r>
        <w:r w:rsidR="00BF3B47">
          <w:rPr>
            <w:noProof/>
            <w:webHidden/>
          </w:rPr>
        </w:r>
        <w:r w:rsidR="00BF3B47">
          <w:rPr>
            <w:noProof/>
            <w:webHidden/>
          </w:rPr>
          <w:fldChar w:fldCharType="separate"/>
        </w:r>
        <w:r w:rsidR="00BF3B47">
          <w:rPr>
            <w:noProof/>
            <w:webHidden/>
          </w:rPr>
          <w:t>24</w:t>
        </w:r>
        <w:r w:rsidR="00BF3B47">
          <w:rPr>
            <w:noProof/>
            <w:webHidden/>
          </w:rPr>
          <w:fldChar w:fldCharType="end"/>
        </w:r>
      </w:hyperlink>
    </w:p>
    <w:p w14:paraId="0E5328B8" w14:textId="6B3C09F3" w:rsidR="00BF3B47" w:rsidRDefault="00582BB7">
      <w:pPr>
        <w:pStyle w:val="TDC3"/>
        <w:tabs>
          <w:tab w:val="right" w:leader="underscore" w:pos="8828"/>
        </w:tabs>
        <w:rPr>
          <w:rFonts w:eastAsiaTheme="minorEastAsia"/>
          <w:noProof/>
          <w:lang w:eastAsia="ja-JP"/>
        </w:rPr>
      </w:pPr>
      <w:hyperlink w:anchor="_Toc452731657" w:history="1">
        <w:r w:rsidR="00BF3B47" w:rsidRPr="00D515D5">
          <w:rPr>
            <w:rStyle w:val="Hipervnculo"/>
            <w:noProof/>
          </w:rPr>
          <w:t>Funcionalidad del sistema</w:t>
        </w:r>
        <w:r w:rsidR="00BF3B47">
          <w:rPr>
            <w:noProof/>
            <w:webHidden/>
          </w:rPr>
          <w:tab/>
        </w:r>
        <w:r w:rsidR="00BF3B47">
          <w:rPr>
            <w:noProof/>
            <w:webHidden/>
          </w:rPr>
          <w:fldChar w:fldCharType="begin"/>
        </w:r>
        <w:r w:rsidR="00BF3B47">
          <w:rPr>
            <w:noProof/>
            <w:webHidden/>
          </w:rPr>
          <w:instrText xml:space="preserve"> PAGEREF _Toc452731657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274DE519" w14:textId="2472B04A" w:rsidR="00BF3B47" w:rsidRDefault="00582BB7">
      <w:pPr>
        <w:pStyle w:val="TDC4"/>
        <w:tabs>
          <w:tab w:val="left" w:pos="1540"/>
          <w:tab w:val="right" w:leader="underscore" w:pos="8828"/>
        </w:tabs>
        <w:rPr>
          <w:noProof/>
        </w:rPr>
      </w:pPr>
      <w:hyperlink w:anchor="_Toc452731658" w:history="1">
        <w:r w:rsidR="00BF3B47" w:rsidRPr="00D515D5">
          <w:rPr>
            <w:rStyle w:val="Hipervnculo"/>
            <w:noProof/>
          </w:rPr>
          <w:t>3.2.11</w:t>
        </w:r>
        <w:r w:rsidR="00BF3B47">
          <w:rPr>
            <w:noProof/>
          </w:rPr>
          <w:tab/>
        </w:r>
        <w:r w:rsidR="00BF3B47" w:rsidRPr="00D515D5">
          <w:rPr>
            <w:rStyle w:val="Hipervnculo"/>
            <w:noProof/>
          </w:rPr>
          <w:t>Agregar reseña del ítem</w:t>
        </w:r>
        <w:r w:rsidR="00BF3B47">
          <w:rPr>
            <w:noProof/>
            <w:webHidden/>
          </w:rPr>
          <w:tab/>
        </w:r>
        <w:r w:rsidR="00BF3B47">
          <w:rPr>
            <w:noProof/>
            <w:webHidden/>
          </w:rPr>
          <w:fldChar w:fldCharType="begin"/>
        </w:r>
        <w:r w:rsidR="00BF3B47">
          <w:rPr>
            <w:noProof/>
            <w:webHidden/>
          </w:rPr>
          <w:instrText xml:space="preserve"> PAGEREF _Toc452731658 \h </w:instrText>
        </w:r>
        <w:r w:rsidR="00BF3B47">
          <w:rPr>
            <w:noProof/>
            <w:webHidden/>
          </w:rPr>
        </w:r>
        <w:r w:rsidR="00BF3B47">
          <w:rPr>
            <w:noProof/>
            <w:webHidden/>
          </w:rPr>
          <w:fldChar w:fldCharType="separate"/>
        </w:r>
        <w:r w:rsidR="00BF3B47">
          <w:rPr>
            <w:noProof/>
            <w:webHidden/>
          </w:rPr>
          <w:t>25</w:t>
        </w:r>
        <w:r w:rsidR="00BF3B47">
          <w:rPr>
            <w:noProof/>
            <w:webHidden/>
          </w:rPr>
          <w:fldChar w:fldCharType="end"/>
        </w:r>
      </w:hyperlink>
    </w:p>
    <w:p w14:paraId="725ACA25" w14:textId="04BD3C39" w:rsidR="00BF3B47" w:rsidRDefault="00582BB7">
      <w:pPr>
        <w:pStyle w:val="TDC4"/>
        <w:tabs>
          <w:tab w:val="left" w:pos="1540"/>
          <w:tab w:val="right" w:leader="underscore" w:pos="8828"/>
        </w:tabs>
        <w:rPr>
          <w:noProof/>
        </w:rPr>
      </w:pPr>
      <w:hyperlink w:anchor="_Toc452731659" w:history="1">
        <w:r w:rsidR="00BF3B47" w:rsidRPr="00D515D5">
          <w:rPr>
            <w:rStyle w:val="Hipervnculo"/>
            <w:noProof/>
          </w:rPr>
          <w:t>3.2.12</w:t>
        </w:r>
        <w:r w:rsidR="00BF3B47">
          <w:rPr>
            <w:noProof/>
          </w:rPr>
          <w:tab/>
        </w:r>
        <w:r w:rsidR="00BF3B47" w:rsidRPr="00D515D5">
          <w:rPr>
            <w:rStyle w:val="Hipervnculo"/>
            <w:noProof/>
          </w:rPr>
          <w:t>Reservar ítem</w:t>
        </w:r>
        <w:r w:rsidR="00BF3B47">
          <w:rPr>
            <w:noProof/>
            <w:webHidden/>
          </w:rPr>
          <w:tab/>
        </w:r>
        <w:r w:rsidR="00BF3B47">
          <w:rPr>
            <w:noProof/>
            <w:webHidden/>
          </w:rPr>
          <w:fldChar w:fldCharType="begin"/>
        </w:r>
        <w:r w:rsidR="00BF3B47">
          <w:rPr>
            <w:noProof/>
            <w:webHidden/>
          </w:rPr>
          <w:instrText xml:space="preserve"> PAGEREF _Toc452731659 \h </w:instrText>
        </w:r>
        <w:r w:rsidR="00BF3B47">
          <w:rPr>
            <w:noProof/>
            <w:webHidden/>
          </w:rPr>
        </w:r>
        <w:r w:rsidR="00BF3B47">
          <w:rPr>
            <w:noProof/>
            <w:webHidden/>
          </w:rPr>
          <w:fldChar w:fldCharType="separate"/>
        </w:r>
        <w:r w:rsidR="00BF3B47">
          <w:rPr>
            <w:noProof/>
            <w:webHidden/>
          </w:rPr>
          <w:t>26</w:t>
        </w:r>
        <w:r w:rsidR="00BF3B47">
          <w:rPr>
            <w:noProof/>
            <w:webHidden/>
          </w:rPr>
          <w:fldChar w:fldCharType="end"/>
        </w:r>
      </w:hyperlink>
    </w:p>
    <w:p w14:paraId="2009D405" w14:textId="115BC06A" w:rsidR="00BF3B47" w:rsidRDefault="00582BB7">
      <w:pPr>
        <w:pStyle w:val="TDC4"/>
        <w:tabs>
          <w:tab w:val="left" w:pos="1540"/>
          <w:tab w:val="right" w:leader="underscore" w:pos="8828"/>
        </w:tabs>
        <w:rPr>
          <w:noProof/>
        </w:rPr>
      </w:pPr>
      <w:hyperlink w:anchor="_Toc452731660" w:history="1">
        <w:r w:rsidR="00BF3B47" w:rsidRPr="00D515D5">
          <w:rPr>
            <w:rStyle w:val="Hipervnculo"/>
            <w:noProof/>
          </w:rPr>
          <w:t>3.2.13</w:t>
        </w:r>
        <w:r w:rsidR="00BF3B47">
          <w:rPr>
            <w:noProof/>
          </w:rPr>
          <w:tab/>
        </w:r>
        <w:r w:rsidR="00BF3B47" w:rsidRPr="00D515D5">
          <w:rPr>
            <w:rStyle w:val="Hipervnculo"/>
            <w:noProof/>
          </w:rPr>
          <w:t>Buscar ítem</w:t>
        </w:r>
        <w:r w:rsidR="00BF3B47">
          <w:rPr>
            <w:noProof/>
            <w:webHidden/>
          </w:rPr>
          <w:tab/>
        </w:r>
        <w:r w:rsidR="00BF3B47">
          <w:rPr>
            <w:noProof/>
            <w:webHidden/>
          </w:rPr>
          <w:fldChar w:fldCharType="begin"/>
        </w:r>
        <w:r w:rsidR="00BF3B47">
          <w:rPr>
            <w:noProof/>
            <w:webHidden/>
          </w:rPr>
          <w:instrText xml:space="preserve"> PAGEREF _Toc452731660 \h </w:instrText>
        </w:r>
        <w:r w:rsidR="00BF3B47">
          <w:rPr>
            <w:noProof/>
            <w:webHidden/>
          </w:rPr>
        </w:r>
        <w:r w:rsidR="00BF3B47">
          <w:rPr>
            <w:noProof/>
            <w:webHidden/>
          </w:rPr>
          <w:fldChar w:fldCharType="separate"/>
        </w:r>
        <w:r w:rsidR="00BF3B47">
          <w:rPr>
            <w:noProof/>
            <w:webHidden/>
          </w:rPr>
          <w:t>27</w:t>
        </w:r>
        <w:r w:rsidR="00BF3B47">
          <w:rPr>
            <w:noProof/>
            <w:webHidden/>
          </w:rPr>
          <w:fldChar w:fldCharType="end"/>
        </w:r>
      </w:hyperlink>
    </w:p>
    <w:p w14:paraId="341790EB" w14:textId="600C6311" w:rsidR="00BF3B47" w:rsidRDefault="00582BB7">
      <w:pPr>
        <w:pStyle w:val="TDC4"/>
        <w:tabs>
          <w:tab w:val="left" w:pos="1540"/>
          <w:tab w:val="right" w:leader="underscore" w:pos="8828"/>
        </w:tabs>
        <w:rPr>
          <w:noProof/>
        </w:rPr>
      </w:pPr>
      <w:hyperlink w:anchor="_Toc452731661" w:history="1">
        <w:r w:rsidR="00BF3B47" w:rsidRPr="00D515D5">
          <w:rPr>
            <w:rStyle w:val="Hipervnculo"/>
            <w:noProof/>
          </w:rPr>
          <w:t>3.2.14</w:t>
        </w:r>
        <w:r w:rsidR="00BF3B47">
          <w:rPr>
            <w:noProof/>
          </w:rPr>
          <w:tab/>
        </w:r>
        <w:r w:rsidR="00BF3B47" w:rsidRPr="00D515D5">
          <w:rPr>
            <w:rStyle w:val="Hipervnculo"/>
            <w:noProof/>
          </w:rPr>
          <w:t>Registrar adquisición</w:t>
        </w:r>
        <w:r w:rsidR="00BF3B47">
          <w:rPr>
            <w:noProof/>
            <w:webHidden/>
          </w:rPr>
          <w:tab/>
        </w:r>
        <w:r w:rsidR="00BF3B47">
          <w:rPr>
            <w:noProof/>
            <w:webHidden/>
          </w:rPr>
          <w:fldChar w:fldCharType="begin"/>
        </w:r>
        <w:r w:rsidR="00BF3B47">
          <w:rPr>
            <w:noProof/>
            <w:webHidden/>
          </w:rPr>
          <w:instrText xml:space="preserve"> PAGEREF _Toc452731661 \h </w:instrText>
        </w:r>
        <w:r w:rsidR="00BF3B47">
          <w:rPr>
            <w:noProof/>
            <w:webHidden/>
          </w:rPr>
        </w:r>
        <w:r w:rsidR="00BF3B47">
          <w:rPr>
            <w:noProof/>
            <w:webHidden/>
          </w:rPr>
          <w:fldChar w:fldCharType="separate"/>
        </w:r>
        <w:r w:rsidR="00BF3B47">
          <w:rPr>
            <w:noProof/>
            <w:webHidden/>
          </w:rPr>
          <w:t>28</w:t>
        </w:r>
        <w:r w:rsidR="00BF3B47">
          <w:rPr>
            <w:noProof/>
            <w:webHidden/>
          </w:rPr>
          <w:fldChar w:fldCharType="end"/>
        </w:r>
      </w:hyperlink>
    </w:p>
    <w:p w14:paraId="071F5DB1" w14:textId="3CDC0C50" w:rsidR="00BF3B47" w:rsidRDefault="00582BB7">
      <w:pPr>
        <w:pStyle w:val="TDC4"/>
        <w:tabs>
          <w:tab w:val="left" w:pos="1540"/>
          <w:tab w:val="right" w:leader="underscore" w:pos="8828"/>
        </w:tabs>
        <w:rPr>
          <w:noProof/>
        </w:rPr>
      </w:pPr>
      <w:hyperlink w:anchor="_Toc452731662" w:history="1">
        <w:r w:rsidR="00BF3B47" w:rsidRPr="00D515D5">
          <w:rPr>
            <w:rStyle w:val="Hipervnculo"/>
            <w:noProof/>
          </w:rPr>
          <w:t>3.2.15</w:t>
        </w:r>
        <w:r w:rsidR="00BF3B47">
          <w:rPr>
            <w:noProof/>
          </w:rPr>
          <w:tab/>
        </w:r>
        <w:r w:rsidR="00BF3B47" w:rsidRPr="00D515D5">
          <w:rPr>
            <w:rStyle w:val="Hipervnculo"/>
            <w:noProof/>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_Toc452731662 \h </w:instrText>
        </w:r>
        <w:r w:rsidR="00BF3B47">
          <w:rPr>
            <w:noProof/>
            <w:webHidden/>
          </w:rPr>
        </w:r>
        <w:r w:rsidR="00BF3B47">
          <w:rPr>
            <w:noProof/>
            <w:webHidden/>
          </w:rPr>
          <w:fldChar w:fldCharType="separate"/>
        </w:r>
        <w:r w:rsidR="00BF3B47">
          <w:rPr>
            <w:noProof/>
            <w:webHidden/>
          </w:rPr>
          <w:t>29</w:t>
        </w:r>
        <w:r w:rsidR="00BF3B47">
          <w:rPr>
            <w:noProof/>
            <w:webHidden/>
          </w:rPr>
          <w:fldChar w:fldCharType="end"/>
        </w:r>
      </w:hyperlink>
    </w:p>
    <w:p w14:paraId="595A0C5E" w14:textId="4438EEF1" w:rsidR="00BF3B47" w:rsidRDefault="00582BB7">
      <w:pPr>
        <w:pStyle w:val="TDC4"/>
        <w:tabs>
          <w:tab w:val="left" w:pos="1540"/>
          <w:tab w:val="right" w:leader="underscore" w:pos="8828"/>
        </w:tabs>
        <w:rPr>
          <w:noProof/>
        </w:rPr>
      </w:pPr>
      <w:hyperlink w:anchor="_Toc452731663" w:history="1">
        <w:r w:rsidR="00BF3B47" w:rsidRPr="00D515D5">
          <w:rPr>
            <w:rStyle w:val="Hipervnculo"/>
            <w:noProof/>
          </w:rPr>
          <w:t>3.2.16</w:t>
        </w:r>
        <w:r w:rsidR="00BF3B47">
          <w:rPr>
            <w:noProof/>
          </w:rPr>
          <w:tab/>
        </w:r>
        <w:r w:rsidR="00BF3B47" w:rsidRPr="00D515D5">
          <w:rPr>
            <w:rStyle w:val="Hipervnculo"/>
            <w:noProof/>
          </w:rPr>
          <w:t>Retroalimentar el sistema</w:t>
        </w:r>
        <w:r w:rsidR="00BF3B47">
          <w:rPr>
            <w:noProof/>
            <w:webHidden/>
          </w:rPr>
          <w:tab/>
        </w:r>
        <w:r w:rsidR="00BF3B47">
          <w:rPr>
            <w:noProof/>
            <w:webHidden/>
          </w:rPr>
          <w:fldChar w:fldCharType="begin"/>
        </w:r>
        <w:r w:rsidR="00BF3B47">
          <w:rPr>
            <w:noProof/>
            <w:webHidden/>
          </w:rPr>
          <w:instrText xml:space="preserve"> PAGEREF _Toc452731663 \h </w:instrText>
        </w:r>
        <w:r w:rsidR="00BF3B47">
          <w:rPr>
            <w:noProof/>
            <w:webHidden/>
          </w:rPr>
        </w:r>
        <w:r w:rsidR="00BF3B47">
          <w:rPr>
            <w:noProof/>
            <w:webHidden/>
          </w:rPr>
          <w:fldChar w:fldCharType="separate"/>
        </w:r>
        <w:r w:rsidR="00BF3B47">
          <w:rPr>
            <w:noProof/>
            <w:webHidden/>
          </w:rPr>
          <w:t>30</w:t>
        </w:r>
        <w:r w:rsidR="00BF3B47">
          <w:rPr>
            <w:noProof/>
            <w:webHidden/>
          </w:rPr>
          <w:fldChar w:fldCharType="end"/>
        </w:r>
      </w:hyperlink>
    </w:p>
    <w:p w14:paraId="6E994D69" w14:textId="256EE510" w:rsidR="00BF3B47" w:rsidRDefault="00582BB7">
      <w:pPr>
        <w:pStyle w:val="TDC4"/>
        <w:tabs>
          <w:tab w:val="left" w:pos="1540"/>
          <w:tab w:val="right" w:leader="underscore" w:pos="8828"/>
        </w:tabs>
        <w:rPr>
          <w:noProof/>
        </w:rPr>
      </w:pPr>
      <w:hyperlink w:anchor="_Toc452731664" w:history="1">
        <w:r w:rsidR="00BF3B47" w:rsidRPr="00D515D5">
          <w:rPr>
            <w:rStyle w:val="Hipervnculo"/>
            <w:noProof/>
          </w:rPr>
          <w:t>3.2.17</w:t>
        </w:r>
        <w:r w:rsidR="00BF3B47">
          <w:rPr>
            <w:noProof/>
          </w:rPr>
          <w:tab/>
        </w:r>
        <w:r w:rsidR="00BF3B47" w:rsidRPr="00D515D5">
          <w:rPr>
            <w:rStyle w:val="Hipervnculo"/>
            <w:noProof/>
          </w:rPr>
          <w:t>Renovar préstamo</w:t>
        </w:r>
        <w:r w:rsidR="00BF3B47">
          <w:rPr>
            <w:noProof/>
            <w:webHidden/>
          </w:rPr>
          <w:tab/>
        </w:r>
        <w:r w:rsidR="00BF3B47">
          <w:rPr>
            <w:noProof/>
            <w:webHidden/>
          </w:rPr>
          <w:fldChar w:fldCharType="begin"/>
        </w:r>
        <w:r w:rsidR="00BF3B47">
          <w:rPr>
            <w:noProof/>
            <w:webHidden/>
          </w:rPr>
          <w:instrText xml:space="preserve"> PAGEREF _Toc452731664 \h </w:instrText>
        </w:r>
        <w:r w:rsidR="00BF3B47">
          <w:rPr>
            <w:noProof/>
            <w:webHidden/>
          </w:rPr>
        </w:r>
        <w:r w:rsidR="00BF3B47">
          <w:rPr>
            <w:noProof/>
            <w:webHidden/>
          </w:rPr>
          <w:fldChar w:fldCharType="separate"/>
        </w:r>
        <w:r w:rsidR="00BF3B47">
          <w:rPr>
            <w:noProof/>
            <w:webHidden/>
          </w:rPr>
          <w:t>31</w:t>
        </w:r>
        <w:r w:rsidR="00BF3B47">
          <w:rPr>
            <w:noProof/>
            <w:webHidden/>
          </w:rPr>
          <w:fldChar w:fldCharType="end"/>
        </w:r>
      </w:hyperlink>
    </w:p>
    <w:p w14:paraId="0A3B9821" w14:textId="7E724574" w:rsidR="00BF3B47" w:rsidRDefault="00582BB7">
      <w:pPr>
        <w:pStyle w:val="TDC2"/>
        <w:tabs>
          <w:tab w:val="left" w:pos="880"/>
          <w:tab w:val="right" w:leader="underscore" w:pos="8828"/>
        </w:tabs>
        <w:rPr>
          <w:rFonts w:eastAsiaTheme="minorEastAsia"/>
          <w:noProof/>
          <w:lang w:eastAsia="ja-JP"/>
        </w:rPr>
      </w:pPr>
      <w:hyperlink w:anchor="_Toc452731665"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Diagramas de actividad</w:t>
        </w:r>
        <w:r w:rsidR="00BF3B47">
          <w:rPr>
            <w:noProof/>
            <w:webHidden/>
          </w:rPr>
          <w:tab/>
        </w:r>
        <w:r w:rsidR="00BF3B47">
          <w:rPr>
            <w:noProof/>
            <w:webHidden/>
          </w:rPr>
          <w:fldChar w:fldCharType="begin"/>
        </w:r>
        <w:r w:rsidR="00BF3B47">
          <w:rPr>
            <w:noProof/>
            <w:webHidden/>
          </w:rPr>
          <w:instrText xml:space="preserve"> PAGEREF _Toc452731665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2B47DB84" w14:textId="136AA18B" w:rsidR="00BF3B47" w:rsidRDefault="00582BB7">
      <w:pPr>
        <w:pStyle w:val="TDC3"/>
        <w:tabs>
          <w:tab w:val="right" w:leader="underscore" w:pos="8828"/>
        </w:tabs>
        <w:rPr>
          <w:rFonts w:eastAsiaTheme="minorEastAsia"/>
          <w:noProof/>
          <w:lang w:eastAsia="ja-JP"/>
        </w:rPr>
      </w:pPr>
      <w:hyperlink w:anchor="_Toc452731666"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_Toc452731666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7EBD3343" w14:textId="73D58A60" w:rsidR="00BF3B47" w:rsidRDefault="00582BB7">
      <w:pPr>
        <w:pStyle w:val="TDC3"/>
        <w:tabs>
          <w:tab w:val="right" w:leader="underscore" w:pos="8828"/>
        </w:tabs>
        <w:rPr>
          <w:rFonts w:eastAsiaTheme="minorEastAsia"/>
          <w:noProof/>
          <w:lang w:eastAsia="ja-JP"/>
        </w:rPr>
      </w:pPr>
      <w:hyperlink w:anchor="_Toc452731667"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_Toc452731667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3B648927" w14:textId="42BA0E6E" w:rsidR="00BF3B47" w:rsidRDefault="00582BB7">
      <w:pPr>
        <w:pStyle w:val="TDC3"/>
        <w:tabs>
          <w:tab w:val="right" w:leader="underscore" w:pos="8828"/>
        </w:tabs>
        <w:rPr>
          <w:rFonts w:eastAsiaTheme="minorEastAsia"/>
          <w:noProof/>
          <w:lang w:eastAsia="ja-JP"/>
        </w:rPr>
      </w:pPr>
      <w:hyperlink w:anchor="_Toc452731668"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_Toc452731668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1AEE61BB" w14:textId="47F340F1" w:rsidR="00BF3B47" w:rsidRDefault="00582BB7">
      <w:pPr>
        <w:pStyle w:val="TDC3"/>
        <w:tabs>
          <w:tab w:val="right" w:leader="underscore" w:pos="8828"/>
        </w:tabs>
        <w:rPr>
          <w:rFonts w:eastAsiaTheme="minorEastAsia"/>
          <w:noProof/>
          <w:lang w:eastAsia="ja-JP"/>
        </w:rPr>
      </w:pPr>
      <w:hyperlink w:anchor="_Toc452731669"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_Toc452731669 \h </w:instrText>
        </w:r>
        <w:r w:rsidR="00BF3B47">
          <w:rPr>
            <w:noProof/>
            <w:webHidden/>
          </w:rPr>
        </w:r>
        <w:r w:rsidR="00BF3B47">
          <w:rPr>
            <w:noProof/>
            <w:webHidden/>
          </w:rPr>
          <w:fldChar w:fldCharType="separate"/>
        </w:r>
        <w:r w:rsidR="00BF3B47">
          <w:rPr>
            <w:noProof/>
            <w:webHidden/>
          </w:rPr>
          <w:t>33</w:t>
        </w:r>
        <w:r w:rsidR="00BF3B47">
          <w:rPr>
            <w:noProof/>
            <w:webHidden/>
          </w:rPr>
          <w:fldChar w:fldCharType="end"/>
        </w:r>
      </w:hyperlink>
    </w:p>
    <w:p w14:paraId="4627FE20" w14:textId="79907E4A" w:rsidR="00BF3B47" w:rsidRDefault="00582BB7">
      <w:pPr>
        <w:pStyle w:val="TDC2"/>
        <w:tabs>
          <w:tab w:val="left" w:pos="880"/>
          <w:tab w:val="right" w:leader="underscore" w:pos="8828"/>
        </w:tabs>
        <w:rPr>
          <w:rFonts w:eastAsiaTheme="minorEastAsia"/>
          <w:noProof/>
          <w:lang w:eastAsia="ja-JP"/>
        </w:rPr>
      </w:pPr>
      <w:hyperlink w:anchor="_Toc452731670"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 entidad relación</w:t>
        </w:r>
        <w:r w:rsidR="00BF3B47">
          <w:rPr>
            <w:noProof/>
            <w:webHidden/>
          </w:rPr>
          <w:tab/>
        </w:r>
        <w:r w:rsidR="00BF3B47">
          <w:rPr>
            <w:noProof/>
            <w:webHidden/>
          </w:rPr>
          <w:fldChar w:fldCharType="begin"/>
        </w:r>
        <w:r w:rsidR="00BF3B47">
          <w:rPr>
            <w:noProof/>
            <w:webHidden/>
          </w:rPr>
          <w:instrText xml:space="preserve"> PAGEREF _Toc452731670 \h </w:instrText>
        </w:r>
        <w:r w:rsidR="00BF3B47">
          <w:rPr>
            <w:noProof/>
            <w:webHidden/>
          </w:rPr>
        </w:r>
        <w:r w:rsidR="00BF3B47">
          <w:rPr>
            <w:noProof/>
            <w:webHidden/>
          </w:rPr>
          <w:fldChar w:fldCharType="separate"/>
        </w:r>
        <w:r w:rsidR="00BF3B47">
          <w:rPr>
            <w:noProof/>
            <w:webHidden/>
          </w:rPr>
          <w:t>34</w:t>
        </w:r>
        <w:r w:rsidR="00BF3B47">
          <w:rPr>
            <w:noProof/>
            <w:webHidden/>
          </w:rPr>
          <w:fldChar w:fldCharType="end"/>
        </w:r>
      </w:hyperlink>
    </w:p>
    <w:p w14:paraId="074CFE80" w14:textId="0648DAB5" w:rsidR="00BF3B47" w:rsidRDefault="00582BB7">
      <w:pPr>
        <w:pStyle w:val="TDC2"/>
        <w:tabs>
          <w:tab w:val="left" w:pos="880"/>
          <w:tab w:val="right" w:leader="underscore" w:pos="8828"/>
        </w:tabs>
        <w:rPr>
          <w:rFonts w:eastAsiaTheme="minorEastAsia"/>
          <w:noProof/>
          <w:lang w:eastAsia="ja-JP"/>
        </w:rPr>
      </w:pPr>
      <w:hyperlink w:anchor="_Toc452731671" w:history="1">
        <w:r w:rsidR="00BF3B47" w:rsidRPr="00D515D5">
          <w:rPr>
            <w:rStyle w:val="Hipervnculo"/>
            <w:noProof/>
          </w:rPr>
          <w:t>3.2</w:t>
        </w:r>
        <w:r w:rsidR="00BF3B47">
          <w:rPr>
            <w:rFonts w:eastAsiaTheme="minorEastAsia"/>
            <w:noProof/>
            <w:lang w:eastAsia="ja-JP"/>
          </w:rPr>
          <w:tab/>
        </w:r>
        <w:r w:rsidR="00BF3B47" w:rsidRPr="00D515D5">
          <w:rPr>
            <w:rStyle w:val="Hipervnculo"/>
            <w:noProof/>
          </w:rPr>
          <w:t>Diagramas de secuencia</w:t>
        </w:r>
        <w:r w:rsidR="00BF3B47">
          <w:rPr>
            <w:noProof/>
            <w:webHidden/>
          </w:rPr>
          <w:tab/>
        </w:r>
        <w:r w:rsidR="00BF3B47">
          <w:rPr>
            <w:noProof/>
            <w:webHidden/>
          </w:rPr>
          <w:fldChar w:fldCharType="begin"/>
        </w:r>
        <w:r w:rsidR="00BF3B47">
          <w:rPr>
            <w:noProof/>
            <w:webHidden/>
          </w:rPr>
          <w:instrText xml:space="preserve"> PAGEREF _Toc452731671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FCC250E" w14:textId="66418E6D" w:rsidR="00BF3B47" w:rsidRDefault="00582BB7">
      <w:pPr>
        <w:pStyle w:val="TDC3"/>
        <w:tabs>
          <w:tab w:val="right" w:leader="underscore" w:pos="8828"/>
        </w:tabs>
        <w:rPr>
          <w:rFonts w:eastAsiaTheme="minorEastAsia"/>
          <w:noProof/>
          <w:lang w:eastAsia="ja-JP"/>
        </w:rPr>
      </w:pPr>
      <w:hyperlink w:anchor="_Toc452731672"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_Toc452731672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5B65889" w14:textId="2BCDCE69" w:rsidR="00BF3B47" w:rsidRDefault="00582BB7">
      <w:pPr>
        <w:pStyle w:val="TDC4"/>
        <w:tabs>
          <w:tab w:val="left" w:pos="1540"/>
          <w:tab w:val="right" w:leader="underscore" w:pos="8828"/>
        </w:tabs>
        <w:rPr>
          <w:noProof/>
        </w:rPr>
      </w:pPr>
      <w:hyperlink w:anchor="_Toc452731673" w:history="1">
        <w:r w:rsidR="00BF3B47" w:rsidRPr="00D515D5">
          <w:rPr>
            <w:rStyle w:val="Hipervnculo"/>
            <w:noProof/>
            <w:lang w:eastAsia="es-MX"/>
          </w:rPr>
          <w:t>3.2.1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_Toc452731673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F6F606C" w14:textId="7CA71C3E" w:rsidR="00BF3B47" w:rsidRDefault="00582BB7">
      <w:pPr>
        <w:pStyle w:val="TDC4"/>
        <w:tabs>
          <w:tab w:val="left" w:pos="1540"/>
          <w:tab w:val="right" w:leader="underscore" w:pos="8828"/>
        </w:tabs>
        <w:rPr>
          <w:noProof/>
        </w:rPr>
      </w:pPr>
      <w:hyperlink w:anchor="_Toc452731674" w:history="1">
        <w:r w:rsidR="00BF3B47" w:rsidRPr="00D515D5">
          <w:rPr>
            <w:rStyle w:val="Hipervnculo"/>
            <w:noProof/>
            <w:lang w:eastAsia="es-MX"/>
          </w:rPr>
          <w:t>3.2.2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_Toc452731674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D31B93" w14:textId="4EDBC668" w:rsidR="00BF3B47" w:rsidRDefault="00582BB7">
      <w:pPr>
        <w:pStyle w:val="TDC4"/>
        <w:tabs>
          <w:tab w:val="left" w:pos="1540"/>
          <w:tab w:val="right" w:leader="underscore" w:pos="8828"/>
        </w:tabs>
        <w:rPr>
          <w:noProof/>
        </w:rPr>
      </w:pPr>
      <w:hyperlink w:anchor="_Toc452731675" w:history="1">
        <w:r w:rsidR="00BF3B47" w:rsidRPr="00D515D5">
          <w:rPr>
            <w:rStyle w:val="Hipervnculo"/>
            <w:noProof/>
            <w:lang w:eastAsia="es-MX"/>
          </w:rPr>
          <w:t>3.2.3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_Toc452731675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D5B87C" w14:textId="6BF60406" w:rsidR="00BF3B47" w:rsidRDefault="00582BB7">
      <w:pPr>
        <w:pStyle w:val="TDC3"/>
        <w:tabs>
          <w:tab w:val="right" w:leader="underscore" w:pos="8828"/>
        </w:tabs>
        <w:rPr>
          <w:rFonts w:eastAsiaTheme="minorEastAsia"/>
          <w:noProof/>
          <w:lang w:eastAsia="ja-JP"/>
        </w:rPr>
      </w:pPr>
      <w:hyperlink w:anchor="_Toc452731676"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_Toc452731676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9133E0C" w14:textId="77BAF9D3" w:rsidR="00BF3B47" w:rsidRDefault="00582BB7">
      <w:pPr>
        <w:pStyle w:val="TDC4"/>
        <w:tabs>
          <w:tab w:val="left" w:pos="1540"/>
          <w:tab w:val="right" w:leader="underscore" w:pos="8828"/>
        </w:tabs>
        <w:rPr>
          <w:noProof/>
        </w:rPr>
      </w:pPr>
      <w:hyperlink w:anchor="_Toc452731677" w:history="1">
        <w:r w:rsidR="00BF3B47" w:rsidRPr="00D515D5">
          <w:rPr>
            <w:rStyle w:val="Hipervnculo"/>
            <w:noProof/>
            <w:lang w:eastAsia="es-MX"/>
          </w:rPr>
          <w:t>3.2.4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_Toc452731677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2401365" w14:textId="18F23724" w:rsidR="00BF3B47" w:rsidRDefault="00582BB7">
      <w:pPr>
        <w:pStyle w:val="TDC4"/>
        <w:tabs>
          <w:tab w:val="left" w:pos="1540"/>
          <w:tab w:val="right" w:leader="underscore" w:pos="8828"/>
        </w:tabs>
        <w:rPr>
          <w:noProof/>
        </w:rPr>
      </w:pPr>
      <w:hyperlink w:anchor="_Toc452731678" w:history="1">
        <w:r w:rsidR="00BF3B47" w:rsidRPr="00D515D5">
          <w:rPr>
            <w:rStyle w:val="Hipervnculo"/>
            <w:noProof/>
            <w:lang w:eastAsia="es-MX"/>
          </w:rPr>
          <w:t>3.2.5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_Toc452731678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4FD01" w14:textId="788B844A" w:rsidR="00BF3B47" w:rsidRDefault="00582BB7">
      <w:pPr>
        <w:pStyle w:val="TDC4"/>
        <w:tabs>
          <w:tab w:val="left" w:pos="1540"/>
          <w:tab w:val="right" w:leader="underscore" w:pos="8828"/>
        </w:tabs>
        <w:rPr>
          <w:noProof/>
        </w:rPr>
      </w:pPr>
      <w:hyperlink w:anchor="_Toc452731679" w:history="1">
        <w:r w:rsidR="00BF3B47" w:rsidRPr="00D515D5">
          <w:rPr>
            <w:rStyle w:val="Hipervnculo"/>
            <w:noProof/>
            <w:lang w:eastAsia="es-MX"/>
          </w:rPr>
          <w:t>3.2.6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_Toc452731679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EDAFE1C" w14:textId="675D8C0A" w:rsidR="00BF3B47" w:rsidRDefault="00582BB7">
      <w:pPr>
        <w:pStyle w:val="TDC4"/>
        <w:tabs>
          <w:tab w:val="left" w:pos="1540"/>
          <w:tab w:val="right" w:leader="underscore" w:pos="8828"/>
        </w:tabs>
        <w:rPr>
          <w:noProof/>
        </w:rPr>
      </w:pPr>
      <w:hyperlink w:anchor="_Toc452731680" w:history="1">
        <w:r w:rsidR="00BF3B47" w:rsidRPr="00D515D5">
          <w:rPr>
            <w:rStyle w:val="Hipervnculo"/>
            <w:noProof/>
            <w:lang w:eastAsia="es-MX"/>
          </w:rPr>
          <w:t>3.2.7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_Toc452731680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2533D7A" w14:textId="5718E30C" w:rsidR="00BF3B47" w:rsidRDefault="00582BB7">
      <w:pPr>
        <w:pStyle w:val="TDC4"/>
        <w:tabs>
          <w:tab w:val="left" w:pos="1540"/>
          <w:tab w:val="right" w:leader="underscore" w:pos="8828"/>
        </w:tabs>
        <w:rPr>
          <w:noProof/>
        </w:rPr>
      </w:pPr>
      <w:hyperlink w:anchor="_Toc452731681" w:history="1">
        <w:r w:rsidR="00BF3B47" w:rsidRPr="00D515D5">
          <w:rPr>
            <w:rStyle w:val="Hipervnculo"/>
            <w:noProof/>
            <w:lang w:eastAsia="es-MX"/>
          </w:rPr>
          <w:t>3.2.8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_Toc452731681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7E6A7232" w14:textId="66AC4CCF" w:rsidR="00BF3B47" w:rsidRDefault="00582BB7">
      <w:pPr>
        <w:pStyle w:val="TDC3"/>
        <w:tabs>
          <w:tab w:val="right" w:leader="underscore" w:pos="8828"/>
        </w:tabs>
        <w:rPr>
          <w:rFonts w:eastAsiaTheme="minorEastAsia"/>
          <w:noProof/>
          <w:lang w:eastAsia="ja-JP"/>
        </w:rPr>
      </w:pPr>
      <w:hyperlink w:anchor="_Toc452731682"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_Toc452731682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4ABD230" w14:textId="4D4C74C9" w:rsidR="00BF3B47" w:rsidRDefault="00582BB7">
      <w:pPr>
        <w:pStyle w:val="TDC4"/>
        <w:tabs>
          <w:tab w:val="left" w:pos="1540"/>
          <w:tab w:val="right" w:leader="underscore" w:pos="8828"/>
        </w:tabs>
        <w:rPr>
          <w:noProof/>
        </w:rPr>
      </w:pPr>
      <w:hyperlink w:anchor="_Toc452731683" w:history="1">
        <w:r w:rsidR="00BF3B47" w:rsidRPr="00D515D5">
          <w:rPr>
            <w:rStyle w:val="Hipervnculo"/>
            <w:noProof/>
            <w:lang w:eastAsia="es-MX"/>
          </w:rPr>
          <w:t>3.2.9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_Toc452731683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EAB562D" w14:textId="4CF15E51" w:rsidR="00BF3B47" w:rsidRDefault="00582BB7">
      <w:pPr>
        <w:pStyle w:val="TDC4"/>
        <w:tabs>
          <w:tab w:val="left" w:pos="1540"/>
          <w:tab w:val="right" w:leader="underscore" w:pos="8828"/>
        </w:tabs>
        <w:rPr>
          <w:noProof/>
        </w:rPr>
      </w:pPr>
      <w:hyperlink w:anchor="_Toc452731684" w:history="1">
        <w:r w:rsidR="00BF3B47" w:rsidRPr="00D515D5">
          <w:rPr>
            <w:rStyle w:val="Hipervnculo"/>
            <w:noProof/>
            <w:lang w:eastAsia="es-MX"/>
          </w:rPr>
          <w:t>3.2.10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_Toc452731684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6E15D4E9" w14:textId="2559E7DF" w:rsidR="00BF3B47" w:rsidRDefault="00582BB7">
      <w:pPr>
        <w:pStyle w:val="TDC4"/>
        <w:tabs>
          <w:tab w:val="left" w:pos="1540"/>
          <w:tab w:val="right" w:leader="underscore" w:pos="8828"/>
        </w:tabs>
        <w:rPr>
          <w:noProof/>
        </w:rPr>
      </w:pPr>
      <w:hyperlink w:anchor="_Toc452731685" w:history="1">
        <w:r w:rsidR="00BF3B47" w:rsidRPr="00D515D5">
          <w:rPr>
            <w:rStyle w:val="Hipervnculo"/>
            <w:noProof/>
            <w:lang w:eastAsia="es-MX"/>
          </w:rPr>
          <w:t>3.2.11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_Toc452731685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5695E34F" w14:textId="142AD760" w:rsidR="00BF3B47" w:rsidRDefault="00582BB7">
      <w:pPr>
        <w:pStyle w:val="TDC3"/>
        <w:tabs>
          <w:tab w:val="right" w:leader="underscore" w:pos="8828"/>
        </w:tabs>
        <w:rPr>
          <w:rFonts w:eastAsiaTheme="minorEastAsia"/>
          <w:noProof/>
          <w:lang w:eastAsia="ja-JP"/>
        </w:rPr>
      </w:pPr>
      <w:hyperlink w:anchor="_Toc452731686"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_Toc452731686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F3E207F" w14:textId="0C63921C" w:rsidR="00BF3B47" w:rsidRDefault="00582BB7">
      <w:pPr>
        <w:pStyle w:val="TDC4"/>
        <w:tabs>
          <w:tab w:val="left" w:pos="1540"/>
          <w:tab w:val="right" w:leader="underscore" w:pos="8828"/>
        </w:tabs>
        <w:rPr>
          <w:noProof/>
        </w:rPr>
      </w:pPr>
      <w:hyperlink w:anchor="_Toc452731687" w:history="1">
        <w:r w:rsidR="00BF3B47" w:rsidRPr="00D515D5">
          <w:rPr>
            <w:rStyle w:val="Hipervnculo"/>
            <w:noProof/>
            <w:lang w:eastAsia="es-MX"/>
          </w:rPr>
          <w:t>3.2.12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_Toc452731687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1D7176F7" w14:textId="26E0E75C" w:rsidR="00BF3B47" w:rsidRDefault="00582BB7">
      <w:pPr>
        <w:pStyle w:val="TDC4"/>
        <w:tabs>
          <w:tab w:val="left" w:pos="1540"/>
          <w:tab w:val="right" w:leader="underscore" w:pos="8828"/>
        </w:tabs>
        <w:rPr>
          <w:noProof/>
        </w:rPr>
      </w:pPr>
      <w:hyperlink w:anchor="_Toc452731688" w:history="1">
        <w:r w:rsidR="00BF3B47" w:rsidRPr="00D515D5">
          <w:rPr>
            <w:rStyle w:val="Hipervnculo"/>
            <w:noProof/>
            <w:lang w:eastAsia="es-MX"/>
          </w:rPr>
          <w:t>3.2.13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_Toc452731688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24ED9881" w14:textId="7CBD785A" w:rsidR="00BF3B47" w:rsidRDefault="00582BB7">
      <w:pPr>
        <w:pStyle w:val="TDC4"/>
        <w:tabs>
          <w:tab w:val="left" w:pos="1540"/>
          <w:tab w:val="right" w:leader="underscore" w:pos="8828"/>
        </w:tabs>
        <w:rPr>
          <w:noProof/>
        </w:rPr>
      </w:pPr>
      <w:hyperlink w:anchor="_Toc452731689" w:history="1">
        <w:r w:rsidR="00BF3B47" w:rsidRPr="00D515D5">
          <w:rPr>
            <w:rStyle w:val="Hipervnculo"/>
            <w:noProof/>
            <w:lang w:eastAsia="es-MX"/>
          </w:rPr>
          <w:t>3.2.14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_Toc452731689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4A005E3C" w14:textId="085C1E7D" w:rsidR="00BF3B47" w:rsidRDefault="00582BB7">
      <w:pPr>
        <w:pStyle w:val="TDC4"/>
        <w:tabs>
          <w:tab w:val="left" w:pos="1540"/>
          <w:tab w:val="right" w:leader="underscore" w:pos="8828"/>
        </w:tabs>
        <w:rPr>
          <w:noProof/>
        </w:rPr>
      </w:pPr>
      <w:hyperlink w:anchor="_Toc452731690" w:history="1">
        <w:r w:rsidR="00BF3B47" w:rsidRPr="00D515D5">
          <w:rPr>
            <w:rStyle w:val="Hipervnculo"/>
            <w:noProof/>
            <w:lang w:eastAsia="es-MX"/>
          </w:rPr>
          <w:t>3.2.15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_Toc452731690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0B2C07AE" w14:textId="02441629" w:rsidR="00BF3B47" w:rsidRDefault="00582BB7">
      <w:pPr>
        <w:pStyle w:val="TDC4"/>
        <w:tabs>
          <w:tab w:val="left" w:pos="1540"/>
          <w:tab w:val="right" w:leader="underscore" w:pos="8828"/>
        </w:tabs>
        <w:rPr>
          <w:noProof/>
        </w:rPr>
      </w:pPr>
      <w:hyperlink w:anchor="_Toc452731691" w:history="1">
        <w:r w:rsidR="00BF3B47" w:rsidRPr="00D515D5">
          <w:rPr>
            <w:rStyle w:val="Hipervnculo"/>
            <w:noProof/>
            <w:lang w:eastAsia="es-MX"/>
          </w:rPr>
          <w:t>3.2.16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_Toc452731691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32F568F" w14:textId="207DF687" w:rsidR="00BF3B47" w:rsidRDefault="00582BB7">
      <w:pPr>
        <w:pStyle w:val="TDC4"/>
        <w:tabs>
          <w:tab w:val="left" w:pos="1540"/>
          <w:tab w:val="right" w:leader="underscore" w:pos="8828"/>
        </w:tabs>
        <w:rPr>
          <w:noProof/>
        </w:rPr>
      </w:pPr>
      <w:hyperlink w:anchor="_Toc452731692" w:history="1">
        <w:r w:rsidR="00BF3B47" w:rsidRPr="00D515D5">
          <w:rPr>
            <w:rStyle w:val="Hipervnculo"/>
            <w:noProof/>
            <w:lang w:eastAsia="es-MX"/>
          </w:rPr>
          <w:t>3.2.17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_Toc452731692 \h </w:instrText>
        </w:r>
        <w:r w:rsidR="00BF3B47">
          <w:rPr>
            <w:noProof/>
            <w:webHidden/>
          </w:rPr>
        </w:r>
        <w:r w:rsidR="00BF3B47">
          <w:rPr>
            <w:noProof/>
            <w:webHidden/>
          </w:rPr>
          <w:fldChar w:fldCharType="separate"/>
        </w:r>
        <w:r w:rsidR="00BF3B47">
          <w:rPr>
            <w:noProof/>
            <w:webHidden/>
          </w:rPr>
          <w:t>35</w:t>
        </w:r>
        <w:r w:rsidR="00BF3B47">
          <w:rPr>
            <w:noProof/>
            <w:webHidden/>
          </w:rPr>
          <w:fldChar w:fldCharType="end"/>
        </w:r>
      </w:hyperlink>
    </w:p>
    <w:p w14:paraId="3A187634" w14:textId="178D3ECF" w:rsidR="00BF3B47" w:rsidRDefault="00582BB7">
      <w:pPr>
        <w:pStyle w:val="TDC2"/>
        <w:tabs>
          <w:tab w:val="left" w:pos="880"/>
          <w:tab w:val="right" w:leader="underscore" w:pos="8828"/>
        </w:tabs>
        <w:rPr>
          <w:rFonts w:eastAsiaTheme="minorEastAsia"/>
          <w:noProof/>
          <w:lang w:eastAsia="ja-JP"/>
        </w:rPr>
      </w:pPr>
      <w:hyperlink w:anchor="_Toc452731693" w:history="1">
        <w:r w:rsidR="00BF3B47" w:rsidRPr="00D515D5">
          <w:rPr>
            <w:rStyle w:val="Hipervnculo"/>
            <w:noProof/>
          </w:rPr>
          <w:t>3.1</w:t>
        </w:r>
        <w:r w:rsidR="00BF3B47">
          <w:rPr>
            <w:rFonts w:eastAsiaTheme="minorEastAsia"/>
            <w:noProof/>
            <w:lang w:eastAsia="ja-JP"/>
          </w:rPr>
          <w:tab/>
        </w:r>
        <w:r w:rsidR="00BF3B47" w:rsidRPr="00D515D5">
          <w:rPr>
            <w:rStyle w:val="Hipervnculo"/>
            <w:noProof/>
          </w:rPr>
          <w:t>Diagramas de comunicación</w:t>
        </w:r>
        <w:r w:rsidR="00BF3B47">
          <w:rPr>
            <w:noProof/>
            <w:webHidden/>
          </w:rPr>
          <w:tab/>
        </w:r>
        <w:r w:rsidR="00BF3B47">
          <w:rPr>
            <w:noProof/>
            <w:webHidden/>
          </w:rPr>
          <w:fldChar w:fldCharType="begin"/>
        </w:r>
        <w:r w:rsidR="00BF3B47">
          <w:rPr>
            <w:noProof/>
            <w:webHidden/>
          </w:rPr>
          <w:instrText xml:space="preserve"> PAGEREF _Toc452731693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77B82F4" w14:textId="5193E271" w:rsidR="00BF3B47" w:rsidRDefault="00582BB7">
      <w:pPr>
        <w:pStyle w:val="TDC3"/>
        <w:tabs>
          <w:tab w:val="right" w:leader="underscore" w:pos="8828"/>
        </w:tabs>
        <w:rPr>
          <w:rFonts w:eastAsiaTheme="minorEastAsia"/>
          <w:noProof/>
          <w:lang w:eastAsia="ja-JP"/>
        </w:rPr>
      </w:pPr>
      <w:hyperlink w:anchor="_Toc452731694"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_Toc452731694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85BB138" w14:textId="08ED77B3" w:rsidR="00BF3B47" w:rsidRDefault="00582BB7">
      <w:pPr>
        <w:pStyle w:val="TDC4"/>
        <w:tabs>
          <w:tab w:val="left" w:pos="1540"/>
          <w:tab w:val="right" w:leader="underscore" w:pos="8828"/>
        </w:tabs>
        <w:rPr>
          <w:noProof/>
        </w:rPr>
      </w:pPr>
      <w:hyperlink w:anchor="_Toc452731695" w:history="1">
        <w:r w:rsidR="00BF3B47" w:rsidRPr="00D515D5">
          <w:rPr>
            <w:rStyle w:val="Hipervnculo"/>
            <w:noProof/>
            <w:lang w:eastAsia="es-MX"/>
          </w:rPr>
          <w:t>3.1.1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_Toc452731695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0AA7E5F" w14:textId="0D85A96B" w:rsidR="00BF3B47" w:rsidRDefault="00582BB7">
      <w:pPr>
        <w:pStyle w:val="TDC4"/>
        <w:tabs>
          <w:tab w:val="left" w:pos="1540"/>
          <w:tab w:val="right" w:leader="underscore" w:pos="8828"/>
        </w:tabs>
        <w:rPr>
          <w:noProof/>
        </w:rPr>
      </w:pPr>
      <w:hyperlink w:anchor="_Toc452731696" w:history="1">
        <w:r w:rsidR="00BF3B47" w:rsidRPr="00D515D5">
          <w:rPr>
            <w:rStyle w:val="Hipervnculo"/>
            <w:noProof/>
            <w:lang w:eastAsia="es-MX"/>
          </w:rPr>
          <w:t>3.1.2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_Toc452731696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7BED1DD" w14:textId="712B5F55" w:rsidR="00BF3B47" w:rsidRDefault="00582BB7">
      <w:pPr>
        <w:pStyle w:val="TDC4"/>
        <w:tabs>
          <w:tab w:val="left" w:pos="1540"/>
          <w:tab w:val="right" w:leader="underscore" w:pos="8828"/>
        </w:tabs>
        <w:rPr>
          <w:noProof/>
        </w:rPr>
      </w:pPr>
      <w:hyperlink w:anchor="_Toc452731697" w:history="1">
        <w:r w:rsidR="00BF3B47" w:rsidRPr="00D515D5">
          <w:rPr>
            <w:rStyle w:val="Hipervnculo"/>
            <w:noProof/>
            <w:lang w:eastAsia="es-MX"/>
          </w:rPr>
          <w:t>3.1.3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_Toc452731697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E85CC7A" w14:textId="172B1B12" w:rsidR="00BF3B47" w:rsidRDefault="00582BB7">
      <w:pPr>
        <w:pStyle w:val="TDC3"/>
        <w:tabs>
          <w:tab w:val="right" w:leader="underscore" w:pos="8828"/>
        </w:tabs>
        <w:rPr>
          <w:rFonts w:eastAsiaTheme="minorEastAsia"/>
          <w:noProof/>
          <w:lang w:eastAsia="ja-JP"/>
        </w:rPr>
      </w:pPr>
      <w:hyperlink w:anchor="_Toc452731698"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_Toc452731698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E0218D8" w14:textId="2995E299" w:rsidR="00BF3B47" w:rsidRDefault="00582BB7">
      <w:pPr>
        <w:pStyle w:val="TDC4"/>
        <w:tabs>
          <w:tab w:val="left" w:pos="1540"/>
          <w:tab w:val="right" w:leader="underscore" w:pos="8828"/>
        </w:tabs>
        <w:rPr>
          <w:noProof/>
        </w:rPr>
      </w:pPr>
      <w:hyperlink w:anchor="_Toc452731699" w:history="1">
        <w:r w:rsidR="00BF3B47" w:rsidRPr="00D515D5">
          <w:rPr>
            <w:rStyle w:val="Hipervnculo"/>
            <w:noProof/>
            <w:lang w:eastAsia="es-MX"/>
          </w:rPr>
          <w:t>3.1.4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_Toc452731699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17FFCF8" w14:textId="6AD09EB5" w:rsidR="00BF3B47" w:rsidRDefault="00582BB7">
      <w:pPr>
        <w:pStyle w:val="TDC4"/>
        <w:tabs>
          <w:tab w:val="left" w:pos="1540"/>
          <w:tab w:val="right" w:leader="underscore" w:pos="8828"/>
        </w:tabs>
        <w:rPr>
          <w:noProof/>
        </w:rPr>
      </w:pPr>
      <w:hyperlink w:anchor="_Toc452731700" w:history="1">
        <w:r w:rsidR="00BF3B47" w:rsidRPr="00D515D5">
          <w:rPr>
            <w:rStyle w:val="Hipervnculo"/>
            <w:noProof/>
            <w:lang w:eastAsia="es-MX"/>
          </w:rPr>
          <w:t>3.1.5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_Toc452731700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5618A284" w14:textId="21EF61CF" w:rsidR="00BF3B47" w:rsidRDefault="00582BB7">
      <w:pPr>
        <w:pStyle w:val="TDC4"/>
        <w:tabs>
          <w:tab w:val="left" w:pos="1540"/>
          <w:tab w:val="right" w:leader="underscore" w:pos="8828"/>
        </w:tabs>
        <w:rPr>
          <w:noProof/>
        </w:rPr>
      </w:pPr>
      <w:hyperlink w:anchor="_Toc452731701" w:history="1">
        <w:r w:rsidR="00BF3B47" w:rsidRPr="00D515D5">
          <w:rPr>
            <w:rStyle w:val="Hipervnculo"/>
            <w:noProof/>
            <w:lang w:eastAsia="es-MX"/>
          </w:rPr>
          <w:t>3.1.6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_Toc452731701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0A1F7580" w14:textId="76A9F33A" w:rsidR="00BF3B47" w:rsidRDefault="00582BB7">
      <w:pPr>
        <w:pStyle w:val="TDC4"/>
        <w:tabs>
          <w:tab w:val="left" w:pos="1540"/>
          <w:tab w:val="right" w:leader="underscore" w:pos="8828"/>
        </w:tabs>
        <w:rPr>
          <w:noProof/>
        </w:rPr>
      </w:pPr>
      <w:hyperlink w:anchor="_Toc452731702" w:history="1">
        <w:r w:rsidR="00BF3B47" w:rsidRPr="00D515D5">
          <w:rPr>
            <w:rStyle w:val="Hipervnculo"/>
            <w:noProof/>
            <w:lang w:eastAsia="es-MX"/>
          </w:rPr>
          <w:t>3.1.7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_Toc452731702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3EB7747" w14:textId="5BE2DBF0" w:rsidR="00BF3B47" w:rsidRDefault="00582BB7">
      <w:pPr>
        <w:pStyle w:val="TDC4"/>
        <w:tabs>
          <w:tab w:val="left" w:pos="1540"/>
          <w:tab w:val="right" w:leader="underscore" w:pos="8828"/>
        </w:tabs>
        <w:rPr>
          <w:noProof/>
        </w:rPr>
      </w:pPr>
      <w:hyperlink w:anchor="_Toc452731703" w:history="1">
        <w:r w:rsidR="00BF3B47" w:rsidRPr="00D515D5">
          <w:rPr>
            <w:rStyle w:val="Hipervnculo"/>
            <w:noProof/>
            <w:lang w:eastAsia="es-MX"/>
          </w:rPr>
          <w:t>3.1.8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_Toc452731703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2B4BDF72" w14:textId="7E2778F3" w:rsidR="00BF3B47" w:rsidRDefault="00582BB7">
      <w:pPr>
        <w:pStyle w:val="TDC3"/>
        <w:tabs>
          <w:tab w:val="right" w:leader="underscore" w:pos="8828"/>
        </w:tabs>
        <w:rPr>
          <w:rFonts w:eastAsiaTheme="minorEastAsia"/>
          <w:noProof/>
          <w:lang w:eastAsia="ja-JP"/>
        </w:rPr>
      </w:pPr>
      <w:hyperlink w:anchor="_Toc452731704"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_Toc452731704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18C7ED9C" w14:textId="2798937F" w:rsidR="00BF3B47" w:rsidRDefault="00582BB7">
      <w:pPr>
        <w:pStyle w:val="TDC4"/>
        <w:tabs>
          <w:tab w:val="left" w:pos="1540"/>
          <w:tab w:val="right" w:leader="underscore" w:pos="8828"/>
        </w:tabs>
        <w:rPr>
          <w:noProof/>
        </w:rPr>
      </w:pPr>
      <w:hyperlink w:anchor="_Toc452731705" w:history="1">
        <w:r w:rsidR="00BF3B47" w:rsidRPr="00D515D5">
          <w:rPr>
            <w:rStyle w:val="Hipervnculo"/>
            <w:noProof/>
            <w:lang w:eastAsia="es-MX"/>
          </w:rPr>
          <w:t>3.1.9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_Toc452731705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8F3414E" w14:textId="1A3D7779" w:rsidR="00BF3B47" w:rsidRDefault="00582BB7">
      <w:pPr>
        <w:pStyle w:val="TDC4"/>
        <w:tabs>
          <w:tab w:val="left" w:pos="1540"/>
          <w:tab w:val="right" w:leader="underscore" w:pos="8828"/>
        </w:tabs>
        <w:rPr>
          <w:noProof/>
        </w:rPr>
      </w:pPr>
      <w:hyperlink w:anchor="_Toc452731706" w:history="1">
        <w:r w:rsidR="00BF3B47" w:rsidRPr="00D515D5">
          <w:rPr>
            <w:rStyle w:val="Hipervnculo"/>
            <w:noProof/>
            <w:lang w:eastAsia="es-MX"/>
          </w:rPr>
          <w:t>3.1.10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_Toc452731706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71D19B0" w14:textId="3418D839" w:rsidR="00BF3B47" w:rsidRDefault="00582BB7">
      <w:pPr>
        <w:pStyle w:val="TDC4"/>
        <w:tabs>
          <w:tab w:val="left" w:pos="1540"/>
          <w:tab w:val="right" w:leader="underscore" w:pos="8828"/>
        </w:tabs>
        <w:rPr>
          <w:noProof/>
        </w:rPr>
      </w:pPr>
      <w:hyperlink w:anchor="_Toc452731707" w:history="1">
        <w:r w:rsidR="00BF3B47" w:rsidRPr="00D515D5">
          <w:rPr>
            <w:rStyle w:val="Hipervnculo"/>
            <w:noProof/>
            <w:lang w:eastAsia="es-MX"/>
          </w:rPr>
          <w:t>3.1.11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_Toc452731707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726F524C" w14:textId="31D30A7C" w:rsidR="00BF3B47" w:rsidRDefault="00582BB7">
      <w:pPr>
        <w:pStyle w:val="TDC3"/>
        <w:tabs>
          <w:tab w:val="right" w:leader="underscore" w:pos="8828"/>
        </w:tabs>
        <w:rPr>
          <w:rFonts w:eastAsiaTheme="minorEastAsia"/>
          <w:noProof/>
          <w:lang w:eastAsia="ja-JP"/>
        </w:rPr>
      </w:pPr>
      <w:hyperlink w:anchor="_Toc452731708"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_Toc452731708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33B513E3" w14:textId="6121E141" w:rsidR="00BF3B47" w:rsidRDefault="00582BB7">
      <w:pPr>
        <w:pStyle w:val="TDC4"/>
        <w:tabs>
          <w:tab w:val="left" w:pos="1540"/>
          <w:tab w:val="right" w:leader="underscore" w:pos="8828"/>
        </w:tabs>
        <w:rPr>
          <w:noProof/>
        </w:rPr>
      </w:pPr>
      <w:hyperlink w:anchor="_Toc452731709" w:history="1">
        <w:r w:rsidR="00BF3B47" w:rsidRPr="00D515D5">
          <w:rPr>
            <w:rStyle w:val="Hipervnculo"/>
            <w:noProof/>
            <w:lang w:eastAsia="es-MX"/>
          </w:rPr>
          <w:t>3.1.12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_Toc452731709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44C8C30E" w14:textId="3E9FC181" w:rsidR="00BF3B47" w:rsidRDefault="00582BB7">
      <w:pPr>
        <w:pStyle w:val="TDC4"/>
        <w:tabs>
          <w:tab w:val="left" w:pos="1540"/>
          <w:tab w:val="right" w:leader="underscore" w:pos="8828"/>
        </w:tabs>
        <w:rPr>
          <w:noProof/>
        </w:rPr>
      </w:pPr>
      <w:hyperlink w:anchor="_Toc452731710" w:history="1">
        <w:r w:rsidR="00BF3B47" w:rsidRPr="00D515D5">
          <w:rPr>
            <w:rStyle w:val="Hipervnculo"/>
            <w:noProof/>
            <w:lang w:eastAsia="es-MX"/>
          </w:rPr>
          <w:t>3.1.13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_Toc452731710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4EFD6E3" w14:textId="320668BD" w:rsidR="00BF3B47" w:rsidRDefault="00582BB7">
      <w:pPr>
        <w:pStyle w:val="TDC4"/>
        <w:tabs>
          <w:tab w:val="left" w:pos="1540"/>
          <w:tab w:val="right" w:leader="underscore" w:pos="8828"/>
        </w:tabs>
        <w:rPr>
          <w:noProof/>
        </w:rPr>
      </w:pPr>
      <w:hyperlink w:anchor="_Toc452731711" w:history="1">
        <w:r w:rsidR="00BF3B47" w:rsidRPr="00D515D5">
          <w:rPr>
            <w:rStyle w:val="Hipervnculo"/>
            <w:noProof/>
            <w:lang w:eastAsia="es-MX"/>
          </w:rPr>
          <w:t>3.1.14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_Toc452731711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013A465" w14:textId="62276B32" w:rsidR="00BF3B47" w:rsidRDefault="00582BB7">
      <w:pPr>
        <w:pStyle w:val="TDC4"/>
        <w:tabs>
          <w:tab w:val="left" w:pos="1540"/>
          <w:tab w:val="right" w:leader="underscore" w:pos="8828"/>
        </w:tabs>
        <w:rPr>
          <w:noProof/>
        </w:rPr>
      </w:pPr>
      <w:hyperlink w:anchor="_Toc452731712" w:history="1">
        <w:r w:rsidR="00BF3B47" w:rsidRPr="00D515D5">
          <w:rPr>
            <w:rStyle w:val="Hipervnculo"/>
            <w:noProof/>
            <w:lang w:eastAsia="es-MX"/>
          </w:rPr>
          <w:t>3.1.15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_Toc452731712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C96A00A" w14:textId="067DB72E" w:rsidR="00BF3B47" w:rsidRDefault="00582BB7">
      <w:pPr>
        <w:pStyle w:val="TDC4"/>
        <w:tabs>
          <w:tab w:val="left" w:pos="1540"/>
          <w:tab w:val="right" w:leader="underscore" w:pos="8828"/>
        </w:tabs>
        <w:rPr>
          <w:noProof/>
        </w:rPr>
      </w:pPr>
      <w:hyperlink w:anchor="_Toc452731713" w:history="1">
        <w:r w:rsidR="00BF3B47" w:rsidRPr="00D515D5">
          <w:rPr>
            <w:rStyle w:val="Hipervnculo"/>
            <w:noProof/>
            <w:lang w:eastAsia="es-MX"/>
          </w:rPr>
          <w:t>3.1.16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_Toc452731713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86884E" w14:textId="0CD8A65D" w:rsidR="00BF3B47" w:rsidRDefault="00582BB7">
      <w:pPr>
        <w:pStyle w:val="TDC4"/>
        <w:tabs>
          <w:tab w:val="left" w:pos="1540"/>
          <w:tab w:val="right" w:leader="underscore" w:pos="8828"/>
        </w:tabs>
        <w:rPr>
          <w:noProof/>
        </w:rPr>
      </w:pPr>
      <w:hyperlink w:anchor="_Toc452731714" w:history="1">
        <w:r w:rsidR="00BF3B47" w:rsidRPr="00D515D5">
          <w:rPr>
            <w:rStyle w:val="Hipervnculo"/>
            <w:noProof/>
            <w:lang w:eastAsia="es-MX"/>
          </w:rPr>
          <w:t>3.1.17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_Toc452731714 \h </w:instrText>
        </w:r>
        <w:r w:rsidR="00BF3B47">
          <w:rPr>
            <w:noProof/>
            <w:webHidden/>
          </w:rPr>
        </w:r>
        <w:r w:rsidR="00BF3B47">
          <w:rPr>
            <w:noProof/>
            <w:webHidden/>
          </w:rPr>
          <w:fldChar w:fldCharType="separate"/>
        </w:r>
        <w:r w:rsidR="00BF3B47">
          <w:rPr>
            <w:noProof/>
            <w:webHidden/>
          </w:rPr>
          <w:t>36</w:t>
        </w:r>
        <w:r w:rsidR="00BF3B47">
          <w:rPr>
            <w:noProof/>
            <w:webHidden/>
          </w:rPr>
          <w:fldChar w:fldCharType="end"/>
        </w:r>
      </w:hyperlink>
    </w:p>
    <w:p w14:paraId="69280F18" w14:textId="0B16CEE9" w:rsidR="00BF3B47" w:rsidRDefault="00582BB7">
      <w:pPr>
        <w:pStyle w:val="TDC2"/>
        <w:tabs>
          <w:tab w:val="left" w:pos="880"/>
          <w:tab w:val="right" w:leader="underscore" w:pos="8828"/>
        </w:tabs>
        <w:rPr>
          <w:rFonts w:eastAsiaTheme="minorEastAsia"/>
          <w:noProof/>
          <w:lang w:eastAsia="ja-JP"/>
        </w:rPr>
      </w:pPr>
      <w:hyperlink w:anchor="_Toc452731715" w:history="1">
        <w:r w:rsidR="00BF3B47" w:rsidRPr="00D515D5">
          <w:rPr>
            <w:rStyle w:val="Hipervnculo"/>
            <w:noProof/>
            <w:lang w:val="es-ES"/>
          </w:rPr>
          <w:t>3.2</w:t>
        </w:r>
        <w:r w:rsidR="00BF3B47">
          <w:rPr>
            <w:rFonts w:eastAsiaTheme="minorEastAsia"/>
            <w:noProof/>
            <w:lang w:eastAsia="ja-JP"/>
          </w:rPr>
          <w:tab/>
        </w:r>
        <w:r w:rsidR="00BF3B47" w:rsidRPr="00D515D5">
          <w:rPr>
            <w:rStyle w:val="Hipervnculo"/>
            <w:noProof/>
            <w:lang w:val="es-ES"/>
          </w:rPr>
          <w:t>Diagramas de estado</w:t>
        </w:r>
        <w:r w:rsidR="00BF3B47">
          <w:rPr>
            <w:noProof/>
            <w:webHidden/>
          </w:rPr>
          <w:tab/>
        </w:r>
        <w:r w:rsidR="00BF3B47">
          <w:rPr>
            <w:noProof/>
            <w:webHidden/>
          </w:rPr>
          <w:fldChar w:fldCharType="begin"/>
        </w:r>
        <w:r w:rsidR="00BF3B47">
          <w:rPr>
            <w:noProof/>
            <w:webHidden/>
          </w:rPr>
          <w:instrText xml:space="preserve"> PAGEREF _Toc452731715 \h </w:instrText>
        </w:r>
        <w:r w:rsidR="00BF3B47">
          <w:rPr>
            <w:noProof/>
            <w:webHidden/>
          </w:rPr>
        </w:r>
        <w:r w:rsidR="00BF3B47">
          <w:rPr>
            <w:noProof/>
            <w:webHidden/>
          </w:rPr>
          <w:fldChar w:fldCharType="separate"/>
        </w:r>
        <w:r w:rsidR="00BF3B47">
          <w:rPr>
            <w:noProof/>
            <w:webHidden/>
          </w:rPr>
          <w:t>37</w:t>
        </w:r>
        <w:r w:rsidR="00BF3B47">
          <w:rPr>
            <w:noProof/>
            <w:webHidden/>
          </w:rPr>
          <w:fldChar w:fldCharType="end"/>
        </w:r>
      </w:hyperlink>
    </w:p>
    <w:p w14:paraId="40D8081A" w14:textId="0A3012A5" w:rsidR="00BF3B47" w:rsidRDefault="00582BB7">
      <w:pPr>
        <w:pStyle w:val="TDC2"/>
        <w:tabs>
          <w:tab w:val="left" w:pos="880"/>
          <w:tab w:val="right" w:leader="underscore" w:pos="8828"/>
        </w:tabs>
        <w:rPr>
          <w:rFonts w:eastAsiaTheme="minorEastAsia"/>
          <w:noProof/>
          <w:lang w:eastAsia="ja-JP"/>
        </w:rPr>
      </w:pPr>
      <w:hyperlink w:anchor="_Toc452731716" w:history="1">
        <w:r w:rsidR="00BF3B47" w:rsidRPr="00D515D5">
          <w:rPr>
            <w:rStyle w:val="Hipervnculo"/>
            <w:noProof/>
          </w:rPr>
          <w:t>3.3</w:t>
        </w:r>
        <w:r w:rsidR="00BF3B47">
          <w:rPr>
            <w:rFonts w:eastAsiaTheme="minorEastAsia"/>
            <w:noProof/>
            <w:lang w:eastAsia="ja-JP"/>
          </w:rPr>
          <w:tab/>
        </w:r>
        <w:r w:rsidR="00BF3B47" w:rsidRPr="00D515D5">
          <w:rPr>
            <w:rStyle w:val="Hipervnculo"/>
            <w:noProof/>
          </w:rPr>
          <w:t>Prototipos</w:t>
        </w:r>
        <w:r w:rsidR="00BF3B47">
          <w:rPr>
            <w:noProof/>
            <w:webHidden/>
          </w:rPr>
          <w:tab/>
        </w:r>
        <w:r w:rsidR="00BF3B47">
          <w:rPr>
            <w:noProof/>
            <w:webHidden/>
          </w:rPr>
          <w:fldChar w:fldCharType="begin"/>
        </w:r>
        <w:r w:rsidR="00BF3B47">
          <w:rPr>
            <w:noProof/>
            <w:webHidden/>
          </w:rPr>
          <w:instrText xml:space="preserve"> PAGEREF _Toc452731716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ABB9501" w14:textId="1DC26B47" w:rsidR="00BF3B47" w:rsidRDefault="00582BB7">
      <w:pPr>
        <w:pStyle w:val="TDC3"/>
        <w:tabs>
          <w:tab w:val="right" w:leader="underscore" w:pos="8828"/>
        </w:tabs>
        <w:rPr>
          <w:rFonts w:eastAsiaTheme="minorEastAsia"/>
          <w:noProof/>
          <w:lang w:eastAsia="ja-JP"/>
        </w:rPr>
      </w:pPr>
      <w:hyperlink w:anchor="_Toc452731717" w:history="1">
        <w:r w:rsidR="00BF3B47" w:rsidRPr="00D515D5">
          <w:rPr>
            <w:rStyle w:val="Hipervnculo"/>
            <w:noProof/>
            <w:lang w:eastAsia="es-MX"/>
          </w:rPr>
          <w:t>Acervo</w:t>
        </w:r>
        <w:r w:rsidR="00BF3B47">
          <w:rPr>
            <w:noProof/>
            <w:webHidden/>
          </w:rPr>
          <w:tab/>
        </w:r>
        <w:r w:rsidR="00BF3B47">
          <w:rPr>
            <w:noProof/>
            <w:webHidden/>
          </w:rPr>
          <w:fldChar w:fldCharType="begin"/>
        </w:r>
        <w:r w:rsidR="00BF3B47">
          <w:rPr>
            <w:noProof/>
            <w:webHidden/>
          </w:rPr>
          <w:instrText xml:space="preserve"> PAGEREF _Toc452731717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9500CBF" w14:textId="3BE13B63" w:rsidR="00BF3B47" w:rsidRDefault="00582BB7">
      <w:pPr>
        <w:pStyle w:val="TDC4"/>
        <w:tabs>
          <w:tab w:val="left" w:pos="1540"/>
          <w:tab w:val="right" w:leader="underscore" w:pos="8828"/>
        </w:tabs>
        <w:rPr>
          <w:noProof/>
        </w:rPr>
      </w:pPr>
      <w:hyperlink w:anchor="_Toc452731718" w:history="1">
        <w:r w:rsidR="00BF3B47" w:rsidRPr="00D515D5">
          <w:rPr>
            <w:rStyle w:val="Hipervnculo"/>
            <w:noProof/>
            <w:lang w:eastAsia="es-MX"/>
          </w:rPr>
          <w:t>3.3.1</w:t>
        </w:r>
        <w:r w:rsidR="00BF3B47">
          <w:rPr>
            <w:noProof/>
          </w:rPr>
          <w:tab/>
        </w:r>
        <w:r w:rsidR="00BF3B47" w:rsidRPr="00D515D5">
          <w:rPr>
            <w:rStyle w:val="Hipervnculo"/>
            <w:noProof/>
            <w:lang w:eastAsia="es-MX"/>
          </w:rPr>
          <w:t>Administrar convenios</w:t>
        </w:r>
        <w:r w:rsidR="00BF3B47">
          <w:rPr>
            <w:noProof/>
            <w:webHidden/>
          </w:rPr>
          <w:tab/>
        </w:r>
        <w:r w:rsidR="00BF3B47">
          <w:rPr>
            <w:noProof/>
            <w:webHidden/>
          </w:rPr>
          <w:fldChar w:fldCharType="begin"/>
        </w:r>
        <w:r w:rsidR="00BF3B47">
          <w:rPr>
            <w:noProof/>
            <w:webHidden/>
          </w:rPr>
          <w:instrText xml:space="preserve"> PAGEREF _Toc452731718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F05DCDF" w14:textId="1E87432E" w:rsidR="00BF3B47" w:rsidRDefault="00582BB7">
      <w:pPr>
        <w:pStyle w:val="TDC4"/>
        <w:tabs>
          <w:tab w:val="left" w:pos="1540"/>
          <w:tab w:val="right" w:leader="underscore" w:pos="8828"/>
        </w:tabs>
        <w:rPr>
          <w:noProof/>
        </w:rPr>
      </w:pPr>
      <w:hyperlink w:anchor="_Toc452731719" w:history="1">
        <w:r w:rsidR="00BF3B47" w:rsidRPr="00D515D5">
          <w:rPr>
            <w:rStyle w:val="Hipervnculo"/>
            <w:noProof/>
            <w:lang w:eastAsia="es-MX"/>
          </w:rPr>
          <w:t>3.3.2</w:t>
        </w:r>
        <w:r w:rsidR="00BF3B47">
          <w:rPr>
            <w:noProof/>
          </w:rPr>
          <w:tab/>
        </w:r>
        <w:r w:rsidR="00BF3B47" w:rsidRPr="00D515D5">
          <w:rPr>
            <w:rStyle w:val="Hipervnculo"/>
            <w:noProof/>
            <w:lang w:eastAsia="es-MX"/>
          </w:rPr>
          <w:t>Administrar fondos de la biblioteca</w:t>
        </w:r>
        <w:r w:rsidR="00BF3B47">
          <w:rPr>
            <w:noProof/>
            <w:webHidden/>
          </w:rPr>
          <w:tab/>
        </w:r>
        <w:r w:rsidR="00BF3B47">
          <w:rPr>
            <w:noProof/>
            <w:webHidden/>
          </w:rPr>
          <w:fldChar w:fldCharType="begin"/>
        </w:r>
        <w:r w:rsidR="00BF3B47">
          <w:rPr>
            <w:noProof/>
            <w:webHidden/>
          </w:rPr>
          <w:instrText xml:space="preserve"> PAGEREF _Toc452731719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EF7168D" w14:textId="2C0AB9E6" w:rsidR="00BF3B47" w:rsidRDefault="00582BB7">
      <w:pPr>
        <w:pStyle w:val="TDC4"/>
        <w:tabs>
          <w:tab w:val="left" w:pos="1540"/>
          <w:tab w:val="right" w:leader="underscore" w:pos="8828"/>
        </w:tabs>
        <w:rPr>
          <w:noProof/>
        </w:rPr>
      </w:pPr>
      <w:hyperlink w:anchor="_Toc452731720" w:history="1">
        <w:r w:rsidR="00BF3B47" w:rsidRPr="00D515D5">
          <w:rPr>
            <w:rStyle w:val="Hipervnculo"/>
            <w:noProof/>
            <w:lang w:eastAsia="es-MX"/>
          </w:rPr>
          <w:t>3.3.3</w:t>
        </w:r>
        <w:r w:rsidR="00BF3B47">
          <w:rPr>
            <w:noProof/>
          </w:rPr>
          <w:tab/>
        </w:r>
        <w:r w:rsidR="00BF3B47" w:rsidRPr="00D515D5">
          <w:rPr>
            <w:rStyle w:val="Hipervnculo"/>
            <w:noProof/>
            <w:lang w:eastAsia="es-MX"/>
          </w:rPr>
          <w:t>Consultar donaciones de la biblioteca</w:t>
        </w:r>
        <w:r w:rsidR="00BF3B47">
          <w:rPr>
            <w:noProof/>
            <w:webHidden/>
          </w:rPr>
          <w:tab/>
        </w:r>
        <w:r w:rsidR="00BF3B47">
          <w:rPr>
            <w:noProof/>
            <w:webHidden/>
          </w:rPr>
          <w:fldChar w:fldCharType="begin"/>
        </w:r>
        <w:r w:rsidR="00BF3B47">
          <w:rPr>
            <w:noProof/>
            <w:webHidden/>
          </w:rPr>
          <w:instrText xml:space="preserve"> PAGEREF _Toc452731720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828FA43" w14:textId="69B42124" w:rsidR="00BF3B47" w:rsidRDefault="00582BB7">
      <w:pPr>
        <w:pStyle w:val="TDC3"/>
        <w:tabs>
          <w:tab w:val="right" w:leader="underscore" w:pos="8828"/>
        </w:tabs>
        <w:rPr>
          <w:rFonts w:eastAsiaTheme="minorEastAsia"/>
          <w:noProof/>
          <w:lang w:eastAsia="ja-JP"/>
        </w:rPr>
      </w:pPr>
      <w:hyperlink w:anchor="_Toc452731721" w:history="1">
        <w:r w:rsidR="00BF3B47" w:rsidRPr="00D515D5">
          <w:rPr>
            <w:rStyle w:val="Hipervnculo"/>
            <w:noProof/>
            <w:lang w:eastAsia="es-MX"/>
          </w:rPr>
          <w:t>Administración</w:t>
        </w:r>
        <w:r w:rsidR="00BF3B47">
          <w:rPr>
            <w:noProof/>
            <w:webHidden/>
          </w:rPr>
          <w:tab/>
        </w:r>
        <w:r w:rsidR="00BF3B47">
          <w:rPr>
            <w:noProof/>
            <w:webHidden/>
          </w:rPr>
          <w:fldChar w:fldCharType="begin"/>
        </w:r>
        <w:r w:rsidR="00BF3B47">
          <w:rPr>
            <w:noProof/>
            <w:webHidden/>
          </w:rPr>
          <w:instrText xml:space="preserve"> PAGEREF _Toc452731721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715AA6A" w14:textId="777B18CD" w:rsidR="00BF3B47" w:rsidRDefault="00582BB7">
      <w:pPr>
        <w:pStyle w:val="TDC4"/>
        <w:tabs>
          <w:tab w:val="left" w:pos="1540"/>
          <w:tab w:val="right" w:leader="underscore" w:pos="8828"/>
        </w:tabs>
        <w:rPr>
          <w:noProof/>
        </w:rPr>
      </w:pPr>
      <w:hyperlink w:anchor="_Toc452731722" w:history="1">
        <w:r w:rsidR="00BF3B47" w:rsidRPr="00D515D5">
          <w:rPr>
            <w:rStyle w:val="Hipervnculo"/>
            <w:noProof/>
            <w:lang w:eastAsia="es-MX"/>
          </w:rPr>
          <w:t>3.3.4</w:t>
        </w:r>
        <w:r w:rsidR="00BF3B47">
          <w:rPr>
            <w:noProof/>
          </w:rPr>
          <w:tab/>
        </w:r>
        <w:r w:rsidR="00BF3B47" w:rsidRPr="00D515D5">
          <w:rPr>
            <w:rStyle w:val="Hipervnculo"/>
            <w:noProof/>
            <w:lang w:eastAsia="es-MX"/>
          </w:rPr>
          <w:t>Consultar adquisiciones</w:t>
        </w:r>
        <w:r w:rsidR="00BF3B47">
          <w:rPr>
            <w:noProof/>
            <w:webHidden/>
          </w:rPr>
          <w:tab/>
        </w:r>
        <w:r w:rsidR="00BF3B47">
          <w:rPr>
            <w:noProof/>
            <w:webHidden/>
          </w:rPr>
          <w:fldChar w:fldCharType="begin"/>
        </w:r>
        <w:r w:rsidR="00BF3B47">
          <w:rPr>
            <w:noProof/>
            <w:webHidden/>
          </w:rPr>
          <w:instrText xml:space="preserve"> PAGEREF _Toc452731722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53788B0" w14:textId="6595CD46" w:rsidR="00BF3B47" w:rsidRDefault="00582BB7">
      <w:pPr>
        <w:pStyle w:val="TDC4"/>
        <w:tabs>
          <w:tab w:val="left" w:pos="1540"/>
          <w:tab w:val="right" w:leader="underscore" w:pos="8828"/>
        </w:tabs>
        <w:rPr>
          <w:noProof/>
        </w:rPr>
      </w:pPr>
      <w:hyperlink w:anchor="_Toc452731723" w:history="1">
        <w:r w:rsidR="00BF3B47" w:rsidRPr="00D515D5">
          <w:rPr>
            <w:rStyle w:val="Hipervnculo"/>
            <w:noProof/>
            <w:lang w:eastAsia="es-MX"/>
          </w:rPr>
          <w:t>3.3.5</w:t>
        </w:r>
        <w:r w:rsidR="00BF3B47">
          <w:rPr>
            <w:noProof/>
          </w:rPr>
          <w:tab/>
        </w:r>
        <w:r w:rsidR="00BF3B47" w:rsidRPr="00D515D5">
          <w:rPr>
            <w:rStyle w:val="Hipervnculo"/>
            <w:noProof/>
            <w:lang w:eastAsia="es-MX"/>
          </w:rPr>
          <w:t>Consultar devoluciones</w:t>
        </w:r>
        <w:r w:rsidR="00BF3B47">
          <w:rPr>
            <w:noProof/>
            <w:webHidden/>
          </w:rPr>
          <w:tab/>
        </w:r>
        <w:r w:rsidR="00BF3B47">
          <w:rPr>
            <w:noProof/>
            <w:webHidden/>
          </w:rPr>
          <w:fldChar w:fldCharType="begin"/>
        </w:r>
        <w:r w:rsidR="00BF3B47">
          <w:rPr>
            <w:noProof/>
            <w:webHidden/>
          </w:rPr>
          <w:instrText xml:space="preserve"> PAGEREF _Toc452731723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5E839C28" w14:textId="29CFE1B1" w:rsidR="00BF3B47" w:rsidRDefault="00582BB7">
      <w:pPr>
        <w:pStyle w:val="TDC4"/>
        <w:tabs>
          <w:tab w:val="left" w:pos="1540"/>
          <w:tab w:val="right" w:leader="underscore" w:pos="8828"/>
        </w:tabs>
        <w:rPr>
          <w:noProof/>
        </w:rPr>
      </w:pPr>
      <w:hyperlink w:anchor="_Toc452731724" w:history="1">
        <w:r w:rsidR="00BF3B47" w:rsidRPr="00D515D5">
          <w:rPr>
            <w:rStyle w:val="Hipervnculo"/>
            <w:noProof/>
            <w:lang w:eastAsia="es-MX"/>
          </w:rPr>
          <w:t>3.3.6</w:t>
        </w:r>
        <w:r w:rsidR="00BF3B47">
          <w:rPr>
            <w:noProof/>
          </w:rPr>
          <w:tab/>
        </w:r>
        <w:r w:rsidR="00BF3B47" w:rsidRPr="00D515D5">
          <w:rPr>
            <w:rStyle w:val="Hipervnculo"/>
            <w:noProof/>
            <w:lang w:eastAsia="es-MX"/>
          </w:rPr>
          <w:t>Registrar devolución</w:t>
        </w:r>
        <w:r w:rsidR="00BF3B47">
          <w:rPr>
            <w:noProof/>
            <w:webHidden/>
          </w:rPr>
          <w:tab/>
        </w:r>
        <w:r w:rsidR="00BF3B47">
          <w:rPr>
            <w:noProof/>
            <w:webHidden/>
          </w:rPr>
          <w:fldChar w:fldCharType="begin"/>
        </w:r>
        <w:r w:rsidR="00BF3B47">
          <w:rPr>
            <w:noProof/>
            <w:webHidden/>
          </w:rPr>
          <w:instrText xml:space="preserve"> PAGEREF _Toc452731724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A0A8AA9" w14:textId="0547D0EE" w:rsidR="00BF3B47" w:rsidRDefault="00582BB7">
      <w:pPr>
        <w:pStyle w:val="TDC4"/>
        <w:tabs>
          <w:tab w:val="left" w:pos="1540"/>
          <w:tab w:val="right" w:leader="underscore" w:pos="8828"/>
        </w:tabs>
        <w:rPr>
          <w:noProof/>
        </w:rPr>
      </w:pPr>
      <w:hyperlink w:anchor="_Toc452731725" w:history="1">
        <w:r w:rsidR="00BF3B47" w:rsidRPr="00D515D5">
          <w:rPr>
            <w:rStyle w:val="Hipervnculo"/>
            <w:noProof/>
            <w:lang w:eastAsia="es-MX"/>
          </w:rPr>
          <w:t>3.3.7</w:t>
        </w:r>
        <w:r w:rsidR="00BF3B47">
          <w:rPr>
            <w:noProof/>
          </w:rPr>
          <w:tab/>
        </w:r>
        <w:r w:rsidR="00BF3B47" w:rsidRPr="00D515D5">
          <w:rPr>
            <w:rStyle w:val="Hipervnculo"/>
            <w:noProof/>
            <w:lang w:eastAsia="es-MX"/>
          </w:rPr>
          <w:t>Registrar préstamo</w:t>
        </w:r>
        <w:r w:rsidR="00BF3B47">
          <w:rPr>
            <w:noProof/>
            <w:webHidden/>
          </w:rPr>
          <w:tab/>
        </w:r>
        <w:r w:rsidR="00BF3B47">
          <w:rPr>
            <w:noProof/>
            <w:webHidden/>
          </w:rPr>
          <w:fldChar w:fldCharType="begin"/>
        </w:r>
        <w:r w:rsidR="00BF3B47">
          <w:rPr>
            <w:noProof/>
            <w:webHidden/>
          </w:rPr>
          <w:instrText xml:space="preserve"> PAGEREF _Toc452731725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01767753" w14:textId="371D62D7" w:rsidR="00BF3B47" w:rsidRDefault="00582BB7">
      <w:pPr>
        <w:pStyle w:val="TDC4"/>
        <w:tabs>
          <w:tab w:val="left" w:pos="1540"/>
          <w:tab w:val="right" w:leader="underscore" w:pos="8828"/>
        </w:tabs>
        <w:rPr>
          <w:noProof/>
        </w:rPr>
      </w:pPr>
      <w:hyperlink w:anchor="_Toc452731726" w:history="1">
        <w:r w:rsidR="00BF3B47" w:rsidRPr="00D515D5">
          <w:rPr>
            <w:rStyle w:val="Hipervnculo"/>
            <w:noProof/>
            <w:lang w:eastAsia="es-MX"/>
          </w:rPr>
          <w:t>3.3.8</w:t>
        </w:r>
        <w:r w:rsidR="00BF3B47">
          <w:rPr>
            <w:noProof/>
          </w:rPr>
          <w:tab/>
        </w:r>
        <w:r w:rsidR="00BF3B47" w:rsidRPr="00D515D5">
          <w:rPr>
            <w:rStyle w:val="Hipervnculo"/>
            <w:noProof/>
            <w:lang w:eastAsia="es-MX"/>
          </w:rPr>
          <w:t>Registrar Adquisiciones</w:t>
        </w:r>
        <w:r w:rsidR="00BF3B47">
          <w:rPr>
            <w:noProof/>
            <w:webHidden/>
          </w:rPr>
          <w:tab/>
        </w:r>
        <w:r w:rsidR="00BF3B47">
          <w:rPr>
            <w:noProof/>
            <w:webHidden/>
          </w:rPr>
          <w:fldChar w:fldCharType="begin"/>
        </w:r>
        <w:r w:rsidR="00BF3B47">
          <w:rPr>
            <w:noProof/>
            <w:webHidden/>
          </w:rPr>
          <w:instrText xml:space="preserve"> PAGEREF _Toc452731726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38CC5D6E" w14:textId="04AB4E88" w:rsidR="00BF3B47" w:rsidRDefault="00582BB7">
      <w:pPr>
        <w:pStyle w:val="TDC3"/>
        <w:tabs>
          <w:tab w:val="right" w:leader="underscore" w:pos="8828"/>
        </w:tabs>
        <w:rPr>
          <w:rFonts w:eastAsiaTheme="minorEastAsia"/>
          <w:noProof/>
          <w:lang w:eastAsia="ja-JP"/>
        </w:rPr>
      </w:pPr>
      <w:hyperlink w:anchor="_Toc452731727" w:history="1">
        <w:r w:rsidR="00BF3B47" w:rsidRPr="00D515D5">
          <w:rPr>
            <w:rStyle w:val="Hipervnculo"/>
            <w:noProof/>
            <w:lang w:eastAsia="es-MX"/>
          </w:rPr>
          <w:t>Administración Usuarios</w:t>
        </w:r>
        <w:r w:rsidR="00BF3B47">
          <w:rPr>
            <w:noProof/>
            <w:webHidden/>
          </w:rPr>
          <w:tab/>
        </w:r>
        <w:r w:rsidR="00BF3B47">
          <w:rPr>
            <w:noProof/>
            <w:webHidden/>
          </w:rPr>
          <w:fldChar w:fldCharType="begin"/>
        </w:r>
        <w:r w:rsidR="00BF3B47">
          <w:rPr>
            <w:noProof/>
            <w:webHidden/>
          </w:rPr>
          <w:instrText xml:space="preserve"> PAGEREF _Toc452731727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13291A3C" w14:textId="70AC733C" w:rsidR="00BF3B47" w:rsidRDefault="00582BB7">
      <w:pPr>
        <w:pStyle w:val="TDC4"/>
        <w:tabs>
          <w:tab w:val="left" w:pos="1540"/>
          <w:tab w:val="right" w:leader="underscore" w:pos="8828"/>
        </w:tabs>
        <w:rPr>
          <w:noProof/>
        </w:rPr>
      </w:pPr>
      <w:hyperlink w:anchor="_Toc452731728" w:history="1">
        <w:r w:rsidR="00BF3B47" w:rsidRPr="00D515D5">
          <w:rPr>
            <w:rStyle w:val="Hipervnculo"/>
            <w:noProof/>
            <w:lang w:eastAsia="es-MX"/>
          </w:rPr>
          <w:t>3.3.9</w:t>
        </w:r>
        <w:r w:rsidR="00BF3B47">
          <w:rPr>
            <w:noProof/>
          </w:rPr>
          <w:tab/>
        </w:r>
        <w:r w:rsidR="00BF3B47" w:rsidRPr="00D515D5">
          <w:rPr>
            <w:rStyle w:val="Hipervnculo"/>
            <w:noProof/>
            <w:lang w:eastAsia="es-MX"/>
          </w:rPr>
          <w:t>Agregar usuario</w:t>
        </w:r>
        <w:r w:rsidR="00BF3B47">
          <w:rPr>
            <w:noProof/>
            <w:webHidden/>
          </w:rPr>
          <w:tab/>
        </w:r>
        <w:r w:rsidR="00BF3B47">
          <w:rPr>
            <w:noProof/>
            <w:webHidden/>
          </w:rPr>
          <w:fldChar w:fldCharType="begin"/>
        </w:r>
        <w:r w:rsidR="00BF3B47">
          <w:rPr>
            <w:noProof/>
            <w:webHidden/>
          </w:rPr>
          <w:instrText xml:space="preserve"> PAGEREF _Toc452731728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AE02380" w14:textId="476B8C54" w:rsidR="00BF3B47" w:rsidRDefault="00582BB7">
      <w:pPr>
        <w:pStyle w:val="TDC4"/>
        <w:tabs>
          <w:tab w:val="left" w:pos="1540"/>
          <w:tab w:val="right" w:leader="underscore" w:pos="8828"/>
        </w:tabs>
        <w:rPr>
          <w:noProof/>
        </w:rPr>
      </w:pPr>
      <w:hyperlink w:anchor="_Toc452731729" w:history="1">
        <w:r w:rsidR="00BF3B47" w:rsidRPr="00D515D5">
          <w:rPr>
            <w:rStyle w:val="Hipervnculo"/>
            <w:noProof/>
            <w:lang w:eastAsia="es-MX"/>
          </w:rPr>
          <w:t>3.3.10</w:t>
        </w:r>
        <w:r w:rsidR="00BF3B47">
          <w:rPr>
            <w:noProof/>
          </w:rPr>
          <w:tab/>
        </w:r>
        <w:r w:rsidR="00BF3B47" w:rsidRPr="00D515D5">
          <w:rPr>
            <w:rStyle w:val="Hipervnculo"/>
            <w:noProof/>
            <w:lang w:eastAsia="es-MX"/>
          </w:rPr>
          <w:t>Borrar usuario</w:t>
        </w:r>
        <w:r w:rsidR="00BF3B47">
          <w:rPr>
            <w:noProof/>
            <w:webHidden/>
          </w:rPr>
          <w:tab/>
        </w:r>
        <w:r w:rsidR="00BF3B47">
          <w:rPr>
            <w:noProof/>
            <w:webHidden/>
          </w:rPr>
          <w:fldChar w:fldCharType="begin"/>
        </w:r>
        <w:r w:rsidR="00BF3B47">
          <w:rPr>
            <w:noProof/>
            <w:webHidden/>
          </w:rPr>
          <w:instrText xml:space="preserve"> PAGEREF _Toc452731729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BEA5B6" w14:textId="573A012D" w:rsidR="00BF3B47" w:rsidRDefault="00582BB7">
      <w:pPr>
        <w:pStyle w:val="TDC4"/>
        <w:tabs>
          <w:tab w:val="left" w:pos="1540"/>
          <w:tab w:val="right" w:leader="underscore" w:pos="8828"/>
        </w:tabs>
        <w:rPr>
          <w:noProof/>
        </w:rPr>
      </w:pPr>
      <w:hyperlink w:anchor="_Toc452731730" w:history="1">
        <w:r w:rsidR="00BF3B47" w:rsidRPr="00D515D5">
          <w:rPr>
            <w:rStyle w:val="Hipervnculo"/>
            <w:noProof/>
            <w:lang w:eastAsia="es-MX"/>
          </w:rPr>
          <w:t>3.3.11</w:t>
        </w:r>
        <w:r w:rsidR="00BF3B47">
          <w:rPr>
            <w:noProof/>
          </w:rPr>
          <w:tab/>
        </w:r>
        <w:r w:rsidR="00BF3B47" w:rsidRPr="00D515D5">
          <w:rPr>
            <w:rStyle w:val="Hipervnculo"/>
            <w:noProof/>
            <w:lang w:eastAsia="es-MX"/>
          </w:rPr>
          <w:t>Editar Usuario</w:t>
        </w:r>
        <w:r w:rsidR="00BF3B47">
          <w:rPr>
            <w:noProof/>
            <w:webHidden/>
          </w:rPr>
          <w:tab/>
        </w:r>
        <w:r w:rsidR="00BF3B47">
          <w:rPr>
            <w:noProof/>
            <w:webHidden/>
          </w:rPr>
          <w:fldChar w:fldCharType="begin"/>
        </w:r>
        <w:r w:rsidR="00BF3B47">
          <w:rPr>
            <w:noProof/>
            <w:webHidden/>
          </w:rPr>
          <w:instrText xml:space="preserve"> PAGEREF _Toc452731730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E82A81" w14:textId="290F2DD5" w:rsidR="00BF3B47" w:rsidRDefault="00582BB7">
      <w:pPr>
        <w:pStyle w:val="TDC3"/>
        <w:tabs>
          <w:tab w:val="right" w:leader="underscore" w:pos="8828"/>
        </w:tabs>
        <w:rPr>
          <w:rFonts w:eastAsiaTheme="minorEastAsia"/>
          <w:noProof/>
          <w:lang w:eastAsia="ja-JP"/>
        </w:rPr>
      </w:pPr>
      <w:hyperlink w:anchor="_Toc452731731" w:history="1">
        <w:r w:rsidR="00BF3B47" w:rsidRPr="00D515D5">
          <w:rPr>
            <w:rStyle w:val="Hipervnculo"/>
            <w:noProof/>
            <w:lang w:eastAsia="es-MX"/>
          </w:rPr>
          <w:t>Funcionalidad del sistema</w:t>
        </w:r>
        <w:r w:rsidR="00BF3B47">
          <w:rPr>
            <w:noProof/>
            <w:webHidden/>
          </w:rPr>
          <w:tab/>
        </w:r>
        <w:r w:rsidR="00BF3B47">
          <w:rPr>
            <w:noProof/>
            <w:webHidden/>
          </w:rPr>
          <w:fldChar w:fldCharType="begin"/>
        </w:r>
        <w:r w:rsidR="00BF3B47">
          <w:rPr>
            <w:noProof/>
            <w:webHidden/>
          </w:rPr>
          <w:instrText xml:space="preserve"> PAGEREF _Toc452731731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2CB38C94" w14:textId="2D847DD7" w:rsidR="00BF3B47" w:rsidRDefault="00582BB7">
      <w:pPr>
        <w:pStyle w:val="TDC4"/>
        <w:tabs>
          <w:tab w:val="left" w:pos="1540"/>
          <w:tab w:val="right" w:leader="underscore" w:pos="8828"/>
        </w:tabs>
        <w:rPr>
          <w:noProof/>
        </w:rPr>
      </w:pPr>
      <w:hyperlink w:anchor="_Toc452731732" w:history="1">
        <w:r w:rsidR="00BF3B47" w:rsidRPr="00D515D5">
          <w:rPr>
            <w:rStyle w:val="Hipervnculo"/>
            <w:noProof/>
            <w:lang w:eastAsia="es-MX"/>
          </w:rPr>
          <w:t>3.3.12</w:t>
        </w:r>
        <w:r w:rsidR="00BF3B47">
          <w:rPr>
            <w:noProof/>
          </w:rPr>
          <w:tab/>
        </w:r>
        <w:r w:rsidR="00BF3B47" w:rsidRPr="00D515D5">
          <w:rPr>
            <w:rStyle w:val="Hipervnculo"/>
            <w:noProof/>
            <w:lang w:eastAsia="es-MX"/>
          </w:rPr>
          <w:t>Agregar reseña de ítem</w:t>
        </w:r>
        <w:r w:rsidR="00BF3B47">
          <w:rPr>
            <w:noProof/>
            <w:webHidden/>
          </w:rPr>
          <w:tab/>
        </w:r>
        <w:r w:rsidR="00BF3B47">
          <w:rPr>
            <w:noProof/>
            <w:webHidden/>
          </w:rPr>
          <w:fldChar w:fldCharType="begin"/>
        </w:r>
        <w:r w:rsidR="00BF3B47">
          <w:rPr>
            <w:noProof/>
            <w:webHidden/>
          </w:rPr>
          <w:instrText xml:space="preserve"> PAGEREF _Toc452731732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F24CB06" w14:textId="1B431317" w:rsidR="00BF3B47" w:rsidRDefault="00582BB7">
      <w:pPr>
        <w:pStyle w:val="TDC4"/>
        <w:tabs>
          <w:tab w:val="left" w:pos="1540"/>
          <w:tab w:val="right" w:leader="underscore" w:pos="8828"/>
        </w:tabs>
        <w:rPr>
          <w:noProof/>
        </w:rPr>
      </w:pPr>
      <w:hyperlink w:anchor="_Toc452731733" w:history="1">
        <w:r w:rsidR="00BF3B47" w:rsidRPr="00D515D5">
          <w:rPr>
            <w:rStyle w:val="Hipervnculo"/>
            <w:noProof/>
            <w:lang w:eastAsia="es-MX"/>
          </w:rPr>
          <w:t>3.3.13</w:t>
        </w:r>
        <w:r w:rsidR="00BF3B47">
          <w:rPr>
            <w:noProof/>
          </w:rPr>
          <w:tab/>
        </w:r>
        <w:r w:rsidR="00BF3B47" w:rsidRPr="00D515D5">
          <w:rPr>
            <w:rStyle w:val="Hipervnculo"/>
            <w:noProof/>
            <w:lang w:eastAsia="es-MX"/>
          </w:rPr>
          <w:t>Buscar ítem</w:t>
        </w:r>
        <w:r w:rsidR="00BF3B47">
          <w:rPr>
            <w:noProof/>
            <w:webHidden/>
          </w:rPr>
          <w:tab/>
        </w:r>
        <w:r w:rsidR="00BF3B47">
          <w:rPr>
            <w:noProof/>
            <w:webHidden/>
          </w:rPr>
          <w:fldChar w:fldCharType="begin"/>
        </w:r>
        <w:r w:rsidR="00BF3B47">
          <w:rPr>
            <w:noProof/>
            <w:webHidden/>
          </w:rPr>
          <w:instrText xml:space="preserve"> PAGEREF _Toc452731733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18DAD66" w14:textId="3D46A5B0" w:rsidR="00BF3B47" w:rsidRDefault="00582BB7">
      <w:pPr>
        <w:pStyle w:val="TDC4"/>
        <w:tabs>
          <w:tab w:val="left" w:pos="1540"/>
          <w:tab w:val="right" w:leader="underscore" w:pos="8828"/>
        </w:tabs>
        <w:rPr>
          <w:noProof/>
        </w:rPr>
      </w:pPr>
      <w:hyperlink w:anchor="_Toc452731734" w:history="1">
        <w:r w:rsidR="00BF3B47" w:rsidRPr="00D515D5">
          <w:rPr>
            <w:rStyle w:val="Hipervnculo"/>
            <w:noProof/>
            <w:lang w:eastAsia="es-MX"/>
          </w:rPr>
          <w:t>3.3.14</w:t>
        </w:r>
        <w:r w:rsidR="00BF3B47">
          <w:rPr>
            <w:noProof/>
          </w:rPr>
          <w:tab/>
        </w:r>
        <w:r w:rsidR="00BF3B47" w:rsidRPr="00D515D5">
          <w:rPr>
            <w:rStyle w:val="Hipervnculo"/>
            <w:noProof/>
            <w:lang w:eastAsia="es-MX"/>
          </w:rPr>
          <w:t>Realizar petición interbibliotecaria</w:t>
        </w:r>
        <w:r w:rsidR="00BF3B47">
          <w:rPr>
            <w:noProof/>
            <w:webHidden/>
          </w:rPr>
          <w:tab/>
        </w:r>
        <w:r w:rsidR="00BF3B47">
          <w:rPr>
            <w:noProof/>
            <w:webHidden/>
          </w:rPr>
          <w:fldChar w:fldCharType="begin"/>
        </w:r>
        <w:r w:rsidR="00BF3B47">
          <w:rPr>
            <w:noProof/>
            <w:webHidden/>
          </w:rPr>
          <w:instrText xml:space="preserve"> PAGEREF _Toc452731734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3420495" w14:textId="6DA737F8" w:rsidR="00BF3B47" w:rsidRDefault="00582BB7">
      <w:pPr>
        <w:pStyle w:val="TDC4"/>
        <w:tabs>
          <w:tab w:val="left" w:pos="1540"/>
          <w:tab w:val="right" w:leader="underscore" w:pos="8828"/>
        </w:tabs>
        <w:rPr>
          <w:noProof/>
        </w:rPr>
      </w:pPr>
      <w:hyperlink w:anchor="_Toc452731735" w:history="1">
        <w:r w:rsidR="00BF3B47" w:rsidRPr="00D515D5">
          <w:rPr>
            <w:rStyle w:val="Hipervnculo"/>
            <w:noProof/>
            <w:lang w:eastAsia="es-MX"/>
          </w:rPr>
          <w:t>3.3.15</w:t>
        </w:r>
        <w:r w:rsidR="00BF3B47">
          <w:rPr>
            <w:noProof/>
          </w:rPr>
          <w:tab/>
        </w:r>
        <w:r w:rsidR="00BF3B47" w:rsidRPr="00D515D5">
          <w:rPr>
            <w:rStyle w:val="Hipervnculo"/>
            <w:noProof/>
            <w:lang w:eastAsia="es-MX"/>
          </w:rPr>
          <w:t>Realizar préstamo</w:t>
        </w:r>
        <w:r w:rsidR="00BF3B47">
          <w:rPr>
            <w:noProof/>
            <w:webHidden/>
          </w:rPr>
          <w:tab/>
        </w:r>
        <w:r w:rsidR="00BF3B47">
          <w:rPr>
            <w:noProof/>
            <w:webHidden/>
          </w:rPr>
          <w:fldChar w:fldCharType="begin"/>
        </w:r>
        <w:r w:rsidR="00BF3B47">
          <w:rPr>
            <w:noProof/>
            <w:webHidden/>
          </w:rPr>
          <w:instrText xml:space="preserve"> PAGEREF _Toc452731735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46B6C2DD" w14:textId="08602505" w:rsidR="00BF3B47" w:rsidRDefault="00582BB7">
      <w:pPr>
        <w:pStyle w:val="TDC4"/>
        <w:tabs>
          <w:tab w:val="left" w:pos="1540"/>
          <w:tab w:val="right" w:leader="underscore" w:pos="8828"/>
        </w:tabs>
        <w:rPr>
          <w:noProof/>
        </w:rPr>
      </w:pPr>
      <w:hyperlink w:anchor="_Toc452731736" w:history="1">
        <w:r w:rsidR="00BF3B47" w:rsidRPr="00D515D5">
          <w:rPr>
            <w:rStyle w:val="Hipervnculo"/>
            <w:noProof/>
            <w:lang w:eastAsia="es-MX"/>
          </w:rPr>
          <w:t>3.3.16</w:t>
        </w:r>
        <w:r w:rsidR="00BF3B47">
          <w:rPr>
            <w:noProof/>
          </w:rPr>
          <w:tab/>
        </w:r>
        <w:r w:rsidR="00BF3B47" w:rsidRPr="00D515D5">
          <w:rPr>
            <w:rStyle w:val="Hipervnculo"/>
            <w:noProof/>
            <w:lang w:eastAsia="es-MX"/>
          </w:rPr>
          <w:t>Reservar ítem</w:t>
        </w:r>
        <w:r w:rsidR="00BF3B47">
          <w:rPr>
            <w:noProof/>
            <w:webHidden/>
          </w:rPr>
          <w:tab/>
        </w:r>
        <w:r w:rsidR="00BF3B47">
          <w:rPr>
            <w:noProof/>
            <w:webHidden/>
          </w:rPr>
          <w:fldChar w:fldCharType="begin"/>
        </w:r>
        <w:r w:rsidR="00BF3B47">
          <w:rPr>
            <w:noProof/>
            <w:webHidden/>
          </w:rPr>
          <w:instrText xml:space="preserve"> PAGEREF _Toc452731736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6C5E6024" w14:textId="18FCED4A" w:rsidR="00BF3B47" w:rsidRDefault="00582BB7">
      <w:pPr>
        <w:pStyle w:val="TDC4"/>
        <w:tabs>
          <w:tab w:val="left" w:pos="1540"/>
          <w:tab w:val="right" w:leader="underscore" w:pos="8828"/>
        </w:tabs>
        <w:rPr>
          <w:noProof/>
        </w:rPr>
      </w:pPr>
      <w:hyperlink w:anchor="_Toc452731737" w:history="1">
        <w:r w:rsidR="00BF3B47" w:rsidRPr="00D515D5">
          <w:rPr>
            <w:rStyle w:val="Hipervnculo"/>
            <w:noProof/>
            <w:lang w:eastAsia="es-MX"/>
          </w:rPr>
          <w:t>3.3.17</w:t>
        </w:r>
        <w:r w:rsidR="00BF3B47">
          <w:rPr>
            <w:noProof/>
          </w:rPr>
          <w:tab/>
        </w:r>
        <w:r w:rsidR="00BF3B47" w:rsidRPr="00D515D5">
          <w:rPr>
            <w:rStyle w:val="Hipervnculo"/>
            <w:noProof/>
            <w:lang w:eastAsia="es-MX"/>
          </w:rPr>
          <w:t>Retroalimentar al sistema</w:t>
        </w:r>
        <w:r w:rsidR="00BF3B47">
          <w:rPr>
            <w:noProof/>
            <w:webHidden/>
          </w:rPr>
          <w:tab/>
        </w:r>
        <w:r w:rsidR="00BF3B47">
          <w:rPr>
            <w:noProof/>
            <w:webHidden/>
          </w:rPr>
          <w:fldChar w:fldCharType="begin"/>
        </w:r>
        <w:r w:rsidR="00BF3B47">
          <w:rPr>
            <w:noProof/>
            <w:webHidden/>
          </w:rPr>
          <w:instrText xml:space="preserve"> PAGEREF _Toc452731737 \h </w:instrText>
        </w:r>
        <w:r w:rsidR="00BF3B47">
          <w:rPr>
            <w:noProof/>
            <w:webHidden/>
          </w:rPr>
        </w:r>
        <w:r w:rsidR="00BF3B47">
          <w:rPr>
            <w:noProof/>
            <w:webHidden/>
          </w:rPr>
          <w:fldChar w:fldCharType="separate"/>
        </w:r>
        <w:r w:rsidR="00BF3B47">
          <w:rPr>
            <w:noProof/>
            <w:webHidden/>
          </w:rPr>
          <w:t>38</w:t>
        </w:r>
        <w:r w:rsidR="00BF3B47">
          <w:rPr>
            <w:noProof/>
            <w:webHidden/>
          </w:rPr>
          <w:fldChar w:fldCharType="end"/>
        </w:r>
      </w:hyperlink>
    </w:p>
    <w:p w14:paraId="7B9B2655" w14:textId="4DDE0181" w:rsidR="00BF3B47" w:rsidRDefault="00582BB7">
      <w:pPr>
        <w:pStyle w:val="TDC1"/>
        <w:tabs>
          <w:tab w:val="left" w:pos="440"/>
          <w:tab w:val="right" w:leader="underscore" w:pos="8828"/>
        </w:tabs>
        <w:rPr>
          <w:rFonts w:eastAsiaTheme="minorEastAsia"/>
          <w:noProof/>
          <w:lang w:eastAsia="ja-JP"/>
        </w:rPr>
      </w:pPr>
      <w:hyperlink w:anchor="_Toc452731738" w:history="1">
        <w:r w:rsidR="00BF3B47" w:rsidRPr="00D515D5">
          <w:rPr>
            <w:rStyle w:val="Hipervnculo"/>
            <w:noProof/>
          </w:rPr>
          <w:t>4.</w:t>
        </w:r>
        <w:r w:rsidR="00BF3B47">
          <w:rPr>
            <w:rFonts w:eastAsiaTheme="minorEastAsia"/>
            <w:noProof/>
            <w:lang w:eastAsia="ja-JP"/>
          </w:rPr>
          <w:tab/>
        </w:r>
        <w:r w:rsidR="00BF3B47" w:rsidRPr="00D515D5">
          <w:rPr>
            <w:rStyle w:val="Hipervnculo"/>
            <w:noProof/>
          </w:rPr>
          <w:t>CONCLUSIONES</w:t>
        </w:r>
        <w:r w:rsidR="00BF3B47">
          <w:rPr>
            <w:noProof/>
            <w:webHidden/>
          </w:rPr>
          <w:tab/>
        </w:r>
        <w:r w:rsidR="00BF3B47">
          <w:rPr>
            <w:noProof/>
            <w:webHidden/>
          </w:rPr>
          <w:fldChar w:fldCharType="begin"/>
        </w:r>
        <w:r w:rsidR="00BF3B47">
          <w:rPr>
            <w:noProof/>
            <w:webHidden/>
          </w:rPr>
          <w:instrText xml:space="preserve"> PAGEREF _Toc452731738 \h </w:instrText>
        </w:r>
        <w:r w:rsidR="00BF3B47">
          <w:rPr>
            <w:noProof/>
            <w:webHidden/>
          </w:rPr>
        </w:r>
        <w:r w:rsidR="00BF3B47">
          <w:rPr>
            <w:noProof/>
            <w:webHidden/>
          </w:rPr>
          <w:fldChar w:fldCharType="separate"/>
        </w:r>
        <w:r w:rsidR="00BF3B47">
          <w:rPr>
            <w:noProof/>
            <w:webHidden/>
          </w:rPr>
          <w:t>44</w:t>
        </w:r>
        <w:r w:rsidR="00BF3B47">
          <w:rPr>
            <w:noProof/>
            <w:webHidden/>
          </w:rPr>
          <w:fldChar w:fldCharType="end"/>
        </w:r>
      </w:hyperlink>
    </w:p>
    <w:p w14:paraId="66321E32" w14:textId="00D1A8F9" w:rsidR="005E1C1B" w:rsidRDefault="00D0595A">
      <w:pPr>
        <w:rPr>
          <w:rFonts w:ascii="Arial" w:eastAsia="Times New Roman" w:hAnsi="Arial" w:cs="Arial"/>
          <w:color w:val="000000"/>
          <w:sz w:val="28"/>
          <w:szCs w:val="28"/>
          <w:lang w:eastAsia="es-MX"/>
        </w:rPr>
        <w:sectPr w:rsidR="005E1C1B" w:rsidSect="00921B82">
          <w:headerReference w:type="default" r:id="rId9"/>
          <w:footerReference w:type="default" r:id="rId10"/>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Arial" w:eastAsia="Times New Roman" w:hAnsi="Arial" w:cs="Arial"/>
          <w:color w:val="000000"/>
          <w:sz w:val="28"/>
          <w:szCs w:val="28"/>
          <w:lang w:eastAsia="es-MX"/>
        </w:rPr>
        <w:fldChar w:fldCharType="end"/>
      </w:r>
    </w:p>
    <w:p w14:paraId="2BBD5289" w14:textId="77777777" w:rsidR="00D0595A" w:rsidRDefault="00D0595A">
      <w:pPr>
        <w:rPr>
          <w:rFonts w:ascii="Arial" w:eastAsia="Times New Roman" w:hAnsi="Arial" w:cs="Arial"/>
          <w:color w:val="000000"/>
          <w:sz w:val="28"/>
          <w:szCs w:val="28"/>
          <w:lang w:eastAsia="es-MX"/>
        </w:rPr>
      </w:pPr>
    </w:p>
    <w:p w14:paraId="19141A9A" w14:textId="77777777" w:rsidR="006427A1" w:rsidRPr="00921B82" w:rsidRDefault="006427A1" w:rsidP="00A85D20">
      <w:pPr>
        <w:pStyle w:val="H1"/>
      </w:pPr>
      <w:bookmarkStart w:id="0" w:name="_Toc452731626"/>
      <w:r w:rsidRPr="00921B82">
        <w:t>INTRODUCCIÓN</w:t>
      </w:r>
      <w:bookmarkEnd w:id="0"/>
    </w:p>
    <w:p w14:paraId="3838B44C" w14:textId="753AA07E" w:rsidR="004437B1" w:rsidRDefault="004437B1" w:rsidP="00BF3B47">
      <w:pPr>
        <w:spacing w:after="0" w:line="240" w:lineRule="auto"/>
        <w:jc w:val="both"/>
        <w:rPr>
          <w:rFonts w:ascii="Arial" w:eastAsia="Times New Roman" w:hAnsi="Arial" w:cs="Arial"/>
          <w:color w:val="000000"/>
          <w:sz w:val="24"/>
          <w:szCs w:val="24"/>
          <w:lang w:eastAsia="es-MX"/>
        </w:rPr>
      </w:pPr>
      <w:r w:rsidRPr="009831CA">
        <w:rPr>
          <w:rFonts w:ascii="Arial" w:eastAsia="Times New Roman" w:hAnsi="Arial" w:cs="Arial"/>
          <w:color w:val="000000"/>
          <w:sz w:val="24"/>
          <w:szCs w:val="24"/>
          <w:lang w:eastAsia="es-MX"/>
        </w:rPr>
        <w:t xml:space="preserve">El sistema de la </w:t>
      </w:r>
      <w:r w:rsidR="009831CA" w:rsidRPr="009831CA">
        <w:rPr>
          <w:rFonts w:ascii="Arial" w:eastAsia="Times New Roman" w:hAnsi="Arial" w:cs="Arial"/>
          <w:color w:val="000000"/>
          <w:sz w:val="24"/>
          <w:szCs w:val="24"/>
          <w:lang w:eastAsia="es-MX"/>
        </w:rPr>
        <w:t xml:space="preserve">Biblioteca de la Universidad Veracruzana </w:t>
      </w:r>
      <w:r w:rsidR="00770E0A" w:rsidRPr="009831CA">
        <w:rPr>
          <w:rFonts w:ascii="Arial" w:eastAsia="Times New Roman" w:hAnsi="Arial" w:cs="Arial"/>
          <w:color w:val="000000"/>
          <w:sz w:val="24"/>
          <w:szCs w:val="24"/>
          <w:lang w:eastAsia="es-MX"/>
        </w:rPr>
        <w:t>constituye un pilar importante para el estudio y desarrollo de los jóvenes universitarios. Los alumnos tienen acceso a material profesional</w:t>
      </w:r>
      <w:r w:rsidR="009831CA">
        <w:rPr>
          <w:rFonts w:ascii="Arial" w:eastAsia="Times New Roman" w:hAnsi="Arial" w:cs="Arial"/>
          <w:color w:val="000000"/>
          <w:sz w:val="24"/>
          <w:szCs w:val="24"/>
          <w:lang w:eastAsia="es-MX"/>
        </w:rPr>
        <w:t xml:space="preserve"> y es</w:t>
      </w:r>
      <w:r w:rsidR="00770E0A" w:rsidRPr="009831CA">
        <w:rPr>
          <w:rFonts w:ascii="Arial" w:eastAsia="Times New Roman" w:hAnsi="Arial" w:cs="Arial"/>
          <w:color w:val="000000"/>
          <w:sz w:val="24"/>
          <w:szCs w:val="24"/>
          <w:lang w:eastAsia="es-MX"/>
        </w:rPr>
        <w:t xml:space="preserve">pecializado en su área con el objetivo de garantizar </w:t>
      </w:r>
      <w:r w:rsidR="009831CA">
        <w:rPr>
          <w:rFonts w:ascii="Arial" w:eastAsia="Times New Roman" w:hAnsi="Arial" w:cs="Arial"/>
          <w:color w:val="000000"/>
          <w:sz w:val="24"/>
          <w:szCs w:val="24"/>
          <w:lang w:eastAsia="es-MX"/>
        </w:rPr>
        <w:t>el acceso</w:t>
      </w:r>
      <w:r w:rsidR="00770E0A" w:rsidRPr="009831CA">
        <w:rPr>
          <w:rFonts w:ascii="Arial" w:eastAsia="Times New Roman" w:hAnsi="Arial" w:cs="Arial"/>
          <w:color w:val="000000"/>
          <w:sz w:val="24"/>
          <w:szCs w:val="24"/>
          <w:lang w:eastAsia="es-MX"/>
        </w:rPr>
        <w:t xml:space="preserve"> herramientas </w:t>
      </w:r>
      <w:r w:rsidR="00000951" w:rsidRPr="009831CA">
        <w:rPr>
          <w:rFonts w:ascii="Arial" w:eastAsia="Times New Roman" w:hAnsi="Arial" w:cs="Arial"/>
          <w:color w:val="000000"/>
          <w:sz w:val="24"/>
          <w:szCs w:val="24"/>
          <w:lang w:eastAsia="es-MX"/>
        </w:rPr>
        <w:t xml:space="preserve">necesarios </w:t>
      </w:r>
      <w:r w:rsidR="00770E0A" w:rsidRPr="009831CA">
        <w:rPr>
          <w:rFonts w:ascii="Arial" w:eastAsia="Times New Roman" w:hAnsi="Arial" w:cs="Arial"/>
          <w:color w:val="000000"/>
          <w:sz w:val="24"/>
          <w:szCs w:val="24"/>
          <w:lang w:eastAsia="es-MX"/>
        </w:rPr>
        <w:t xml:space="preserve">para concluir, de manera exitosa, </w:t>
      </w:r>
      <w:r w:rsidR="00BF3B47" w:rsidRPr="009831CA">
        <w:rPr>
          <w:rFonts w:ascii="Arial" w:eastAsia="Times New Roman" w:hAnsi="Arial" w:cs="Arial"/>
          <w:color w:val="000000"/>
          <w:sz w:val="24"/>
          <w:szCs w:val="24"/>
          <w:lang w:eastAsia="es-MX"/>
        </w:rPr>
        <w:t>su</w:t>
      </w:r>
      <w:r w:rsidR="00BF3B47">
        <w:rPr>
          <w:rFonts w:ascii="Arial" w:eastAsia="Times New Roman" w:hAnsi="Arial" w:cs="Arial"/>
          <w:color w:val="000000"/>
          <w:sz w:val="24"/>
          <w:szCs w:val="24"/>
          <w:lang w:eastAsia="es-MX"/>
        </w:rPr>
        <w:t>s</w:t>
      </w:r>
      <w:r w:rsidR="00BF3B47" w:rsidRPr="009831CA">
        <w:rPr>
          <w:rFonts w:ascii="Arial" w:eastAsia="Times New Roman" w:hAnsi="Arial" w:cs="Arial"/>
          <w:color w:val="000000"/>
          <w:sz w:val="24"/>
          <w:szCs w:val="24"/>
          <w:lang w:eastAsia="es-MX"/>
        </w:rPr>
        <w:t xml:space="preserve"> estudios universitarios</w:t>
      </w:r>
      <w:r w:rsidR="00770E0A" w:rsidRPr="009831CA">
        <w:rPr>
          <w:rFonts w:ascii="Arial" w:eastAsia="Times New Roman" w:hAnsi="Arial" w:cs="Arial"/>
          <w:color w:val="000000"/>
          <w:sz w:val="24"/>
          <w:szCs w:val="24"/>
          <w:lang w:eastAsia="es-MX"/>
        </w:rPr>
        <w:t>.</w:t>
      </w:r>
      <w:r w:rsidR="00675ED8" w:rsidRPr="009831CA">
        <w:rPr>
          <w:rFonts w:ascii="Arial" w:eastAsia="Times New Roman" w:hAnsi="Arial" w:cs="Arial"/>
          <w:color w:val="000000"/>
          <w:sz w:val="24"/>
          <w:szCs w:val="24"/>
          <w:lang w:eastAsia="es-MX"/>
        </w:rPr>
        <w:t xml:space="preserve"> En el sistema de la biblioteca, los alumnos pueden revisar el material de apoyo, reservarlo</w:t>
      </w:r>
      <w:r w:rsidR="004D45AE">
        <w:rPr>
          <w:rFonts w:ascii="Arial" w:eastAsia="Times New Roman" w:hAnsi="Arial" w:cs="Arial"/>
          <w:color w:val="000000"/>
          <w:sz w:val="24"/>
          <w:szCs w:val="24"/>
          <w:lang w:eastAsia="es-MX"/>
        </w:rPr>
        <w:t>, pedir préstamos a domicilio</w:t>
      </w:r>
      <w:r w:rsidR="00675ED8" w:rsidRPr="009831CA">
        <w:rPr>
          <w:rFonts w:ascii="Arial" w:eastAsia="Times New Roman" w:hAnsi="Arial" w:cs="Arial"/>
          <w:color w:val="000000"/>
          <w:sz w:val="24"/>
          <w:szCs w:val="24"/>
          <w:lang w:eastAsia="es-MX"/>
        </w:rPr>
        <w:t xml:space="preserve"> y renovar sus préstamos, así como ver las deudas que tienen y las acciones que han realizado. De la misma</w:t>
      </w:r>
      <w:r w:rsidR="00000951" w:rsidRPr="009831CA">
        <w:rPr>
          <w:rFonts w:ascii="Arial" w:eastAsia="Times New Roman" w:hAnsi="Arial" w:cs="Arial"/>
          <w:color w:val="000000"/>
          <w:sz w:val="24"/>
          <w:szCs w:val="24"/>
          <w:lang w:eastAsia="es-MX"/>
        </w:rPr>
        <w:t xml:space="preserve"> manera</w:t>
      </w:r>
      <w:r w:rsidR="00675ED8" w:rsidRPr="009831CA">
        <w:rPr>
          <w:rFonts w:ascii="Arial" w:eastAsia="Times New Roman" w:hAnsi="Arial" w:cs="Arial"/>
          <w:color w:val="000000"/>
          <w:sz w:val="24"/>
          <w:szCs w:val="24"/>
          <w:lang w:eastAsia="es-MX"/>
        </w:rPr>
        <w:t>, los profesores de la institución se ven en la posibilidad de realizar</w:t>
      </w:r>
      <w:r w:rsidR="00E753B9" w:rsidRPr="009831CA">
        <w:rPr>
          <w:rFonts w:ascii="Arial" w:eastAsia="Times New Roman" w:hAnsi="Arial" w:cs="Arial"/>
          <w:color w:val="000000"/>
          <w:sz w:val="24"/>
          <w:szCs w:val="24"/>
          <w:lang w:eastAsia="es-MX"/>
        </w:rPr>
        <w:t xml:space="preserve"> tales</w:t>
      </w:r>
      <w:r w:rsidR="00BF3B47">
        <w:rPr>
          <w:rFonts w:ascii="Arial" w:eastAsia="Times New Roman" w:hAnsi="Arial" w:cs="Arial"/>
          <w:color w:val="000000"/>
          <w:sz w:val="24"/>
          <w:szCs w:val="24"/>
          <w:lang w:eastAsia="es-MX"/>
        </w:rPr>
        <w:t xml:space="preserve"> acciones. </w:t>
      </w:r>
      <w:r w:rsidR="00675ED8" w:rsidRPr="009831CA">
        <w:rPr>
          <w:rFonts w:ascii="Arial" w:eastAsia="Times New Roman" w:hAnsi="Arial" w:cs="Arial"/>
          <w:color w:val="000000"/>
          <w:sz w:val="24"/>
          <w:szCs w:val="24"/>
          <w:lang w:eastAsia="es-MX"/>
        </w:rPr>
        <w:t>El encargado de la biblioteca es quien</w:t>
      </w:r>
      <w:r w:rsidR="004D45AE">
        <w:rPr>
          <w:rFonts w:ascii="Arial" w:eastAsia="Times New Roman" w:hAnsi="Arial" w:cs="Arial"/>
          <w:color w:val="000000"/>
          <w:sz w:val="24"/>
          <w:szCs w:val="24"/>
          <w:lang w:eastAsia="es-MX"/>
        </w:rPr>
        <w:t xml:space="preserve"> administra la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cuenta</w:t>
      </w:r>
      <w:r w:rsidR="00BF3B47">
        <w:rPr>
          <w:rFonts w:ascii="Arial" w:eastAsia="Times New Roman" w:hAnsi="Arial" w:cs="Arial"/>
          <w:color w:val="000000"/>
          <w:sz w:val="24"/>
          <w:szCs w:val="24"/>
          <w:lang w:eastAsia="es-MX"/>
        </w:rPr>
        <w:t>s</w:t>
      </w:r>
      <w:r w:rsidR="004D45AE">
        <w:rPr>
          <w:rFonts w:ascii="Arial" w:eastAsia="Times New Roman" w:hAnsi="Arial" w:cs="Arial"/>
          <w:color w:val="000000"/>
          <w:sz w:val="24"/>
          <w:szCs w:val="24"/>
          <w:lang w:eastAsia="es-MX"/>
        </w:rPr>
        <w:t xml:space="preserve"> de</w:t>
      </w:r>
      <w:r w:rsidR="00675ED8" w:rsidRPr="009831CA">
        <w:rPr>
          <w:rFonts w:ascii="Arial" w:eastAsia="Times New Roman" w:hAnsi="Arial" w:cs="Arial"/>
          <w:color w:val="000000"/>
          <w:sz w:val="24"/>
          <w:szCs w:val="24"/>
          <w:lang w:eastAsia="es-MX"/>
        </w:rPr>
        <w:t xml:space="preserve"> los usuarios del sistema y el acervo que existe dentro de la biblioteca u</w:t>
      </w:r>
      <w:r w:rsidR="00EB741D" w:rsidRPr="009831CA">
        <w:rPr>
          <w:rFonts w:ascii="Arial" w:eastAsia="Times New Roman" w:hAnsi="Arial" w:cs="Arial"/>
          <w:color w:val="000000"/>
          <w:sz w:val="24"/>
          <w:szCs w:val="24"/>
          <w:lang w:eastAsia="es-MX"/>
        </w:rPr>
        <w:t xml:space="preserve">niversitaria. </w:t>
      </w:r>
      <w:r w:rsidR="00BF3B47">
        <w:rPr>
          <w:rFonts w:ascii="Arial" w:eastAsia="Times New Roman" w:hAnsi="Arial" w:cs="Arial"/>
          <w:color w:val="000000"/>
          <w:sz w:val="24"/>
          <w:szCs w:val="24"/>
          <w:lang w:eastAsia="es-MX"/>
        </w:rPr>
        <w:t>Por otro lado</w:t>
      </w:r>
      <w:r w:rsidR="00EB741D" w:rsidRPr="009831CA">
        <w:rPr>
          <w:rFonts w:ascii="Arial" w:eastAsia="Times New Roman" w:hAnsi="Arial" w:cs="Arial"/>
          <w:color w:val="000000"/>
          <w:sz w:val="24"/>
          <w:szCs w:val="24"/>
          <w:lang w:eastAsia="es-MX"/>
        </w:rPr>
        <w:t xml:space="preserve">, </w:t>
      </w:r>
      <w:r w:rsidR="00F20581" w:rsidRPr="009831CA">
        <w:rPr>
          <w:rFonts w:ascii="Arial" w:eastAsia="Times New Roman" w:hAnsi="Arial" w:cs="Arial"/>
          <w:color w:val="000000"/>
          <w:sz w:val="24"/>
          <w:szCs w:val="24"/>
          <w:lang w:eastAsia="es-MX"/>
        </w:rPr>
        <w:t>el administrador</w:t>
      </w:r>
      <w:r w:rsidR="00675ED8" w:rsidRPr="009831CA">
        <w:rPr>
          <w:rFonts w:ascii="Arial" w:eastAsia="Times New Roman" w:hAnsi="Arial" w:cs="Arial"/>
          <w:color w:val="000000"/>
          <w:sz w:val="24"/>
          <w:szCs w:val="24"/>
          <w:lang w:eastAsia="es-MX"/>
        </w:rPr>
        <w:t xml:space="preserve">, es capaz de administrar convenios, </w:t>
      </w:r>
      <w:r w:rsidR="00F20581" w:rsidRPr="009831CA">
        <w:rPr>
          <w:rFonts w:ascii="Arial" w:eastAsia="Times New Roman" w:hAnsi="Arial" w:cs="Arial"/>
          <w:color w:val="000000"/>
          <w:sz w:val="24"/>
          <w:szCs w:val="24"/>
          <w:lang w:eastAsia="es-MX"/>
        </w:rPr>
        <w:t xml:space="preserve">deudas, </w:t>
      </w:r>
      <w:r w:rsidR="00675ED8" w:rsidRPr="009831CA">
        <w:rPr>
          <w:rFonts w:ascii="Arial" w:eastAsia="Times New Roman" w:hAnsi="Arial" w:cs="Arial"/>
          <w:color w:val="000000"/>
          <w:sz w:val="24"/>
          <w:szCs w:val="24"/>
          <w:lang w:eastAsia="es-MX"/>
        </w:rPr>
        <w:t>donaciones y fondos de la biblioteca.</w:t>
      </w:r>
    </w:p>
    <w:p w14:paraId="4ABE8418" w14:textId="77777777" w:rsidR="00BF3B47" w:rsidRPr="009831CA" w:rsidRDefault="00BF3B47" w:rsidP="00BF3B47">
      <w:pPr>
        <w:spacing w:after="0" w:line="240" w:lineRule="auto"/>
        <w:ind w:firstLine="708"/>
        <w:jc w:val="both"/>
        <w:rPr>
          <w:rFonts w:ascii="Arial" w:eastAsia="Times New Roman" w:hAnsi="Arial" w:cs="Arial"/>
          <w:color w:val="000000"/>
          <w:sz w:val="24"/>
          <w:szCs w:val="24"/>
          <w:lang w:eastAsia="es-MX"/>
        </w:rPr>
      </w:pPr>
    </w:p>
    <w:p w14:paraId="726990A9" w14:textId="714A1671" w:rsidR="006779C3" w:rsidRPr="009831CA" w:rsidRDefault="00675ED8" w:rsidP="0023566E">
      <w:pPr>
        <w:ind w:firstLine="360"/>
        <w:jc w:val="both"/>
        <w:rPr>
          <w:rFonts w:ascii="Arial" w:hAnsi="Arial" w:cs="Arial"/>
          <w:sz w:val="24"/>
          <w:szCs w:val="24"/>
        </w:rPr>
      </w:pPr>
      <w:r w:rsidRPr="009831CA">
        <w:rPr>
          <w:rFonts w:ascii="Arial" w:eastAsia="Times New Roman" w:hAnsi="Arial" w:cs="Arial"/>
          <w:color w:val="000000"/>
          <w:sz w:val="24"/>
          <w:szCs w:val="24"/>
          <w:lang w:eastAsia="es-MX"/>
        </w:rPr>
        <w:t xml:space="preserve">Lo que se presenta en este documento es la Especificación de Requerimientos </w:t>
      </w:r>
      <w:r w:rsidR="00BF3B47">
        <w:rPr>
          <w:rFonts w:ascii="Arial" w:eastAsia="Times New Roman" w:hAnsi="Arial" w:cs="Arial"/>
          <w:color w:val="000000"/>
          <w:sz w:val="24"/>
          <w:szCs w:val="24"/>
          <w:lang w:eastAsia="es-MX"/>
        </w:rPr>
        <w:t>y el D</w:t>
      </w:r>
      <w:r w:rsidR="009132A0" w:rsidRPr="009831CA">
        <w:rPr>
          <w:rFonts w:ascii="Arial" w:eastAsia="Times New Roman" w:hAnsi="Arial" w:cs="Arial"/>
          <w:color w:val="000000"/>
          <w:sz w:val="24"/>
          <w:szCs w:val="24"/>
          <w:lang w:eastAsia="es-MX"/>
        </w:rPr>
        <w:t xml:space="preserve">iseño </w:t>
      </w:r>
      <w:r w:rsidRPr="009831CA">
        <w:rPr>
          <w:rFonts w:ascii="Arial" w:eastAsia="Times New Roman" w:hAnsi="Arial" w:cs="Arial"/>
          <w:color w:val="000000"/>
          <w:sz w:val="24"/>
          <w:szCs w:val="24"/>
          <w:lang w:eastAsia="es-MX"/>
        </w:rPr>
        <w:t>de Software de</w:t>
      </w:r>
      <w:r w:rsidR="00EB741D" w:rsidRPr="009831CA">
        <w:rPr>
          <w:rFonts w:ascii="Arial" w:eastAsia="Times New Roman" w:hAnsi="Arial" w:cs="Arial"/>
          <w:color w:val="000000"/>
          <w:sz w:val="24"/>
          <w:szCs w:val="24"/>
          <w:lang w:eastAsia="es-MX"/>
        </w:rPr>
        <w:t xml:space="preserve"> la</w:t>
      </w:r>
      <w:r w:rsidRPr="009831CA">
        <w:rPr>
          <w:rFonts w:ascii="Arial" w:eastAsia="Times New Roman" w:hAnsi="Arial" w:cs="Arial"/>
          <w:color w:val="000000"/>
          <w:sz w:val="24"/>
          <w:szCs w:val="24"/>
          <w:lang w:eastAsia="es-MX"/>
        </w:rPr>
        <w:t xml:space="preserve"> </w:t>
      </w:r>
      <w:r w:rsidR="00EB741D" w:rsidRPr="009831CA">
        <w:rPr>
          <w:rFonts w:ascii="Arial" w:eastAsia="Times New Roman" w:hAnsi="Arial" w:cs="Arial"/>
          <w:color w:val="000000"/>
          <w:sz w:val="24"/>
          <w:szCs w:val="24"/>
          <w:lang w:eastAsia="es-MX"/>
        </w:rPr>
        <w:t>biblioteca “Lic. Javier Juárez Sánchez”</w:t>
      </w:r>
      <w:r w:rsidR="00BF3B47">
        <w:rPr>
          <w:rFonts w:ascii="Arial" w:eastAsia="Times New Roman" w:hAnsi="Arial" w:cs="Arial"/>
          <w:color w:val="000000"/>
          <w:sz w:val="24"/>
          <w:szCs w:val="24"/>
          <w:lang w:eastAsia="es-MX"/>
        </w:rPr>
        <w:t xml:space="preserve"> la</w:t>
      </w:r>
      <w:r w:rsidR="00EB741D" w:rsidRPr="009831CA">
        <w:rPr>
          <w:rFonts w:ascii="Arial" w:eastAsia="Times New Roman" w:hAnsi="Arial" w:cs="Arial"/>
          <w:color w:val="000000"/>
          <w:sz w:val="24"/>
          <w:szCs w:val="24"/>
          <w:lang w:eastAsia="es-MX"/>
        </w:rPr>
        <w:t xml:space="preserve"> cual sirve como base de conocimientos para miembros de la institución.</w:t>
      </w:r>
      <w:r w:rsidRPr="009831CA">
        <w:rPr>
          <w:rFonts w:ascii="Arial" w:eastAsia="Times New Roman" w:hAnsi="Arial" w:cs="Arial"/>
          <w:color w:val="000000"/>
          <w:sz w:val="24"/>
          <w:szCs w:val="24"/>
          <w:lang w:eastAsia="es-MX"/>
        </w:rPr>
        <w:t xml:space="preserve"> Esta especificación</w:t>
      </w:r>
      <w:r w:rsidR="009132A0" w:rsidRPr="009831CA">
        <w:rPr>
          <w:rFonts w:ascii="Arial" w:eastAsia="Times New Roman" w:hAnsi="Arial" w:cs="Arial"/>
          <w:color w:val="000000"/>
          <w:sz w:val="24"/>
          <w:szCs w:val="24"/>
          <w:lang w:eastAsia="es-MX"/>
        </w:rPr>
        <w:t xml:space="preserve"> ha sido </w:t>
      </w:r>
      <w:r w:rsidRPr="009831CA">
        <w:rPr>
          <w:rFonts w:ascii="Arial" w:eastAsia="Times New Roman" w:hAnsi="Arial" w:cs="Arial"/>
          <w:color w:val="000000"/>
          <w:sz w:val="24"/>
          <w:szCs w:val="24"/>
          <w:lang w:eastAsia="es-MX"/>
        </w:rPr>
        <w:t xml:space="preserve">estructurada </w:t>
      </w:r>
      <w:r w:rsidR="004D45AE">
        <w:rPr>
          <w:rFonts w:ascii="Arial" w:eastAsia="Times New Roman" w:hAnsi="Arial" w:cs="Arial"/>
          <w:color w:val="000000"/>
          <w:sz w:val="24"/>
          <w:szCs w:val="24"/>
          <w:lang w:eastAsia="es-MX"/>
        </w:rPr>
        <w:t xml:space="preserve">retomando algunas de las </w:t>
      </w:r>
      <w:r w:rsidR="009132A0" w:rsidRPr="009831CA">
        <w:rPr>
          <w:rFonts w:ascii="Arial" w:eastAsia="Times New Roman" w:hAnsi="Arial" w:cs="Arial"/>
          <w:color w:val="000000"/>
          <w:sz w:val="24"/>
          <w:szCs w:val="24"/>
          <w:lang w:eastAsia="es-MX"/>
        </w:rPr>
        <w:t>normas</w:t>
      </w:r>
      <w:r w:rsidRPr="009831CA">
        <w:rPr>
          <w:rFonts w:ascii="Arial" w:eastAsia="Times New Roman" w:hAnsi="Arial" w:cs="Arial"/>
          <w:color w:val="000000"/>
          <w:sz w:val="24"/>
          <w:szCs w:val="24"/>
          <w:lang w:eastAsia="es-MX"/>
        </w:rPr>
        <w:t xml:space="preserve"> dadas por el Estándar IEEE 830-1998 y se presentan algunos de los artefactos generados durante la fase de análisis</w:t>
      </w:r>
      <w:r w:rsidR="00104017" w:rsidRPr="009831CA">
        <w:rPr>
          <w:rFonts w:ascii="Arial" w:eastAsia="Times New Roman" w:hAnsi="Arial" w:cs="Arial"/>
          <w:color w:val="000000"/>
          <w:sz w:val="24"/>
          <w:szCs w:val="24"/>
          <w:lang w:eastAsia="es-MX"/>
        </w:rPr>
        <w:t xml:space="preserve"> y diseño</w:t>
      </w:r>
      <w:r w:rsidRPr="009831CA">
        <w:rPr>
          <w:rFonts w:ascii="Arial" w:eastAsia="Times New Roman" w:hAnsi="Arial" w:cs="Arial"/>
          <w:color w:val="000000"/>
          <w:sz w:val="24"/>
          <w:szCs w:val="24"/>
          <w:lang w:eastAsia="es-MX"/>
        </w:rPr>
        <w:t xml:space="preserve"> tales como </w:t>
      </w:r>
      <w:r w:rsidR="00F20581" w:rsidRPr="009831CA">
        <w:rPr>
          <w:rFonts w:ascii="Arial" w:eastAsia="Times New Roman" w:hAnsi="Arial" w:cs="Arial"/>
          <w:color w:val="000000"/>
          <w:sz w:val="24"/>
          <w:szCs w:val="24"/>
          <w:lang w:eastAsia="es-MX"/>
        </w:rPr>
        <w:t>diagrama de paquetes, diagrama de casos de uso por paquetes, detalles de casos de uso, diagramas de actividades, diagrama de clases del modelo de dominio, diagramas de secuencia por caso de uso, diagramas de comunicación por caso de uso y diagramas de estado por objeto así como prototipos del sistema.</w:t>
      </w:r>
    </w:p>
    <w:p w14:paraId="56DFA76B" w14:textId="77777777" w:rsidR="00CF13AA" w:rsidRPr="00CF13AA" w:rsidRDefault="00CF13AA" w:rsidP="0067456B">
      <w:pPr>
        <w:pStyle w:val="H2"/>
      </w:pPr>
      <w:bookmarkStart w:id="1" w:name="_Toc452731627"/>
      <w:r w:rsidRPr="00CF13AA">
        <w:t>Propósito</w:t>
      </w:r>
      <w:bookmarkEnd w:id="1"/>
      <w:r w:rsidRPr="00CF13AA">
        <w:t xml:space="preserve"> </w:t>
      </w:r>
    </w:p>
    <w:p w14:paraId="5D268FCF" w14:textId="6DF98911" w:rsidR="006779C3" w:rsidRPr="009831CA" w:rsidRDefault="00CF13AA" w:rsidP="0023566E">
      <w:pPr>
        <w:spacing w:after="0" w:line="240" w:lineRule="auto"/>
        <w:ind w:firstLine="360"/>
        <w:jc w:val="both"/>
        <w:rPr>
          <w:rFonts w:ascii="Arial" w:eastAsia="Times New Roman" w:hAnsi="Arial" w:cs="Arial"/>
          <w:color w:val="000000"/>
          <w:sz w:val="24"/>
          <w:lang w:eastAsia="es-MX"/>
        </w:rPr>
      </w:pPr>
      <w:r w:rsidRPr="009831CA">
        <w:rPr>
          <w:rFonts w:ascii="Arial" w:eastAsia="Times New Roman" w:hAnsi="Arial" w:cs="Arial"/>
          <w:color w:val="000000"/>
          <w:sz w:val="24"/>
          <w:lang w:eastAsia="es-MX"/>
        </w:rPr>
        <w:t xml:space="preserve">Este documento tiene como propósito definir los requerimientos </w:t>
      </w:r>
      <w:r w:rsidR="00401A29" w:rsidRPr="009831CA">
        <w:rPr>
          <w:rFonts w:ascii="Arial" w:eastAsia="Times New Roman" w:hAnsi="Arial" w:cs="Arial"/>
          <w:color w:val="000000"/>
          <w:sz w:val="24"/>
          <w:lang w:eastAsia="es-MX"/>
        </w:rPr>
        <w:t xml:space="preserve">y el diseño </w:t>
      </w:r>
      <w:r w:rsidRPr="009831CA">
        <w:rPr>
          <w:rFonts w:ascii="Arial" w:eastAsia="Times New Roman" w:hAnsi="Arial" w:cs="Arial"/>
          <w:color w:val="000000"/>
          <w:sz w:val="24"/>
          <w:lang w:eastAsia="es-MX"/>
        </w:rPr>
        <w:t xml:space="preserve">que nos permitan llevar a cabo el correcto desarrollo de un sistema que mejore el proceso que se realiza </w:t>
      </w:r>
      <w:r w:rsidR="00401A29" w:rsidRPr="009831CA">
        <w:rPr>
          <w:rFonts w:ascii="Arial" w:eastAsia="Times New Roman" w:hAnsi="Arial" w:cs="Arial"/>
          <w:color w:val="000000"/>
          <w:sz w:val="24"/>
          <w:lang w:eastAsia="es-MX"/>
        </w:rPr>
        <w:t>en el sistema bibl</w:t>
      </w:r>
      <w:r w:rsidR="008A2075" w:rsidRPr="009831CA">
        <w:rPr>
          <w:rFonts w:ascii="Arial" w:eastAsia="Times New Roman" w:hAnsi="Arial" w:cs="Arial"/>
          <w:color w:val="000000"/>
          <w:sz w:val="24"/>
          <w:lang w:eastAsia="es-MX"/>
        </w:rPr>
        <w:t>iotecario</w:t>
      </w:r>
      <w:r w:rsidR="00401A29" w:rsidRPr="009831CA">
        <w:rPr>
          <w:rFonts w:ascii="Arial" w:eastAsia="Times New Roman" w:hAnsi="Arial" w:cs="Arial"/>
          <w:color w:val="000000"/>
          <w:sz w:val="24"/>
          <w:lang w:eastAsia="es-MX"/>
        </w:rPr>
        <w:t xml:space="preserve"> de facultad de Economía e Informática de la Universidad Veracruzana</w:t>
      </w:r>
      <w:r w:rsidR="00A55C7F" w:rsidRPr="009831CA">
        <w:rPr>
          <w:rFonts w:ascii="Arial" w:eastAsia="Times New Roman" w:hAnsi="Arial" w:cs="Arial"/>
          <w:color w:val="000000"/>
          <w:sz w:val="24"/>
          <w:lang w:eastAsia="es-MX"/>
        </w:rPr>
        <w:t xml:space="preserve"> para la manipulación y control del acervo universitario e interesados</w:t>
      </w:r>
      <w:r w:rsidRPr="009831CA">
        <w:rPr>
          <w:rFonts w:ascii="Arial" w:eastAsia="Times New Roman" w:hAnsi="Arial" w:cs="Arial"/>
          <w:color w:val="000000"/>
          <w:sz w:val="24"/>
          <w:lang w:eastAsia="es-MX"/>
        </w:rPr>
        <w:t xml:space="preserve">. El documento está dirigido a los </w:t>
      </w:r>
      <w:r w:rsidR="00BF3B47">
        <w:rPr>
          <w:rFonts w:ascii="Arial" w:eastAsia="Times New Roman" w:hAnsi="Arial" w:cs="Arial"/>
          <w:color w:val="000000"/>
          <w:sz w:val="24"/>
          <w:lang w:eastAsia="es-MX"/>
        </w:rPr>
        <w:t xml:space="preserve">desarrolladores y </w:t>
      </w:r>
      <w:r w:rsidRPr="009831CA">
        <w:rPr>
          <w:rFonts w:ascii="Arial" w:eastAsia="Times New Roman" w:hAnsi="Arial" w:cs="Arial"/>
          <w:color w:val="000000"/>
          <w:sz w:val="24"/>
          <w:lang w:eastAsia="es-MX"/>
        </w:rPr>
        <w:t>que interactúan con el sistema y, por lo tanto, se presentan prototipos, se definen prioridades para el sistema y se plantean restricciones de acuerdo a sus necesidades con el objetivo de conseguir un sistema cuya funcionalidad sea adecuada para los mismos. Se plantea además la interacción de los usuarios con el sistema y l</w:t>
      </w:r>
      <w:r w:rsidR="006779C3" w:rsidRPr="009831CA">
        <w:rPr>
          <w:rFonts w:ascii="Arial" w:eastAsia="Times New Roman" w:hAnsi="Arial" w:cs="Arial"/>
          <w:color w:val="000000"/>
          <w:sz w:val="24"/>
          <w:lang w:eastAsia="es-MX"/>
        </w:rPr>
        <w:t>as posibles necesidades futuras.</w:t>
      </w:r>
    </w:p>
    <w:p w14:paraId="2B67CD2B" w14:textId="77777777" w:rsidR="006779C3" w:rsidRDefault="006779C3" w:rsidP="006779C3">
      <w:pPr>
        <w:spacing w:after="0" w:line="240" w:lineRule="auto"/>
        <w:jc w:val="both"/>
        <w:rPr>
          <w:rFonts w:ascii="Arial" w:eastAsia="Times New Roman" w:hAnsi="Arial" w:cs="Arial"/>
          <w:color w:val="000000"/>
          <w:lang w:eastAsia="es-MX"/>
        </w:rPr>
      </w:pPr>
    </w:p>
    <w:p w14:paraId="4836C3B6" w14:textId="77777777" w:rsidR="0047242B" w:rsidRPr="0047242B" w:rsidRDefault="0047242B" w:rsidP="0023566E">
      <w:pPr>
        <w:pStyle w:val="H2"/>
      </w:pPr>
      <w:bookmarkStart w:id="2" w:name="_Toc452731628"/>
      <w:r w:rsidRPr="0047242B">
        <w:lastRenderedPageBreak/>
        <w:t>Alcance</w:t>
      </w:r>
      <w:bookmarkEnd w:id="2"/>
    </w:p>
    <w:p w14:paraId="77FEF5D4" w14:textId="77777777" w:rsidR="004732B8" w:rsidRPr="004D45AE" w:rsidRDefault="0047242B" w:rsidP="0023566E">
      <w:pPr>
        <w:ind w:firstLine="360"/>
        <w:jc w:val="both"/>
        <w:rPr>
          <w:rFonts w:ascii="Arial" w:hAnsi="Arial" w:cs="Arial"/>
          <w:sz w:val="24"/>
        </w:rPr>
      </w:pPr>
      <w:r w:rsidRPr="004D45AE">
        <w:rPr>
          <w:rFonts w:ascii="Arial" w:hAnsi="Arial" w:cs="Arial"/>
          <w:sz w:val="24"/>
        </w:rPr>
        <w:t xml:space="preserve">La versión inicial del sistema de </w:t>
      </w:r>
      <w:r w:rsidR="006779C3" w:rsidRPr="004D45AE">
        <w:rPr>
          <w:rFonts w:ascii="Arial" w:hAnsi="Arial" w:cs="Arial"/>
          <w:sz w:val="24"/>
        </w:rPr>
        <w:t>la biblioteca universitaria</w:t>
      </w:r>
      <w:r w:rsidRPr="004D45AE">
        <w:rPr>
          <w:rFonts w:ascii="Arial" w:hAnsi="Arial" w:cs="Arial"/>
          <w:sz w:val="24"/>
        </w:rPr>
        <w:t xml:space="preserve"> permitirá que los usuarios realicen únicamente las funciones </w:t>
      </w:r>
      <w:r w:rsidR="00A55C7F" w:rsidRPr="004D45AE">
        <w:rPr>
          <w:rFonts w:ascii="Arial" w:hAnsi="Arial" w:cs="Arial"/>
          <w:sz w:val="24"/>
        </w:rPr>
        <w:t xml:space="preserve">básicas </w:t>
      </w:r>
      <w:r w:rsidRPr="004D45AE">
        <w:rPr>
          <w:rFonts w:ascii="Arial" w:hAnsi="Arial" w:cs="Arial"/>
          <w:sz w:val="24"/>
        </w:rPr>
        <w:t xml:space="preserve">para las que está pensado. </w:t>
      </w:r>
      <w:bookmarkStart w:id="3" w:name="_Toc437031694"/>
      <w:r w:rsidR="00F20581" w:rsidRPr="004D45AE">
        <w:rPr>
          <w:rFonts w:ascii="Arial" w:hAnsi="Arial" w:cs="Arial"/>
          <w:sz w:val="24"/>
        </w:rPr>
        <w:t>Las limitaciones funcionales del sistema son las descritas para cada usuario en la introducción y únicamente la funcionalidad que se describe en las plantillas de cada caso de uso.</w:t>
      </w:r>
    </w:p>
    <w:p w14:paraId="0B29C89F" w14:textId="77777777" w:rsidR="004732B8" w:rsidRDefault="004732B8" w:rsidP="0067456B">
      <w:pPr>
        <w:pStyle w:val="H2"/>
      </w:pPr>
      <w:bookmarkStart w:id="4" w:name="_Toc452731629"/>
      <w:r w:rsidRPr="004732B8">
        <w:t>Definiciones</w:t>
      </w:r>
      <w:r>
        <w:t>, acrónimos y abreviaturas</w:t>
      </w:r>
      <w:bookmarkEnd w:id="3"/>
      <w:bookmarkEnd w:id="4"/>
    </w:p>
    <w:p w14:paraId="3590A337" w14:textId="3F815DF9" w:rsidR="004732B8" w:rsidRPr="00BF3B47" w:rsidRDefault="004732B8" w:rsidP="00BF3B47">
      <w:pPr>
        <w:jc w:val="both"/>
        <w:rPr>
          <w:rFonts w:ascii="Arial" w:hAnsi="Arial" w:cs="Arial"/>
          <w:sz w:val="24"/>
          <w:szCs w:val="24"/>
        </w:rPr>
      </w:pPr>
      <w:r w:rsidRPr="009831CA">
        <w:rPr>
          <w:rFonts w:ascii="Arial" w:hAnsi="Arial" w:cs="Arial"/>
          <w:sz w:val="24"/>
          <w:szCs w:val="24"/>
        </w:rPr>
        <w:t>La Tabla 1 explica los conceptos, acrónimos y abreviaturas que pueden ser encont</w:t>
      </w:r>
      <w:r w:rsidR="00BF3B47">
        <w:rPr>
          <w:rFonts w:ascii="Arial" w:hAnsi="Arial" w:cs="Arial"/>
          <w:sz w:val="24"/>
          <w:szCs w:val="24"/>
        </w:rPr>
        <w:t>rados a lo largo del documento.</w:t>
      </w:r>
    </w:p>
    <w:tbl>
      <w:tblPr>
        <w:tblStyle w:val="Tabladecuadrcula6concolores"/>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10"/>
        <w:gridCol w:w="7047"/>
      </w:tblGrid>
      <w:tr w:rsidR="004732B8" w14:paraId="6612CB39" w14:textId="77777777" w:rsidTr="00955DA5">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8D24B14" w14:textId="77777777" w:rsidR="004732B8" w:rsidRDefault="004732B8" w:rsidP="00955DA5">
            <w:pPr>
              <w:jc w:val="center"/>
              <w:rPr>
                <w:rFonts w:ascii="Arial" w:hAnsi="Arial" w:cs="Arial"/>
              </w:rPr>
            </w:pPr>
            <w:r>
              <w:rPr>
                <w:rFonts w:ascii="Arial" w:hAnsi="Arial" w:cs="Arial"/>
              </w:rPr>
              <w:t>Nombre</w:t>
            </w:r>
          </w:p>
        </w:tc>
        <w:tc>
          <w:tcPr>
            <w:tcW w:w="7047"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0696E66E" w14:textId="77777777" w:rsidR="004732B8" w:rsidRDefault="004732B8" w:rsidP="00955DA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4732B8" w:rsidRPr="004732B8" w14:paraId="3AB4142C"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A0B2B8F" w14:textId="77777777" w:rsidR="004732B8" w:rsidRDefault="004732B8" w:rsidP="00955DA5">
            <w:pPr>
              <w:rPr>
                <w:rFonts w:ascii="Arial" w:hAnsi="Arial" w:cs="Arial"/>
                <w:sz w:val="24"/>
                <w:szCs w:val="24"/>
              </w:rPr>
            </w:pPr>
            <w:r>
              <w:rPr>
                <w:rFonts w:ascii="Arial" w:hAnsi="Arial" w:cs="Arial"/>
                <w:sz w:val="24"/>
                <w:szCs w:val="24"/>
              </w:rPr>
              <w:t>Usuario</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199315B2" w14:textId="77777777" w:rsidR="004732B8" w:rsidRDefault="004732B8" w:rsidP="006E641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Persona que va a interactuar directamente con el sistema</w:t>
            </w:r>
            <w:r w:rsidR="006E641B">
              <w:rPr>
                <w:rFonts w:ascii="Arial" w:hAnsi="Arial" w:cs="Arial"/>
                <w:sz w:val="24"/>
                <w:szCs w:val="24"/>
              </w:rPr>
              <w:t>.</w:t>
            </w:r>
          </w:p>
        </w:tc>
      </w:tr>
      <w:tr w:rsidR="004732B8" w:rsidRPr="009F1171" w14:paraId="02F8F4CF" w14:textId="77777777" w:rsidTr="00955DA5">
        <w:trPr>
          <w:trHeight w:val="516"/>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976B2E7" w14:textId="77777777" w:rsidR="004732B8" w:rsidRDefault="009F1171" w:rsidP="00955DA5">
            <w:pPr>
              <w:tabs>
                <w:tab w:val="left" w:pos="780"/>
              </w:tabs>
              <w:rPr>
                <w:rFonts w:ascii="Arial" w:hAnsi="Arial" w:cs="Arial"/>
                <w:sz w:val="24"/>
                <w:szCs w:val="24"/>
              </w:rPr>
            </w:pPr>
            <w:r>
              <w:rPr>
                <w:rFonts w:ascii="Arial" w:hAnsi="Arial" w:cs="Arial"/>
                <w:sz w:val="24"/>
                <w:szCs w:val="24"/>
              </w:rPr>
              <w:t>B</w:t>
            </w:r>
            <w:r w:rsidR="009A06C0">
              <w:rPr>
                <w:rFonts w:ascii="Arial" w:hAnsi="Arial" w:cs="Arial"/>
                <w:sz w:val="24"/>
                <w:szCs w:val="24"/>
              </w:rPr>
              <w:t>UAEEI</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49BA165E" w14:textId="77777777" w:rsidR="004732B8" w:rsidRDefault="009F1171" w:rsidP="006E641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Biblioteca </w:t>
            </w:r>
            <w:r w:rsidR="006E641B">
              <w:rPr>
                <w:rFonts w:ascii="Arial" w:hAnsi="Arial" w:cs="Arial"/>
                <w:sz w:val="24"/>
                <w:szCs w:val="24"/>
              </w:rPr>
              <w:t>de la Universidad Veracruzana</w:t>
            </w:r>
            <w:r>
              <w:rPr>
                <w:rFonts w:ascii="Arial" w:hAnsi="Arial" w:cs="Arial"/>
                <w:sz w:val="24"/>
                <w:szCs w:val="24"/>
              </w:rPr>
              <w:t>“</w:t>
            </w:r>
            <w:r w:rsidRPr="00EB741D">
              <w:rPr>
                <w:rFonts w:ascii="Arial" w:eastAsia="Times New Roman" w:hAnsi="Arial" w:cs="Arial"/>
                <w:color w:val="000000"/>
                <w:lang w:eastAsia="es-MX"/>
              </w:rPr>
              <w:t xml:space="preserve"> Lic. Javier Juárez Sánchez</w:t>
            </w:r>
            <w:r>
              <w:rPr>
                <w:rFonts w:ascii="Arial" w:hAnsi="Arial" w:cs="Arial"/>
                <w:sz w:val="24"/>
                <w:szCs w:val="24"/>
              </w:rPr>
              <w:t>”</w:t>
            </w:r>
          </w:p>
        </w:tc>
      </w:tr>
      <w:tr w:rsidR="004732B8" w14:paraId="0E9F2300"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D468D1" w14:textId="77777777" w:rsidR="004732B8" w:rsidRDefault="004732B8" w:rsidP="00955DA5">
            <w:pPr>
              <w:rPr>
                <w:rFonts w:ascii="Arial" w:hAnsi="Arial" w:cs="Arial"/>
                <w:sz w:val="24"/>
                <w:szCs w:val="24"/>
              </w:rPr>
            </w:pPr>
            <w:r>
              <w:rPr>
                <w:rFonts w:ascii="Arial" w:hAnsi="Arial" w:cs="Arial"/>
                <w:sz w:val="24"/>
                <w:szCs w:val="24"/>
              </w:rPr>
              <w:t>UV</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6C5D593" w14:textId="77777777" w:rsidR="004732B8" w:rsidRDefault="004732B8" w:rsidP="00955DA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Universidad Veracruzana</w:t>
            </w:r>
          </w:p>
        </w:tc>
      </w:tr>
      <w:tr w:rsidR="007F2B05" w:rsidRPr="007F2B05" w14:paraId="2CD55242" w14:textId="77777777" w:rsidTr="00955DA5">
        <w:trPr>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A0E6C21" w14:textId="77777777" w:rsidR="007F2B05" w:rsidRDefault="001A6942" w:rsidP="00955DA5">
            <w:pPr>
              <w:rPr>
                <w:rFonts w:ascii="Arial" w:hAnsi="Arial" w:cs="Arial"/>
                <w:sz w:val="24"/>
                <w:szCs w:val="24"/>
              </w:rPr>
            </w:pPr>
            <w:r>
              <w:rPr>
                <w:rFonts w:ascii="Arial" w:hAnsi="Arial" w:cs="Arial"/>
                <w:sz w:val="24"/>
                <w:szCs w:val="24"/>
              </w:rPr>
              <w:t>Ítem</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656D925" w14:textId="77777777" w:rsidR="007F2B05" w:rsidRDefault="007F2B05" w:rsidP="00510930">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Cualquier recurso (Libros, Revistas, Cd, Tesis</w:t>
            </w:r>
            <w:r w:rsidR="006E641B">
              <w:rPr>
                <w:rFonts w:ascii="Arial" w:hAnsi="Arial" w:cs="Arial"/>
                <w:sz w:val="24"/>
                <w:szCs w:val="24"/>
              </w:rPr>
              <w:t>, etc.</w:t>
            </w:r>
            <w:r>
              <w:rPr>
                <w:rFonts w:ascii="Arial" w:hAnsi="Arial" w:cs="Arial"/>
                <w:sz w:val="24"/>
                <w:szCs w:val="24"/>
              </w:rPr>
              <w:t xml:space="preserve">) físico o virtual que sea proporcionado por la </w:t>
            </w:r>
            <w:r w:rsidR="00510930">
              <w:rPr>
                <w:rFonts w:ascii="Arial" w:hAnsi="Arial" w:cs="Arial"/>
                <w:sz w:val="24"/>
                <w:szCs w:val="24"/>
              </w:rPr>
              <w:t>b</w:t>
            </w:r>
            <w:r>
              <w:rPr>
                <w:rFonts w:ascii="Arial" w:hAnsi="Arial" w:cs="Arial"/>
                <w:sz w:val="24"/>
                <w:szCs w:val="24"/>
              </w:rPr>
              <w:t>iblioteca universitaria</w:t>
            </w:r>
          </w:p>
        </w:tc>
      </w:tr>
      <w:tr w:rsidR="00F20581" w:rsidRPr="007F2B05" w14:paraId="549BDFE4" w14:textId="77777777" w:rsidTr="00955DA5">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71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0EC18472" w14:textId="77777777" w:rsidR="00F20581" w:rsidRDefault="00F20581" w:rsidP="00955DA5">
            <w:pPr>
              <w:rPr>
                <w:rFonts w:ascii="Arial" w:hAnsi="Arial" w:cs="Arial"/>
                <w:sz w:val="24"/>
                <w:szCs w:val="24"/>
              </w:rPr>
            </w:pPr>
            <w:r>
              <w:rPr>
                <w:rFonts w:ascii="Arial" w:hAnsi="Arial" w:cs="Arial"/>
                <w:sz w:val="24"/>
                <w:szCs w:val="24"/>
              </w:rPr>
              <w:t>BD</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102D46B" w14:textId="77777777" w:rsidR="00F20581" w:rsidRDefault="00F20581" w:rsidP="00BF3B47">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Base de datos del sistema de la biblioteca</w:t>
            </w:r>
          </w:p>
        </w:tc>
      </w:tr>
    </w:tbl>
    <w:p w14:paraId="373AA950" w14:textId="368D4B5E" w:rsidR="00BF3B47" w:rsidRDefault="00BF3B47" w:rsidP="00BF3B47">
      <w:pPr>
        <w:pStyle w:val="Descripcin"/>
        <w:framePr w:hSpace="180" w:wrap="around" w:vAnchor="text" w:hAnchor="page" w:x="1876" w:y="3293"/>
        <w:suppressOverlap/>
      </w:pPr>
      <w:bookmarkStart w:id="5" w:name="_Toc437031695"/>
      <w:bookmarkStart w:id="6" w:name="_Toc452731630"/>
      <w:r>
        <w:t xml:space="preserve">Tabla </w:t>
      </w:r>
      <w:r w:rsidR="00582BB7">
        <w:fldChar w:fldCharType="begin"/>
      </w:r>
      <w:r w:rsidR="00582BB7">
        <w:instrText xml:space="preserve"> SEQ Tabla \* ARABIC </w:instrText>
      </w:r>
      <w:r w:rsidR="00582BB7">
        <w:fldChar w:fldCharType="separate"/>
      </w:r>
      <w:r w:rsidR="006F1DBB">
        <w:rPr>
          <w:noProof/>
        </w:rPr>
        <w:t>1</w:t>
      </w:r>
      <w:r w:rsidR="00582BB7">
        <w:rPr>
          <w:noProof/>
        </w:rPr>
        <w:fldChar w:fldCharType="end"/>
      </w:r>
      <w:r>
        <w:t xml:space="preserve"> Definiciones, acrónimos y abreviaturas.</w:t>
      </w:r>
    </w:p>
    <w:bookmarkEnd w:id="5"/>
    <w:bookmarkEnd w:id="6"/>
    <w:p w14:paraId="7E919E06" w14:textId="0F222D29" w:rsidR="00BF3B47" w:rsidRDefault="00BF3B47" w:rsidP="00BF3B47">
      <w:pPr>
        <w:rPr>
          <w:lang w:eastAsia="es-MX"/>
        </w:rPr>
      </w:pPr>
    </w:p>
    <w:p w14:paraId="28DF2617" w14:textId="77777777" w:rsidR="00BF3B47" w:rsidRDefault="00BF3B47" w:rsidP="00BF3B47">
      <w:pPr>
        <w:pStyle w:val="H2"/>
      </w:pPr>
      <w:r>
        <w:t>Información general</w:t>
      </w:r>
    </w:p>
    <w:p w14:paraId="55053ECB" w14:textId="2424E1FA" w:rsidR="0077549A" w:rsidRDefault="00C57323" w:rsidP="00B5782E">
      <w:pPr>
        <w:jc w:val="both"/>
        <w:rPr>
          <w:rFonts w:ascii="Arial" w:hAnsi="Arial" w:cs="Arial"/>
          <w:sz w:val="24"/>
          <w:szCs w:val="24"/>
        </w:rPr>
      </w:pPr>
      <w:r w:rsidRPr="00C57323">
        <w:rPr>
          <w:rFonts w:ascii="Arial" w:hAnsi="Arial" w:cs="Arial"/>
          <w:sz w:val="24"/>
          <w:szCs w:val="24"/>
          <w:lang w:val="es-ES"/>
        </w:rPr>
        <w:t>Este documento está dividido en tres partes. La primera parte es una introducción al mismo donde se describe su propósito y e</w:t>
      </w:r>
      <w:r w:rsidR="00BF3B47">
        <w:rPr>
          <w:rFonts w:ascii="Arial" w:hAnsi="Arial" w:cs="Arial"/>
          <w:sz w:val="24"/>
          <w:szCs w:val="24"/>
          <w:lang w:val="es-ES"/>
        </w:rPr>
        <w:t>l alcance que tendrá el producto</w:t>
      </w:r>
      <w:r w:rsidRPr="00C57323">
        <w:rPr>
          <w:rFonts w:ascii="Arial" w:hAnsi="Arial" w:cs="Arial"/>
          <w:sz w:val="24"/>
          <w:szCs w:val="24"/>
          <w:lang w:val="es-ES"/>
        </w:rPr>
        <w:t>.</w:t>
      </w:r>
      <w:r w:rsidR="00BF3B47">
        <w:rPr>
          <w:rFonts w:ascii="Arial" w:hAnsi="Arial" w:cs="Arial"/>
          <w:sz w:val="24"/>
          <w:szCs w:val="24"/>
          <w:lang w:val="es-ES"/>
        </w:rPr>
        <w:t xml:space="preserve"> </w:t>
      </w:r>
      <w:r w:rsidRPr="00C57323">
        <w:rPr>
          <w:rFonts w:ascii="Arial" w:hAnsi="Arial" w:cs="Arial"/>
          <w:sz w:val="24"/>
          <w:szCs w:val="24"/>
          <w:lang w:val="es-ES"/>
        </w:rPr>
        <w:t>El objetivo de la segunda parte es dar una descripción general del sistema, con el fin de dar a conocer las principales funciones que debe llevar a cabo, las características de los usuarios, las restricciones al momento de desarrollar el sistema, además de las suposiciones y dependencias.</w:t>
      </w:r>
      <w:r w:rsidR="00BF3B47">
        <w:rPr>
          <w:rFonts w:ascii="Arial" w:hAnsi="Arial" w:cs="Arial"/>
          <w:sz w:val="24"/>
          <w:szCs w:val="24"/>
          <w:lang w:val="es-ES"/>
        </w:rPr>
        <w:t xml:space="preserve"> </w:t>
      </w:r>
      <w:r w:rsidRPr="00C57323">
        <w:rPr>
          <w:rFonts w:ascii="Arial" w:hAnsi="Arial" w:cs="Arial"/>
          <w:sz w:val="24"/>
          <w:szCs w:val="24"/>
          <w:lang w:val="es-ES"/>
        </w:rPr>
        <w:t>Finalmente, en la tercera parte se describen detalladamente, utilizando el enfoque de casos de uso, los requerimientos con los que debe contar el sistema de control de actividades del SS.</w:t>
      </w:r>
      <w:r w:rsidR="00B5782E">
        <w:rPr>
          <w:rFonts w:ascii="Arial" w:hAnsi="Arial" w:cs="Arial"/>
          <w:sz w:val="24"/>
          <w:szCs w:val="24"/>
        </w:rPr>
        <w:t xml:space="preserve"> </w:t>
      </w:r>
    </w:p>
    <w:p w14:paraId="4546C25E" w14:textId="77777777" w:rsidR="0077549A" w:rsidRPr="0077549A" w:rsidRDefault="0077549A" w:rsidP="00A85D20">
      <w:pPr>
        <w:pStyle w:val="H1"/>
      </w:pPr>
      <w:bookmarkStart w:id="7" w:name="_Toc452731631"/>
      <w:r w:rsidRPr="0077549A">
        <w:lastRenderedPageBreak/>
        <w:t>DESCRIPCIÓN GENERAL</w:t>
      </w:r>
      <w:bookmarkEnd w:id="7"/>
    </w:p>
    <w:p w14:paraId="469B7B12" w14:textId="79156EBD" w:rsidR="0077549A" w:rsidRPr="0077549A" w:rsidRDefault="0077549A" w:rsidP="0077549A">
      <w:pPr>
        <w:pStyle w:val="H2"/>
      </w:pPr>
      <w:bookmarkStart w:id="8" w:name="_Toc452731632"/>
      <w:r w:rsidRPr="0077549A">
        <w:t>Perspectiva del producto</w:t>
      </w:r>
      <w:bookmarkEnd w:id="8"/>
    </w:p>
    <w:p w14:paraId="55CD4318" w14:textId="77777777" w:rsidR="0077549A" w:rsidRPr="0077549A" w:rsidRDefault="0077549A" w:rsidP="0077549A">
      <w:pPr>
        <w:jc w:val="both"/>
        <w:rPr>
          <w:rFonts w:ascii="Arial" w:hAnsi="Arial" w:cs="Arial"/>
          <w:sz w:val="24"/>
          <w:szCs w:val="24"/>
        </w:rPr>
      </w:pPr>
      <w:r w:rsidRPr="0077549A">
        <w:rPr>
          <w:rFonts w:ascii="Arial" w:hAnsi="Arial" w:cs="Arial"/>
          <w:sz w:val="24"/>
          <w:szCs w:val="24"/>
        </w:rPr>
        <w:t xml:space="preserve">El sistema de </w:t>
      </w:r>
      <w:r>
        <w:rPr>
          <w:rFonts w:ascii="Arial" w:hAnsi="Arial" w:cs="Arial"/>
          <w:sz w:val="24"/>
          <w:szCs w:val="24"/>
        </w:rPr>
        <w:t xml:space="preserve">la BUAEEI está diseñado para trabajar instalado en alguna computadora </w:t>
      </w:r>
      <w:r w:rsidR="004836C3">
        <w:rPr>
          <w:rFonts w:ascii="Arial" w:hAnsi="Arial" w:cs="Arial"/>
          <w:sz w:val="24"/>
          <w:szCs w:val="24"/>
        </w:rPr>
        <w:t xml:space="preserve">local </w:t>
      </w:r>
      <w:r>
        <w:rPr>
          <w:rFonts w:ascii="Arial" w:hAnsi="Arial" w:cs="Arial"/>
          <w:sz w:val="24"/>
          <w:szCs w:val="24"/>
        </w:rPr>
        <w:t xml:space="preserve">con conexión a internet </w:t>
      </w:r>
      <w:r w:rsidR="004836C3">
        <w:rPr>
          <w:rFonts w:ascii="Arial" w:hAnsi="Arial" w:cs="Arial"/>
          <w:sz w:val="24"/>
          <w:szCs w:val="24"/>
        </w:rPr>
        <w:t xml:space="preserve">y acceso al servidor de la UV, </w:t>
      </w:r>
      <w:r>
        <w:rPr>
          <w:rFonts w:ascii="Arial" w:hAnsi="Arial" w:cs="Arial"/>
          <w:sz w:val="24"/>
          <w:szCs w:val="24"/>
        </w:rPr>
        <w:t>lo cual permitirá su disponibilidad completa del sistema bajo esas condiciones.</w:t>
      </w:r>
    </w:p>
    <w:p w14:paraId="3E93DC97" w14:textId="77777777" w:rsidR="0077549A" w:rsidRPr="0077549A" w:rsidRDefault="0077549A" w:rsidP="0077549A">
      <w:pPr>
        <w:pStyle w:val="H2"/>
      </w:pPr>
      <w:bookmarkStart w:id="9" w:name="_Toc452731633"/>
      <w:r w:rsidRPr="0077549A">
        <w:t>Funcionalidad del producto</w:t>
      </w:r>
      <w:bookmarkEnd w:id="9"/>
    </w:p>
    <w:p w14:paraId="498263C6" w14:textId="77777777" w:rsidR="004732B8" w:rsidRDefault="0077549A" w:rsidP="0077549A">
      <w:pPr>
        <w:jc w:val="both"/>
        <w:rPr>
          <w:rFonts w:ascii="Arial" w:hAnsi="Arial" w:cs="Arial"/>
          <w:sz w:val="24"/>
          <w:szCs w:val="24"/>
        </w:rPr>
      </w:pPr>
      <w:r w:rsidRPr="0077549A">
        <w:rPr>
          <w:rFonts w:ascii="Arial" w:hAnsi="Arial" w:cs="Arial"/>
          <w:sz w:val="24"/>
          <w:szCs w:val="24"/>
        </w:rPr>
        <w:t xml:space="preserve">En la Figura 1 se muestra el </w:t>
      </w:r>
      <w:r w:rsidR="0055068B" w:rsidRPr="00A231F0">
        <w:rPr>
          <w:rFonts w:ascii="Arial" w:hAnsi="Arial" w:cs="Arial"/>
          <w:b/>
          <w:sz w:val="24"/>
          <w:szCs w:val="24"/>
        </w:rPr>
        <w:t>modelo de paquetes de</w:t>
      </w:r>
      <w:r w:rsidRPr="00A231F0">
        <w:rPr>
          <w:rFonts w:ascii="Arial" w:hAnsi="Arial" w:cs="Arial"/>
          <w:b/>
          <w:sz w:val="24"/>
          <w:szCs w:val="24"/>
        </w:rPr>
        <w:t xml:space="preserve"> casos de uso</w:t>
      </w:r>
      <w:r w:rsidRPr="0077549A">
        <w:rPr>
          <w:rFonts w:ascii="Arial" w:hAnsi="Arial" w:cs="Arial"/>
          <w:sz w:val="24"/>
          <w:szCs w:val="24"/>
        </w:rPr>
        <w:t>, en el cual, se puede observar las funciones principales con las que el producto debe cumplir.</w:t>
      </w:r>
    </w:p>
    <w:p w14:paraId="2A3A7162" w14:textId="77777777" w:rsidR="004732B8" w:rsidRDefault="004732B8" w:rsidP="004732B8">
      <w:pPr>
        <w:jc w:val="both"/>
        <w:rPr>
          <w:rFonts w:ascii="Arial" w:hAnsi="Arial" w:cs="Arial"/>
          <w:sz w:val="24"/>
          <w:szCs w:val="24"/>
        </w:rPr>
      </w:pPr>
    </w:p>
    <w:p w14:paraId="1F1C76E6" w14:textId="77777777" w:rsidR="004732B8" w:rsidRDefault="004732B8" w:rsidP="004732B8">
      <w:pPr>
        <w:jc w:val="both"/>
        <w:rPr>
          <w:rFonts w:ascii="Arial" w:hAnsi="Arial" w:cs="Arial"/>
          <w:sz w:val="24"/>
          <w:szCs w:val="24"/>
        </w:rPr>
      </w:pPr>
    </w:p>
    <w:p w14:paraId="220A152C" w14:textId="77777777" w:rsidR="004732B8" w:rsidRDefault="004732B8" w:rsidP="006779C3">
      <w:pPr>
        <w:jc w:val="both"/>
        <w:rPr>
          <w:rFonts w:ascii="Arial" w:hAnsi="Arial" w:cs="Arial"/>
          <w:highlight w:val="yellow"/>
        </w:rPr>
        <w:sectPr w:rsidR="004732B8" w:rsidSect="00921B82">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7DAF4A0" w14:textId="77777777" w:rsidR="006D31DC" w:rsidRPr="006D31DC" w:rsidRDefault="006D31DC" w:rsidP="002C7207">
      <w:pPr>
        <w:jc w:val="both"/>
        <w:rPr>
          <w:rFonts w:ascii="Arial" w:hAnsi="Arial" w:cs="Arial"/>
        </w:rPr>
      </w:pPr>
    </w:p>
    <w:p w14:paraId="0F0CD0FE" w14:textId="74B7BDA3" w:rsidR="000028DC" w:rsidRPr="006D31DC" w:rsidRDefault="00FC250E" w:rsidP="000028DC">
      <w:pPr>
        <w:pStyle w:val="H2"/>
        <w:numPr>
          <w:ilvl w:val="1"/>
          <w:numId w:val="24"/>
        </w:numPr>
      </w:pPr>
      <w:bookmarkStart w:id="10" w:name="_Toc452731634"/>
      <w:bookmarkStart w:id="11" w:name="_Toc437031699"/>
      <w:r>
        <w:t>Diagrama de casos de u</w:t>
      </w:r>
      <w:r w:rsidR="000028DC">
        <w:t xml:space="preserve">so </w:t>
      </w:r>
      <w:r>
        <w:t xml:space="preserve">de </w:t>
      </w:r>
      <w:r w:rsidR="000028DC">
        <w:t>paquete</w:t>
      </w:r>
      <w:bookmarkEnd w:id="10"/>
    </w:p>
    <w:p w14:paraId="79BA5060" w14:textId="77777777" w:rsidR="000028DC" w:rsidRDefault="000028DC" w:rsidP="000028DC">
      <w:pPr>
        <w:tabs>
          <w:tab w:val="left" w:pos="1440"/>
        </w:tabs>
        <w:jc w:val="both"/>
        <w:rPr>
          <w:rFonts w:ascii="Arial" w:hAnsi="Arial" w:cs="Arial"/>
        </w:rPr>
      </w:pPr>
      <w:r>
        <w:rPr>
          <w:rFonts w:ascii="Arial" w:hAnsi="Arial" w:cs="Arial"/>
        </w:rPr>
        <w:tab/>
      </w:r>
    </w:p>
    <w:p w14:paraId="0AF2ACD8" w14:textId="77777777" w:rsidR="00BF3B47" w:rsidRDefault="000028DC" w:rsidP="00BF3B47">
      <w:pPr>
        <w:keepNext/>
        <w:jc w:val="both"/>
      </w:pPr>
      <w:r w:rsidRPr="00EA156C">
        <w:rPr>
          <w:rFonts w:ascii="Arial" w:hAnsi="Arial" w:cs="Arial"/>
        </w:rPr>
        <w:t xml:space="preserve"> </w:t>
      </w:r>
      <w:r w:rsidR="00BF3B47" w:rsidRPr="00BF3B47">
        <w:rPr>
          <w:rFonts w:ascii="Arial" w:hAnsi="Arial" w:cs="Arial"/>
          <w:noProof/>
          <w:lang w:eastAsia="ja-JP"/>
        </w:rPr>
        <w:drawing>
          <wp:inline distT="0" distB="0" distL="0" distR="0" wp14:anchorId="4EBB1EA4" wp14:editId="27766340">
            <wp:extent cx="7048500" cy="30194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0" cy="3019425"/>
                    </a:xfrm>
                    <a:prstGeom prst="rect">
                      <a:avLst/>
                    </a:prstGeom>
                    <a:noFill/>
                    <a:ln>
                      <a:noFill/>
                    </a:ln>
                  </pic:spPr>
                </pic:pic>
              </a:graphicData>
            </a:graphic>
          </wp:inline>
        </w:drawing>
      </w:r>
    </w:p>
    <w:p w14:paraId="7BAA643D" w14:textId="31989438" w:rsidR="000028DC" w:rsidRPr="00BF3B47" w:rsidRDefault="00BF3B47" w:rsidP="00BF3B47">
      <w:pPr>
        <w:pStyle w:val="Descripcin"/>
        <w:jc w:val="both"/>
      </w:pPr>
      <w:r>
        <w:t xml:space="preserve">Tabla </w:t>
      </w:r>
      <w:r w:rsidR="00582BB7">
        <w:fldChar w:fldCharType="begin"/>
      </w:r>
      <w:r w:rsidR="00582BB7">
        <w:instrText xml:space="preserve"> SEQ Tabla \* ARABIC </w:instrText>
      </w:r>
      <w:r w:rsidR="00582BB7">
        <w:fldChar w:fldCharType="separate"/>
      </w:r>
      <w:r w:rsidR="006F1DBB">
        <w:rPr>
          <w:noProof/>
        </w:rPr>
        <w:t>2</w:t>
      </w:r>
      <w:r w:rsidR="00582BB7">
        <w:rPr>
          <w:noProof/>
        </w:rPr>
        <w:fldChar w:fldCharType="end"/>
      </w:r>
      <w:r>
        <w:t xml:space="preserve"> Diagramas de caso de uso por paquete</w:t>
      </w:r>
    </w:p>
    <w:p w14:paraId="52D4719E" w14:textId="77777777" w:rsidR="000028DC" w:rsidRDefault="000028DC" w:rsidP="000028DC">
      <w:pPr>
        <w:jc w:val="both"/>
        <w:rPr>
          <w:rFonts w:ascii="Arial" w:hAnsi="Arial" w:cs="Arial"/>
        </w:rPr>
      </w:pPr>
    </w:p>
    <w:p w14:paraId="3B17A52C" w14:textId="77777777" w:rsidR="000028DC" w:rsidRDefault="000028DC" w:rsidP="000028DC">
      <w:pPr>
        <w:jc w:val="both"/>
        <w:rPr>
          <w:rFonts w:ascii="Arial" w:hAnsi="Arial" w:cs="Arial"/>
        </w:rPr>
        <w:sectPr w:rsidR="000028DC" w:rsidSect="002C7207">
          <w:headerReference w:type="default" r:id="rId12"/>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1018A7FA" w14:textId="77777777" w:rsidR="00902783" w:rsidRDefault="00902783" w:rsidP="00902783">
      <w:pPr>
        <w:pStyle w:val="H2"/>
      </w:pPr>
      <w:bookmarkStart w:id="12" w:name="_Toc452731635"/>
      <w:r>
        <w:lastRenderedPageBreak/>
        <w:t>Características de los usuarios</w:t>
      </w:r>
      <w:bookmarkEnd w:id="11"/>
      <w:bookmarkEnd w:id="12"/>
    </w:p>
    <w:p w14:paraId="5FE5A2C0" w14:textId="133174F5" w:rsidR="00902783" w:rsidRPr="006F1DBB" w:rsidRDefault="00902783" w:rsidP="006F1DBB">
      <w:pPr>
        <w:jc w:val="both"/>
        <w:rPr>
          <w:rFonts w:ascii="Arial" w:hAnsi="Arial" w:cs="Arial"/>
          <w:sz w:val="24"/>
          <w:szCs w:val="24"/>
        </w:rPr>
      </w:pPr>
      <w:r>
        <w:rPr>
          <w:rFonts w:ascii="Arial" w:hAnsi="Arial" w:cs="Arial"/>
          <w:sz w:val="24"/>
          <w:szCs w:val="24"/>
        </w:rPr>
        <w:t xml:space="preserve">En la Tabla 2 se muestran las características del actor </w:t>
      </w:r>
      <w:r w:rsidRPr="00902783">
        <w:rPr>
          <w:rFonts w:ascii="Arial" w:hAnsi="Arial" w:cs="Arial"/>
          <w:i/>
          <w:sz w:val="24"/>
          <w:szCs w:val="24"/>
        </w:rPr>
        <w:t>Usuario</w:t>
      </w:r>
      <w:r>
        <w:rPr>
          <w:rFonts w:ascii="Arial" w:hAnsi="Arial" w:cs="Arial"/>
          <w:sz w:val="24"/>
          <w:szCs w:val="24"/>
        </w:rPr>
        <w:t>.  La Tabla 3 muestra las características de la clase de usuario Responsable. A su vez, la Tabla 4 muestra las características de la clase Coordinador.</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7F230E76"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07A1970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D2C14B3" w14:textId="77777777" w:rsidR="00902783" w:rsidRDefault="0033757F">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Usuario</w:t>
            </w:r>
          </w:p>
        </w:tc>
      </w:tr>
      <w:tr w:rsidR="00902783" w:rsidRPr="0033757F" w14:paraId="7DF9DE74"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EEEB33C" w14:textId="77777777" w:rsidR="00902783" w:rsidRDefault="00902783">
            <w:pPr>
              <w:jc w:val="center"/>
              <w:rPr>
                <w:rFonts w:ascii="Arial" w:hAnsi="Arial" w:cs="Arial"/>
                <w:sz w:val="24"/>
                <w:szCs w:val="24"/>
              </w:rPr>
            </w:pPr>
            <w:r>
              <w:rPr>
                <w:rFonts w:ascii="Arial" w:hAnsi="Arial" w:cs="Arial"/>
                <w:sz w:val="24"/>
                <w:szCs w:val="24"/>
              </w:rPr>
              <w:t>Formación</w:t>
            </w:r>
          </w:p>
          <w:p w14:paraId="265EF411"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3C5FFFA"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Estudiante de licenciatura</w:t>
            </w:r>
            <w:r w:rsidR="0033757F">
              <w:rPr>
                <w:rFonts w:ascii="Arial" w:hAnsi="Arial" w:cs="Arial"/>
                <w:sz w:val="24"/>
                <w:szCs w:val="24"/>
              </w:rPr>
              <w:t xml:space="preserve"> o maestría en la UV</w:t>
            </w:r>
          </w:p>
        </w:tc>
      </w:tr>
      <w:tr w:rsidR="00902783" w:rsidRPr="00902783" w14:paraId="2D5C3C7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5D7F0AA"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78389294" w14:textId="77777777" w:rsidR="00902783" w:rsidRDefault="0033757F" w:rsidP="009F1D89">
            <w:pPr>
              <w:pStyle w:val="Default"/>
              <w:cnfStyle w:val="000000000000" w:firstRow="0" w:lastRow="0" w:firstColumn="0" w:lastColumn="0" w:oddVBand="0" w:evenVBand="0" w:oddHBand="0" w:evenHBand="0" w:firstRowFirstColumn="0" w:firstRowLastColumn="0" w:lastRowFirstColumn="0" w:lastRowLastColumn="0"/>
            </w:pPr>
            <w:r>
              <w:t>Manejo básico de la computadora y entendimiento del funcionamiento de la BUAEEI</w:t>
            </w:r>
          </w:p>
        </w:tc>
      </w:tr>
      <w:tr w:rsidR="00902783" w:rsidRPr="00902783" w14:paraId="3A454980"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46886F15"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7B1A47E6" w14:textId="77777777" w:rsidR="00902783" w:rsidRDefault="0033757F"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3757F">
              <w:rPr>
                <w:rFonts w:ascii="Arial" w:hAnsi="Arial" w:cs="Arial"/>
                <w:sz w:val="24"/>
                <w:szCs w:val="24"/>
              </w:rPr>
              <w:t xml:space="preserve">Reservar </w:t>
            </w:r>
            <w:r>
              <w:rPr>
                <w:rFonts w:ascii="Arial" w:hAnsi="Arial" w:cs="Arial"/>
                <w:sz w:val="24"/>
                <w:szCs w:val="24"/>
              </w:rPr>
              <w:t>ítem, c</w:t>
            </w:r>
            <w:r w:rsidRPr="0033757F">
              <w:rPr>
                <w:rFonts w:ascii="Arial" w:hAnsi="Arial" w:cs="Arial"/>
                <w:sz w:val="24"/>
                <w:szCs w:val="24"/>
              </w:rPr>
              <w:t xml:space="preserve">onsultar estado del </w:t>
            </w:r>
            <w:r w:rsidR="001A6942" w:rsidRPr="0033757F">
              <w:rPr>
                <w:rFonts w:ascii="Arial" w:hAnsi="Arial" w:cs="Arial"/>
                <w:sz w:val="24"/>
                <w:szCs w:val="24"/>
              </w:rPr>
              <w:t>ítem</w:t>
            </w:r>
            <w:r>
              <w:rPr>
                <w:rFonts w:ascii="Arial" w:hAnsi="Arial" w:cs="Arial"/>
                <w:sz w:val="24"/>
                <w:szCs w:val="24"/>
              </w:rPr>
              <w:t>, renovar p</w:t>
            </w:r>
            <w:r w:rsidRPr="0033757F">
              <w:rPr>
                <w:rFonts w:ascii="Arial" w:hAnsi="Arial" w:cs="Arial"/>
                <w:sz w:val="24"/>
                <w:szCs w:val="24"/>
              </w:rPr>
              <w:t>réstamo</w:t>
            </w:r>
            <w:r>
              <w:rPr>
                <w:rFonts w:ascii="Arial" w:hAnsi="Arial" w:cs="Arial"/>
                <w:sz w:val="24"/>
                <w:szCs w:val="24"/>
              </w:rPr>
              <w:t>, realizar petició</w:t>
            </w:r>
            <w:r w:rsidRPr="0033757F">
              <w:rPr>
                <w:rFonts w:ascii="Arial" w:hAnsi="Arial" w:cs="Arial"/>
                <w:sz w:val="24"/>
                <w:szCs w:val="24"/>
              </w:rPr>
              <w:t>n interbibliotecaria</w:t>
            </w:r>
            <w:r>
              <w:rPr>
                <w:rFonts w:ascii="Arial" w:hAnsi="Arial" w:cs="Arial"/>
                <w:sz w:val="24"/>
                <w:szCs w:val="24"/>
              </w:rPr>
              <w:t>, a</w:t>
            </w:r>
            <w:r w:rsidRPr="0033757F">
              <w:rPr>
                <w:rFonts w:ascii="Arial" w:hAnsi="Arial" w:cs="Arial"/>
                <w:sz w:val="24"/>
                <w:szCs w:val="24"/>
              </w:rPr>
              <w:t xml:space="preserve">gregar reseña del </w:t>
            </w:r>
            <w:r w:rsidR="001A6942" w:rsidRPr="0033757F">
              <w:rPr>
                <w:rFonts w:ascii="Arial" w:hAnsi="Arial" w:cs="Arial"/>
                <w:sz w:val="24"/>
                <w:szCs w:val="24"/>
              </w:rPr>
              <w:t>ítem</w:t>
            </w:r>
            <w:r>
              <w:rPr>
                <w:rFonts w:ascii="Arial" w:hAnsi="Arial" w:cs="Arial"/>
                <w:sz w:val="24"/>
                <w:szCs w:val="24"/>
              </w:rPr>
              <w:t>, b</w:t>
            </w:r>
            <w:r w:rsidRPr="0033757F">
              <w:rPr>
                <w:rFonts w:ascii="Arial" w:hAnsi="Arial" w:cs="Arial"/>
                <w:sz w:val="24"/>
                <w:szCs w:val="24"/>
              </w:rPr>
              <w:t xml:space="preserve">uscar </w:t>
            </w:r>
            <w:r w:rsidR="001A6942" w:rsidRPr="0033757F">
              <w:rPr>
                <w:rFonts w:ascii="Arial" w:hAnsi="Arial" w:cs="Arial"/>
                <w:sz w:val="24"/>
                <w:szCs w:val="24"/>
              </w:rPr>
              <w:t>ítem</w:t>
            </w:r>
            <w:r>
              <w:rPr>
                <w:rFonts w:ascii="Arial" w:hAnsi="Arial" w:cs="Arial"/>
                <w:sz w:val="24"/>
                <w:szCs w:val="24"/>
              </w:rPr>
              <w:t>, r</w:t>
            </w:r>
            <w:r w:rsidRPr="0033757F">
              <w:rPr>
                <w:rFonts w:ascii="Arial" w:hAnsi="Arial" w:cs="Arial"/>
                <w:sz w:val="24"/>
                <w:szCs w:val="24"/>
              </w:rPr>
              <w:t>etroalimentar el sistema</w:t>
            </w:r>
            <w:r>
              <w:rPr>
                <w:rFonts w:ascii="Arial" w:hAnsi="Arial" w:cs="Arial"/>
                <w:sz w:val="24"/>
                <w:szCs w:val="24"/>
              </w:rPr>
              <w:t>.</w:t>
            </w:r>
          </w:p>
        </w:tc>
      </w:tr>
    </w:tbl>
    <w:p w14:paraId="0F219296" w14:textId="35900502" w:rsidR="00902783" w:rsidRDefault="006F1DBB" w:rsidP="006F1DBB">
      <w:pPr>
        <w:pStyle w:val="Descripcin"/>
      </w:pPr>
      <w:r>
        <w:t xml:space="preserve">Tabla </w:t>
      </w:r>
      <w:r w:rsidR="00582BB7">
        <w:fldChar w:fldCharType="begin"/>
      </w:r>
      <w:r w:rsidR="00582BB7">
        <w:instrText xml:space="preserve"> SEQ Tabla \* ARABIC </w:instrText>
      </w:r>
      <w:r w:rsidR="00582BB7">
        <w:fldChar w:fldCharType="separate"/>
      </w:r>
      <w:r>
        <w:rPr>
          <w:noProof/>
        </w:rPr>
        <w:t>3</w:t>
      </w:r>
      <w:r w:rsidR="00582BB7">
        <w:rPr>
          <w:noProof/>
        </w:rPr>
        <w:fldChar w:fldCharType="end"/>
      </w:r>
      <w:r>
        <w:t xml:space="preserve"> C</w:t>
      </w:r>
      <w:r w:rsidRPr="00881FCF">
        <w:t>aracterísticas del actor Usuario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48F1978E"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4AAFB587"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51D3E47E" w14:textId="77777777" w:rsidR="00902783" w:rsidRDefault="00510930">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b w:val="0"/>
              </w:rPr>
              <w:t>Bibliotecario</w:t>
            </w:r>
          </w:p>
        </w:tc>
      </w:tr>
      <w:tr w:rsidR="00902783" w14:paraId="1317E73D"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774FFDFF" w14:textId="77777777" w:rsidR="00902783" w:rsidRDefault="00902783">
            <w:pPr>
              <w:jc w:val="center"/>
              <w:rPr>
                <w:rFonts w:ascii="Arial" w:hAnsi="Arial" w:cs="Arial"/>
                <w:sz w:val="24"/>
                <w:szCs w:val="24"/>
              </w:rPr>
            </w:pPr>
            <w:r>
              <w:rPr>
                <w:rFonts w:ascii="Arial" w:hAnsi="Arial" w:cs="Arial"/>
                <w:sz w:val="24"/>
                <w:szCs w:val="24"/>
              </w:rPr>
              <w:t>Formación</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52D0108E"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428E7F27"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70EC5DC"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2CC95354" w14:textId="77777777" w:rsidR="00902783" w:rsidRDefault="00902783" w:rsidP="009F1D89">
            <w:pPr>
              <w:pStyle w:val="Default"/>
              <w:cnfStyle w:val="000000000000" w:firstRow="0" w:lastRow="0" w:firstColumn="0" w:lastColumn="0" w:oddVBand="0" w:evenVBand="0" w:oddHBand="0" w:evenHBand="0" w:firstRowFirstColumn="0" w:firstRowLastColumn="0" w:lastRowFirstColumn="0" w:lastRowLastColumn="0"/>
            </w:pPr>
            <w:r>
              <w:t xml:space="preserve">Nivel </w:t>
            </w:r>
            <w:r w:rsidR="00510930">
              <w:t>medio-avanzado en el</w:t>
            </w:r>
            <w:r>
              <w:t xml:space="preserve"> manejo de una computadora </w:t>
            </w:r>
            <w:r w:rsidR="00510930">
              <w:t>y entendimiento del funcionamiento de la BUAEEI</w:t>
            </w:r>
          </w:p>
        </w:tc>
      </w:tr>
      <w:tr w:rsidR="00902783" w:rsidRPr="00B80CE8" w14:paraId="63ED1708" w14:textId="77777777" w:rsidTr="00902783">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6FB0D980"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6E94F7A3" w14:textId="77777777" w:rsidR="00902783" w:rsidRDefault="00B80CE8"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w:t>
            </w:r>
            <w:r w:rsidRPr="00B80CE8">
              <w:rPr>
                <w:rFonts w:ascii="Arial" w:hAnsi="Arial" w:cs="Arial"/>
                <w:sz w:val="24"/>
                <w:szCs w:val="24"/>
              </w:rPr>
              <w:t>gregar préstamo, administrar devoluciones, administrar adquisiciones, controlar adquisiciones, manejar adeudos, borrar usuario, agregar usuario y editar usuario</w:t>
            </w:r>
          </w:p>
        </w:tc>
      </w:tr>
    </w:tbl>
    <w:p w14:paraId="199980A0" w14:textId="032F399F" w:rsidR="00902783" w:rsidRDefault="006F1DBB" w:rsidP="006F1DBB">
      <w:pPr>
        <w:pStyle w:val="Descripcin"/>
      </w:pPr>
      <w:r>
        <w:t xml:space="preserve">Tabla </w:t>
      </w:r>
      <w:r w:rsidR="00582BB7">
        <w:fldChar w:fldCharType="begin"/>
      </w:r>
      <w:r w:rsidR="00582BB7">
        <w:instrText xml:space="preserve"> SEQ Tabla \* ARABIC </w:instrText>
      </w:r>
      <w:r w:rsidR="00582BB7">
        <w:fldChar w:fldCharType="separate"/>
      </w:r>
      <w:r>
        <w:rPr>
          <w:noProof/>
        </w:rPr>
        <w:t>4</w:t>
      </w:r>
      <w:r w:rsidR="00582BB7">
        <w:rPr>
          <w:noProof/>
        </w:rPr>
        <w:fldChar w:fldCharType="end"/>
      </w:r>
      <w:r>
        <w:t xml:space="preserve"> C</w:t>
      </w:r>
      <w:r w:rsidRPr="003F4D9E">
        <w:t>aracterísticas del actor Bibliotecario</w:t>
      </w:r>
    </w:p>
    <w:tbl>
      <w:tblPr>
        <w:tblStyle w:val="Tabladecuadrcula6concolores"/>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75"/>
        <w:gridCol w:w="7047"/>
      </w:tblGrid>
      <w:tr w:rsidR="00902783" w14:paraId="17472924" w14:textId="77777777" w:rsidTr="00902783">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right w:val="single" w:sz="12" w:space="0" w:color="auto"/>
            </w:tcBorders>
            <w:shd w:val="clear" w:color="auto" w:fill="F2F2F2" w:themeFill="background1" w:themeFillShade="F2"/>
            <w:hideMark/>
          </w:tcPr>
          <w:p w14:paraId="56B1588A" w14:textId="77777777" w:rsidR="00902783" w:rsidRDefault="00902783">
            <w:pPr>
              <w:jc w:val="center"/>
              <w:rPr>
                <w:rFonts w:ascii="Arial" w:hAnsi="Arial" w:cs="Arial"/>
              </w:rPr>
            </w:pPr>
            <w:r>
              <w:rPr>
                <w:rFonts w:ascii="Arial" w:hAnsi="Arial" w:cs="Arial"/>
              </w:rPr>
              <w:t>Tipo de usuario</w:t>
            </w:r>
          </w:p>
        </w:tc>
        <w:tc>
          <w:tcPr>
            <w:tcW w:w="7047" w:type="dxa"/>
            <w:tcBorders>
              <w:top w:val="single" w:sz="12" w:space="0" w:color="auto"/>
              <w:left w:val="single" w:sz="12" w:space="0" w:color="auto"/>
              <w:right w:val="single" w:sz="12" w:space="0" w:color="auto"/>
            </w:tcBorders>
            <w:shd w:val="clear" w:color="auto" w:fill="FFFFFF" w:themeFill="background1"/>
            <w:hideMark/>
          </w:tcPr>
          <w:p w14:paraId="6C9E7DA6" w14:textId="77777777" w:rsidR="00902783" w:rsidRDefault="009F1D89">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Administrador</w:t>
            </w:r>
          </w:p>
        </w:tc>
      </w:tr>
      <w:tr w:rsidR="00902783" w14:paraId="453B80A1" w14:textId="77777777" w:rsidTr="0090278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200209D8" w14:textId="77777777" w:rsidR="00902783" w:rsidRDefault="00902783">
            <w:pPr>
              <w:jc w:val="center"/>
              <w:rPr>
                <w:rFonts w:ascii="Arial" w:hAnsi="Arial" w:cs="Arial"/>
                <w:sz w:val="24"/>
                <w:szCs w:val="24"/>
              </w:rPr>
            </w:pPr>
            <w:r>
              <w:rPr>
                <w:rFonts w:ascii="Arial" w:hAnsi="Arial" w:cs="Arial"/>
                <w:sz w:val="24"/>
                <w:szCs w:val="24"/>
              </w:rPr>
              <w:t>Formación</w:t>
            </w:r>
          </w:p>
          <w:p w14:paraId="09406D0D" w14:textId="77777777" w:rsidR="00902783" w:rsidRDefault="00902783">
            <w:pPr>
              <w:jc w:val="center"/>
              <w:rPr>
                <w:rFonts w:ascii="Arial" w:hAnsi="Arial" w:cs="Arial"/>
                <w:sz w:val="24"/>
                <w:szCs w:val="24"/>
              </w:rPr>
            </w:pPr>
            <w:r>
              <w:rPr>
                <w:rFonts w:ascii="Arial" w:hAnsi="Arial" w:cs="Arial"/>
                <w:sz w:val="24"/>
                <w:szCs w:val="24"/>
              </w:rPr>
              <w:t xml:space="preserve">académica </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07A44D70" w14:textId="77777777" w:rsidR="00902783" w:rsidRDefault="0090278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Profesionista</w:t>
            </w:r>
          </w:p>
        </w:tc>
      </w:tr>
      <w:tr w:rsidR="00902783" w:rsidRPr="00902783" w14:paraId="32639372" w14:textId="77777777" w:rsidTr="00902783">
        <w:trPr>
          <w:trHeight w:val="516"/>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16C26A25" w14:textId="77777777" w:rsidR="00902783" w:rsidRDefault="00902783">
            <w:pPr>
              <w:tabs>
                <w:tab w:val="left" w:pos="780"/>
              </w:tabs>
              <w:jc w:val="center"/>
              <w:rPr>
                <w:rFonts w:ascii="Arial" w:hAnsi="Arial" w:cs="Arial"/>
                <w:sz w:val="24"/>
                <w:szCs w:val="24"/>
              </w:rPr>
            </w:pPr>
            <w:r>
              <w:rPr>
                <w:rFonts w:ascii="Arial" w:hAnsi="Arial" w:cs="Arial"/>
                <w:sz w:val="24"/>
                <w:szCs w:val="24"/>
              </w:rPr>
              <w:t>Habilidades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B6ED61F" w14:textId="77777777" w:rsidR="00902783" w:rsidRDefault="00902783">
            <w:pPr>
              <w:pStyle w:val="Default"/>
              <w:cnfStyle w:val="000000000000" w:firstRow="0" w:lastRow="0" w:firstColumn="0" w:lastColumn="0" w:oddVBand="0" w:evenVBand="0" w:oddHBand="0" w:evenHBand="0" w:firstRowFirstColumn="0" w:firstRowLastColumn="0" w:lastRowFirstColumn="0" w:lastRowLastColumn="0"/>
            </w:pPr>
            <w:r>
              <w:t xml:space="preserve">Alto nivel de manejo de una computadora </w:t>
            </w:r>
            <w:r w:rsidR="009F1D89">
              <w:t>y completo entendimiento del funcionamiento de la BUAEEI</w:t>
            </w:r>
          </w:p>
          <w:p w14:paraId="26194472" w14:textId="77777777" w:rsidR="00902783" w:rsidRDefault="0090278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02783" w:rsidRPr="00902783" w14:paraId="0C571917" w14:textId="77777777" w:rsidTr="0090278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75"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hideMark/>
          </w:tcPr>
          <w:p w14:paraId="311C4193" w14:textId="77777777" w:rsidR="00902783" w:rsidRDefault="00902783">
            <w:pPr>
              <w:jc w:val="center"/>
              <w:rPr>
                <w:rFonts w:ascii="Arial" w:hAnsi="Arial" w:cs="Arial"/>
                <w:sz w:val="24"/>
                <w:szCs w:val="24"/>
              </w:rPr>
            </w:pPr>
            <w:r>
              <w:rPr>
                <w:rFonts w:ascii="Arial" w:hAnsi="Arial" w:cs="Arial"/>
                <w:sz w:val="24"/>
                <w:szCs w:val="24"/>
              </w:rPr>
              <w:t>Actividades</w:t>
            </w:r>
          </w:p>
        </w:tc>
        <w:tc>
          <w:tcPr>
            <w:tcW w:w="7047" w:type="dxa"/>
            <w:tcBorders>
              <w:top w:val="single" w:sz="12" w:space="0" w:color="auto"/>
              <w:left w:val="single" w:sz="12" w:space="0" w:color="auto"/>
              <w:bottom w:val="single" w:sz="12" w:space="0" w:color="auto"/>
              <w:right w:val="single" w:sz="12" w:space="0" w:color="auto"/>
            </w:tcBorders>
            <w:shd w:val="clear" w:color="auto" w:fill="FFFFFF" w:themeFill="background1"/>
            <w:hideMark/>
          </w:tcPr>
          <w:p w14:paraId="240C70FB" w14:textId="77777777" w:rsidR="00902783" w:rsidRDefault="009F1D89" w:rsidP="006F1DBB">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F1D89">
              <w:rPr>
                <w:rFonts w:ascii="Arial" w:hAnsi="Arial" w:cs="Arial"/>
                <w:sz w:val="24"/>
                <w:szCs w:val="24"/>
              </w:rPr>
              <w:t>Administrar convenios, administrar donaciones a la biblioteca, registrar subsidios, admi</w:t>
            </w:r>
            <w:r>
              <w:rPr>
                <w:rFonts w:ascii="Arial" w:hAnsi="Arial" w:cs="Arial"/>
                <w:sz w:val="24"/>
                <w:szCs w:val="24"/>
              </w:rPr>
              <w:t>nistrar fondos de la biblioteca.</w:t>
            </w:r>
          </w:p>
        </w:tc>
      </w:tr>
    </w:tbl>
    <w:p w14:paraId="046A3AE9" w14:textId="7088B0C6" w:rsidR="00902783" w:rsidRDefault="006F1DBB" w:rsidP="006F1DBB">
      <w:pPr>
        <w:pStyle w:val="Descripcin"/>
        <w:rPr>
          <w:rFonts w:ascii="Arial" w:hAnsi="Arial" w:cs="Arial"/>
          <w:sz w:val="28"/>
          <w:szCs w:val="28"/>
        </w:rPr>
      </w:pPr>
      <w:r>
        <w:t xml:space="preserve">Tabla </w:t>
      </w:r>
      <w:r w:rsidR="00582BB7">
        <w:fldChar w:fldCharType="begin"/>
      </w:r>
      <w:r w:rsidR="00582BB7">
        <w:instrText xml:space="preserve"> SEQ Tabla \* ARABIC </w:instrText>
      </w:r>
      <w:r w:rsidR="00582BB7">
        <w:fldChar w:fldCharType="separate"/>
      </w:r>
      <w:r>
        <w:rPr>
          <w:noProof/>
        </w:rPr>
        <w:t>5</w:t>
      </w:r>
      <w:r w:rsidR="00582BB7">
        <w:rPr>
          <w:noProof/>
        </w:rPr>
        <w:fldChar w:fldCharType="end"/>
      </w:r>
      <w:r>
        <w:t xml:space="preserve"> C</w:t>
      </w:r>
      <w:r w:rsidRPr="00DD2D48">
        <w:t>aracterísticas del actor Administrador</w:t>
      </w:r>
    </w:p>
    <w:p w14:paraId="7A62AEEB" w14:textId="37F7D69C" w:rsidR="006F1DBB" w:rsidRDefault="006F1DBB">
      <w:pPr>
        <w:rPr>
          <w:rFonts w:ascii="Arial" w:hAnsi="Arial" w:cs="Arial"/>
          <w:sz w:val="28"/>
          <w:szCs w:val="28"/>
        </w:rPr>
      </w:pPr>
      <w:r>
        <w:rPr>
          <w:rFonts w:ascii="Arial" w:hAnsi="Arial" w:cs="Arial"/>
          <w:sz w:val="28"/>
          <w:szCs w:val="28"/>
        </w:rPr>
        <w:br w:type="page"/>
      </w:r>
    </w:p>
    <w:p w14:paraId="39F0FF1B" w14:textId="77777777" w:rsidR="00902783" w:rsidRDefault="00902783" w:rsidP="00902783">
      <w:pPr>
        <w:pStyle w:val="Prrafodelista"/>
        <w:jc w:val="both"/>
        <w:rPr>
          <w:rFonts w:ascii="Arial" w:hAnsi="Arial" w:cs="Arial"/>
          <w:sz w:val="28"/>
          <w:szCs w:val="28"/>
        </w:rPr>
      </w:pPr>
    </w:p>
    <w:p w14:paraId="36DD6901" w14:textId="672E62F6" w:rsidR="00A231F0" w:rsidRDefault="00FC250E" w:rsidP="00FC250E">
      <w:pPr>
        <w:pStyle w:val="H2"/>
      </w:pPr>
      <w:bookmarkStart w:id="13" w:name="_Toc452731636"/>
      <w:r>
        <w:t>Diagramas de casos de</w:t>
      </w:r>
      <w:r w:rsidR="00A231F0">
        <w:t xml:space="preserve"> uso</w:t>
      </w:r>
      <w:r>
        <w:t xml:space="preserve"> por paquete</w:t>
      </w:r>
      <w:bookmarkEnd w:id="13"/>
    </w:p>
    <w:p w14:paraId="67121A1C" w14:textId="77777777" w:rsidR="00832090" w:rsidRPr="004D45AE" w:rsidRDefault="00A231F0" w:rsidP="00832090">
      <w:pPr>
        <w:rPr>
          <w:rFonts w:ascii="Arial" w:hAnsi="Arial" w:cs="Arial"/>
          <w:sz w:val="24"/>
        </w:rPr>
      </w:pPr>
      <w:bookmarkStart w:id="14" w:name="_Toc437031700"/>
      <w:r w:rsidRPr="004D45AE">
        <w:rPr>
          <w:rFonts w:ascii="Arial" w:hAnsi="Arial" w:cs="Arial"/>
          <w:sz w:val="24"/>
        </w:rPr>
        <w:t xml:space="preserve">A </w:t>
      </w:r>
      <w:r w:rsidR="00832090" w:rsidRPr="004D45AE">
        <w:rPr>
          <w:rFonts w:ascii="Arial" w:hAnsi="Arial" w:cs="Arial"/>
          <w:sz w:val="24"/>
        </w:rPr>
        <w:t>continuación,</w:t>
      </w:r>
      <w:r w:rsidRPr="004D45AE">
        <w:rPr>
          <w:rFonts w:ascii="Arial" w:hAnsi="Arial" w:cs="Arial"/>
          <w:sz w:val="24"/>
        </w:rPr>
        <w:t xml:space="preserve"> se muestran </w:t>
      </w:r>
      <w:r w:rsidR="00832090" w:rsidRPr="004D45AE">
        <w:rPr>
          <w:rFonts w:ascii="Arial" w:hAnsi="Arial" w:cs="Arial"/>
          <w:sz w:val="24"/>
        </w:rPr>
        <w:t>los diagramas de casos de uso con todos los escenarios que contienen todos los casos de uso.</w:t>
      </w:r>
    </w:p>
    <w:p w14:paraId="3856379B" w14:textId="11D9BD76" w:rsidR="00DF7D18" w:rsidRDefault="000028DC" w:rsidP="006F1DBB">
      <w:pPr>
        <w:pStyle w:val="H3"/>
      </w:pPr>
      <w:r>
        <w:t>Acervo</w:t>
      </w:r>
    </w:p>
    <w:p w14:paraId="5BEE961B" w14:textId="77777777" w:rsidR="003C0E17" w:rsidRDefault="000028DC" w:rsidP="003C0E17">
      <w:pPr>
        <w:keepNext/>
      </w:pPr>
      <w:r w:rsidRPr="000028DC">
        <w:rPr>
          <w:noProof/>
          <w:lang w:eastAsia="ja-JP"/>
        </w:rPr>
        <w:drawing>
          <wp:inline distT="0" distB="0" distL="0" distR="0" wp14:anchorId="6CF0F133" wp14:editId="57992385">
            <wp:extent cx="3505200" cy="4791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4791075"/>
                    </a:xfrm>
                    <a:prstGeom prst="rect">
                      <a:avLst/>
                    </a:prstGeom>
                    <a:noFill/>
                    <a:ln>
                      <a:noFill/>
                    </a:ln>
                  </pic:spPr>
                </pic:pic>
              </a:graphicData>
            </a:graphic>
          </wp:inline>
        </w:drawing>
      </w:r>
    </w:p>
    <w:p w14:paraId="4594BF3A" w14:textId="0B27CFB7" w:rsidR="000028DC" w:rsidRDefault="003C0E17" w:rsidP="003C0E17">
      <w:pPr>
        <w:pStyle w:val="Descripcin"/>
      </w:pPr>
      <w:r>
        <w:t xml:space="preserve">Ilustración </w:t>
      </w:r>
      <w:r>
        <w:fldChar w:fldCharType="begin"/>
      </w:r>
      <w:r>
        <w:instrText xml:space="preserve"> SEQ Ilustración \* ARABIC </w:instrText>
      </w:r>
      <w:r>
        <w:fldChar w:fldCharType="separate"/>
      </w:r>
      <w:r>
        <w:rPr>
          <w:noProof/>
        </w:rPr>
        <w:t>1</w:t>
      </w:r>
      <w:r>
        <w:fldChar w:fldCharType="end"/>
      </w:r>
      <w:r>
        <w:t xml:space="preserve"> Casos de uso paquete Acervo</w:t>
      </w:r>
    </w:p>
    <w:p w14:paraId="64039B5C" w14:textId="136212B6" w:rsidR="000028DC" w:rsidRDefault="000028DC" w:rsidP="000028DC">
      <w:pPr>
        <w:pStyle w:val="H3"/>
      </w:pPr>
      <w:bookmarkStart w:id="15" w:name="_Toc452731637"/>
      <w:r>
        <w:lastRenderedPageBreak/>
        <w:t>Administración</w:t>
      </w:r>
      <w:bookmarkEnd w:id="15"/>
    </w:p>
    <w:p w14:paraId="77569D0E" w14:textId="77777777" w:rsidR="003C0E17" w:rsidRDefault="000028DC" w:rsidP="003C0E17">
      <w:pPr>
        <w:keepNext/>
      </w:pPr>
      <w:r w:rsidRPr="000028DC">
        <w:rPr>
          <w:noProof/>
          <w:lang w:eastAsia="ja-JP"/>
        </w:rPr>
        <w:drawing>
          <wp:inline distT="0" distB="0" distL="0" distR="0" wp14:anchorId="54E1D540" wp14:editId="055E31A3">
            <wp:extent cx="3038475" cy="500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8475" cy="5000625"/>
                    </a:xfrm>
                    <a:prstGeom prst="rect">
                      <a:avLst/>
                    </a:prstGeom>
                    <a:noFill/>
                    <a:ln>
                      <a:noFill/>
                    </a:ln>
                  </pic:spPr>
                </pic:pic>
              </a:graphicData>
            </a:graphic>
          </wp:inline>
        </w:drawing>
      </w:r>
    </w:p>
    <w:p w14:paraId="3933C34F" w14:textId="076E2957" w:rsidR="000028DC" w:rsidRDefault="003C0E17" w:rsidP="003C0E17">
      <w:pPr>
        <w:pStyle w:val="Descripcin"/>
      </w:pPr>
      <w:r>
        <w:t xml:space="preserve">Ilustración </w:t>
      </w:r>
      <w:r>
        <w:fldChar w:fldCharType="begin"/>
      </w:r>
      <w:r>
        <w:instrText xml:space="preserve"> SEQ Ilustración \* ARABIC </w:instrText>
      </w:r>
      <w:r>
        <w:fldChar w:fldCharType="separate"/>
      </w:r>
      <w:r>
        <w:rPr>
          <w:noProof/>
        </w:rPr>
        <w:t>2</w:t>
      </w:r>
      <w:r>
        <w:fldChar w:fldCharType="end"/>
      </w:r>
      <w:r>
        <w:t xml:space="preserve"> Casos de uso paquete Administración</w:t>
      </w:r>
    </w:p>
    <w:p w14:paraId="08ACB02E" w14:textId="5C38F40F" w:rsidR="000028DC" w:rsidRDefault="000028DC" w:rsidP="000028DC">
      <w:pPr>
        <w:pStyle w:val="H3"/>
      </w:pPr>
      <w:bookmarkStart w:id="16" w:name="_Toc452731638"/>
      <w:r>
        <w:lastRenderedPageBreak/>
        <w:t>Administrar Usuarios</w:t>
      </w:r>
      <w:bookmarkEnd w:id="16"/>
    </w:p>
    <w:p w14:paraId="3035768D" w14:textId="77777777" w:rsidR="003C0E17" w:rsidRDefault="000028DC" w:rsidP="003C0E17">
      <w:pPr>
        <w:keepNext/>
      </w:pPr>
      <w:r w:rsidRPr="000028DC">
        <w:rPr>
          <w:noProof/>
          <w:lang w:eastAsia="ja-JP"/>
        </w:rPr>
        <w:drawing>
          <wp:inline distT="0" distB="0" distL="0" distR="0" wp14:anchorId="1AA4B372" wp14:editId="3062C8D9">
            <wp:extent cx="3638550" cy="3448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3448050"/>
                    </a:xfrm>
                    <a:prstGeom prst="rect">
                      <a:avLst/>
                    </a:prstGeom>
                    <a:noFill/>
                    <a:ln>
                      <a:noFill/>
                    </a:ln>
                  </pic:spPr>
                </pic:pic>
              </a:graphicData>
            </a:graphic>
          </wp:inline>
        </w:drawing>
      </w:r>
    </w:p>
    <w:p w14:paraId="5DFB1463" w14:textId="34E0A4AA" w:rsidR="00FC250E" w:rsidRDefault="003C0E17" w:rsidP="003C0E17">
      <w:pPr>
        <w:pStyle w:val="Descripcin"/>
        <w:rPr>
          <w:noProof/>
          <w:lang w:eastAsia="ja-JP"/>
        </w:rPr>
      </w:pPr>
      <w:r>
        <w:t xml:space="preserve">Ilustración </w:t>
      </w:r>
      <w:r>
        <w:fldChar w:fldCharType="begin"/>
      </w:r>
      <w:r>
        <w:instrText xml:space="preserve"> SEQ Ilustración \* ARABIC </w:instrText>
      </w:r>
      <w:r>
        <w:fldChar w:fldCharType="separate"/>
      </w:r>
      <w:r>
        <w:rPr>
          <w:noProof/>
        </w:rPr>
        <w:t>3</w:t>
      </w:r>
      <w:r>
        <w:fldChar w:fldCharType="end"/>
      </w:r>
      <w:r>
        <w:t xml:space="preserve"> Casos de uso paquete Administrar usuarios</w:t>
      </w:r>
    </w:p>
    <w:p w14:paraId="69A50CFC" w14:textId="20ADA35B" w:rsidR="00FF1426" w:rsidRDefault="00FF1426" w:rsidP="00DB350C">
      <w:pPr>
        <w:pStyle w:val="H3"/>
      </w:pPr>
      <w:bookmarkStart w:id="17" w:name="_Toc452731639"/>
      <w:r>
        <w:lastRenderedPageBreak/>
        <w:t>Ítem</w:t>
      </w:r>
    </w:p>
    <w:p w14:paraId="03BF9DA5" w14:textId="77777777" w:rsidR="003C0E17" w:rsidRDefault="00FF1426" w:rsidP="003C0E17">
      <w:pPr>
        <w:keepNext/>
      </w:pPr>
      <w:r w:rsidRPr="00FF1426">
        <w:rPr>
          <w:noProof/>
          <w:lang w:eastAsia="ja-JP"/>
        </w:rPr>
        <w:drawing>
          <wp:inline distT="0" distB="0" distL="0" distR="0" wp14:anchorId="0BACC0CE" wp14:editId="3A766DE7">
            <wp:extent cx="4686300" cy="67151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6715125"/>
                    </a:xfrm>
                    <a:prstGeom prst="rect">
                      <a:avLst/>
                    </a:prstGeom>
                    <a:noFill/>
                    <a:ln>
                      <a:noFill/>
                    </a:ln>
                  </pic:spPr>
                </pic:pic>
              </a:graphicData>
            </a:graphic>
          </wp:inline>
        </w:drawing>
      </w:r>
    </w:p>
    <w:p w14:paraId="4060B087" w14:textId="251E84BE" w:rsidR="00FF1426" w:rsidRPr="00FF1426" w:rsidRDefault="003C0E17" w:rsidP="003C0E17">
      <w:pPr>
        <w:pStyle w:val="Descripcin"/>
      </w:pPr>
      <w:r>
        <w:t xml:space="preserve">Ilustración </w:t>
      </w:r>
      <w:r>
        <w:fldChar w:fldCharType="begin"/>
      </w:r>
      <w:r>
        <w:instrText xml:space="preserve"> SEQ Ilustración \* ARABIC </w:instrText>
      </w:r>
      <w:r>
        <w:fldChar w:fldCharType="separate"/>
      </w:r>
      <w:r>
        <w:rPr>
          <w:noProof/>
        </w:rPr>
        <w:t>4</w:t>
      </w:r>
      <w:r>
        <w:fldChar w:fldCharType="end"/>
      </w:r>
      <w:r>
        <w:t xml:space="preserve"> Casos de uso Paquete Ítem</w:t>
      </w:r>
    </w:p>
    <w:p w14:paraId="21CB8C2C" w14:textId="77777777" w:rsidR="006F1DBB" w:rsidRDefault="006F1DBB">
      <w:pPr>
        <w:rPr>
          <w:rFonts w:ascii="Raleway" w:eastAsiaTheme="majorEastAsia" w:hAnsi="Raleway" w:cstheme="majorBidi"/>
          <w:b/>
          <w:sz w:val="28"/>
          <w:szCs w:val="24"/>
        </w:rPr>
      </w:pPr>
      <w:r>
        <w:br w:type="page"/>
      </w:r>
    </w:p>
    <w:p w14:paraId="19CEFB34" w14:textId="509C934B" w:rsidR="00AB5926" w:rsidRDefault="00AB5926" w:rsidP="006F1DBB">
      <w:pPr>
        <w:pStyle w:val="H2"/>
      </w:pPr>
      <w:r>
        <w:lastRenderedPageBreak/>
        <w:t>Restricciones</w:t>
      </w:r>
      <w:bookmarkEnd w:id="14"/>
      <w:bookmarkEnd w:id="17"/>
    </w:p>
    <w:p w14:paraId="3487B6F5"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tener acceso a Internet.</w:t>
      </w:r>
    </w:p>
    <w:p w14:paraId="5582B04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La interfaz debe estar diseñada de forma intuitiva.</w:t>
      </w:r>
    </w:p>
    <w:p w14:paraId="11B103B0"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Se debe contar con servidores capaces de atender consultas concurrentes, además de un servidor dedicado.</w:t>
      </w:r>
    </w:p>
    <w:p w14:paraId="4EE72864" w14:textId="77777777" w:rsidR="00AB5926" w:rsidRDefault="00AB5926" w:rsidP="00AB5926">
      <w:pPr>
        <w:pStyle w:val="Prrafodelista"/>
        <w:numPr>
          <w:ilvl w:val="0"/>
          <w:numId w:val="5"/>
        </w:numPr>
        <w:spacing w:line="256" w:lineRule="auto"/>
        <w:jc w:val="both"/>
        <w:rPr>
          <w:rFonts w:ascii="Arial" w:hAnsi="Arial" w:cs="Arial"/>
          <w:sz w:val="24"/>
          <w:szCs w:val="24"/>
        </w:rPr>
      </w:pPr>
      <w:r>
        <w:rPr>
          <w:rFonts w:ascii="Arial" w:hAnsi="Arial" w:cs="Arial"/>
          <w:sz w:val="24"/>
          <w:szCs w:val="24"/>
        </w:rPr>
        <w:t>Los datos de ítems y alumnos deben ser accesibles para el sistema, así, pueden ser solicitados por el sistema.</w:t>
      </w:r>
    </w:p>
    <w:p w14:paraId="150559AD" w14:textId="77777777" w:rsidR="005724DE" w:rsidRDefault="005724DE" w:rsidP="005724DE">
      <w:pPr>
        <w:pStyle w:val="H2"/>
      </w:pPr>
      <w:bookmarkStart w:id="18" w:name="_Toc437031701"/>
      <w:bookmarkStart w:id="19" w:name="_Toc452731640"/>
      <w:r>
        <w:t>Suposiciones y dependencias</w:t>
      </w:r>
      <w:bookmarkEnd w:id="18"/>
      <w:bookmarkEnd w:id="19"/>
    </w:p>
    <w:p w14:paraId="094DF10E"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Los equipos en que se dese ejecutar el sistema deben contar con un hardware que garantice un buen rendimiento para asegurar  el correcto funcionamiento del mismo.</w:t>
      </w:r>
      <w:del w:id="20" w:author="Luis Fernando Gomez Alejandre" w:date="2015-12-04T00:22:00Z">
        <w:r>
          <w:rPr>
            <w:rFonts w:ascii="Arial" w:hAnsi="Arial" w:cs="Arial"/>
            <w:sz w:val="24"/>
            <w:szCs w:val="24"/>
          </w:rPr>
          <w:delText xml:space="preserve"> </w:delText>
        </w:r>
      </w:del>
    </w:p>
    <w:p w14:paraId="0E256A33" w14:textId="77777777" w:rsidR="005724DE" w:rsidRDefault="005724DE"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Se considera que actualmente todos los alumnos tienen acceso a computadoras con conexiones a internet de alta velocidad en su casa o en su facultad están disponibles estas tecnologías</w:t>
      </w:r>
      <w:r w:rsidR="00232B10">
        <w:rPr>
          <w:rFonts w:ascii="Arial" w:hAnsi="Arial" w:cs="Arial"/>
          <w:sz w:val="24"/>
          <w:szCs w:val="24"/>
        </w:rPr>
        <w:t>.</w:t>
      </w:r>
    </w:p>
    <w:p w14:paraId="4C67DE46" w14:textId="77777777" w:rsidR="00232B10" w:rsidRDefault="00232B10" w:rsidP="005724DE">
      <w:pPr>
        <w:pStyle w:val="Prrafodelista"/>
        <w:numPr>
          <w:ilvl w:val="0"/>
          <w:numId w:val="6"/>
        </w:numPr>
        <w:spacing w:line="256" w:lineRule="auto"/>
        <w:jc w:val="both"/>
        <w:rPr>
          <w:rFonts w:ascii="Arial" w:hAnsi="Arial" w:cs="Arial"/>
          <w:sz w:val="24"/>
          <w:szCs w:val="24"/>
        </w:rPr>
      </w:pPr>
      <w:r>
        <w:rPr>
          <w:rFonts w:ascii="Arial" w:hAnsi="Arial" w:cs="Arial"/>
          <w:sz w:val="24"/>
          <w:szCs w:val="24"/>
        </w:rPr>
        <w:t>La UV cuenta con la infraestructura y herramientas para brindar un acceso adecuado del sistema.</w:t>
      </w:r>
    </w:p>
    <w:p w14:paraId="2C470812" w14:textId="77777777" w:rsidR="003C0E17" w:rsidRDefault="003C0E17">
      <w:pPr>
        <w:rPr>
          <w:rFonts w:ascii="Arial" w:hAnsi="Arial" w:cs="Arial"/>
          <w:sz w:val="28"/>
          <w:szCs w:val="28"/>
        </w:rPr>
        <w:sectPr w:rsidR="003C0E17" w:rsidSect="00AE7CB3">
          <w:headerReference w:type="default" r:id="rId17"/>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8BE086D" w14:textId="0F2090B4" w:rsidR="00AB5926" w:rsidRDefault="00A231F0" w:rsidP="00A85D20">
      <w:pPr>
        <w:pStyle w:val="H1"/>
      </w:pPr>
      <w:bookmarkStart w:id="21" w:name="_Toc452731641"/>
      <w:r>
        <w:lastRenderedPageBreak/>
        <w:t>Requisitos específicos</w:t>
      </w:r>
      <w:bookmarkEnd w:id="21"/>
    </w:p>
    <w:p w14:paraId="0CB839EF" w14:textId="77777777" w:rsidR="003C0E17" w:rsidRDefault="00FC250E" w:rsidP="003C0E17">
      <w:pPr>
        <w:pStyle w:val="H2"/>
      </w:pPr>
      <w:bookmarkStart w:id="22" w:name="_Toc452731642"/>
      <w:r>
        <w:t>Modelo de clases</w:t>
      </w:r>
      <w:bookmarkEnd w:id="22"/>
    </w:p>
    <w:p w14:paraId="2EC68259" w14:textId="59D3B76A" w:rsidR="003C0E17" w:rsidRPr="003C0E17" w:rsidRDefault="003C0E17" w:rsidP="003C0E17">
      <w:pPr>
        <w:rPr>
          <w:lang w:eastAsia="ja-JP"/>
        </w:rPr>
        <w:sectPr w:rsidR="003C0E17" w:rsidRPr="003C0E17" w:rsidSect="003C0E17">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3C0E17">
        <w:rPr>
          <w:noProof/>
          <w:lang w:eastAsia="ja-JP"/>
        </w:rPr>
        <w:drawing>
          <wp:inline distT="0" distB="0" distL="0" distR="0" wp14:anchorId="2A304AAE" wp14:editId="19ADC1A4">
            <wp:extent cx="7534275" cy="4354574"/>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42049" cy="4359067"/>
                    </a:xfrm>
                    <a:prstGeom prst="rect">
                      <a:avLst/>
                    </a:prstGeom>
                    <a:noFill/>
                    <a:ln>
                      <a:noFill/>
                    </a:ln>
                  </pic:spPr>
                </pic:pic>
              </a:graphicData>
            </a:graphic>
          </wp:inline>
        </w:drawing>
      </w:r>
    </w:p>
    <w:p w14:paraId="6F5BF944" w14:textId="26D7871B" w:rsidR="00FC250E" w:rsidRPr="00FC250E" w:rsidRDefault="00FC250E" w:rsidP="00FC250E">
      <w:pPr>
        <w:pStyle w:val="H2"/>
        <w:rPr>
          <w:lang w:val="es-ES"/>
        </w:rPr>
      </w:pPr>
      <w:bookmarkStart w:id="23" w:name="_Toc452731643"/>
      <w:r>
        <w:rPr>
          <w:lang w:val="es-ES"/>
        </w:rPr>
        <w:lastRenderedPageBreak/>
        <w:t>Detalles de caso de uso</w:t>
      </w:r>
      <w:bookmarkEnd w:id="23"/>
    </w:p>
    <w:p w14:paraId="532268D7" w14:textId="169A7326" w:rsidR="009E5744" w:rsidRDefault="009E5744" w:rsidP="00FC250E">
      <w:pPr>
        <w:pStyle w:val="H3"/>
      </w:pPr>
      <w:bookmarkStart w:id="24" w:name="_Toc452731644"/>
      <w:r>
        <w:t>Acervo</w:t>
      </w:r>
      <w:bookmarkEnd w:id="24"/>
    </w:p>
    <w:p w14:paraId="5A498C14" w14:textId="77777777" w:rsidR="00296FB9" w:rsidRDefault="00296FB9" w:rsidP="00E10958">
      <w:pPr>
        <w:pStyle w:val="H4"/>
      </w:pPr>
      <w:bookmarkStart w:id="25" w:name="_Toc452731645"/>
      <w:r>
        <w:t>Administrar convenios</w:t>
      </w:r>
      <w:bookmarkEnd w:id="25"/>
    </w:p>
    <w:tbl>
      <w:tblPr>
        <w:tblStyle w:val="Tablaconcuadrcula"/>
        <w:tblW w:w="0" w:type="auto"/>
        <w:tblLayout w:type="fixed"/>
        <w:tblLook w:val="04A0" w:firstRow="1" w:lastRow="0" w:firstColumn="1" w:lastColumn="0" w:noHBand="0" w:noVBand="1"/>
      </w:tblPr>
      <w:tblGrid>
        <w:gridCol w:w="4414"/>
        <w:gridCol w:w="4414"/>
      </w:tblGrid>
      <w:tr w:rsidR="00296FB9" w14:paraId="65205594" w14:textId="77777777" w:rsidTr="000028DC">
        <w:trPr>
          <w:trHeight w:val="160"/>
        </w:trPr>
        <w:tc>
          <w:tcPr>
            <w:tcW w:w="4414" w:type="dxa"/>
          </w:tcPr>
          <w:p w14:paraId="528FC5E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70A78182" w14:textId="77777777" w:rsidR="00296FB9" w:rsidRDefault="00296FB9" w:rsidP="000028DC">
            <w:r>
              <w:t>CU-14</w:t>
            </w:r>
          </w:p>
        </w:tc>
      </w:tr>
      <w:tr w:rsidR="00296FB9" w14:paraId="108167F0" w14:textId="77777777" w:rsidTr="000028DC">
        <w:trPr>
          <w:trHeight w:val="70"/>
        </w:trPr>
        <w:tc>
          <w:tcPr>
            <w:tcW w:w="4414" w:type="dxa"/>
          </w:tcPr>
          <w:p w14:paraId="24800AA0" w14:textId="77777777" w:rsidR="00296FB9" w:rsidRPr="005B321B" w:rsidRDefault="00296FB9" w:rsidP="000028DC">
            <w:pPr>
              <w:rPr>
                <w:b/>
              </w:rPr>
            </w:pPr>
            <w:r>
              <w:rPr>
                <w:b/>
              </w:rPr>
              <w:t>Nombre:</w:t>
            </w:r>
          </w:p>
        </w:tc>
        <w:tc>
          <w:tcPr>
            <w:tcW w:w="4414" w:type="dxa"/>
          </w:tcPr>
          <w:p w14:paraId="5F245944" w14:textId="77777777" w:rsidR="00296FB9" w:rsidRDefault="00296FB9" w:rsidP="000028DC">
            <w:r w:rsidRPr="00236BBC">
              <w:t xml:space="preserve">Administrar </w:t>
            </w:r>
            <w:r>
              <w:t>convenios</w:t>
            </w:r>
          </w:p>
        </w:tc>
      </w:tr>
      <w:tr w:rsidR="00296FB9" w14:paraId="704CC806" w14:textId="77777777" w:rsidTr="000028DC">
        <w:trPr>
          <w:trHeight w:val="70"/>
        </w:trPr>
        <w:tc>
          <w:tcPr>
            <w:tcW w:w="4414" w:type="dxa"/>
          </w:tcPr>
          <w:p w14:paraId="4F7D1AAF" w14:textId="77777777" w:rsidR="00296FB9" w:rsidRPr="005B321B" w:rsidRDefault="00296FB9" w:rsidP="000028DC">
            <w:pPr>
              <w:rPr>
                <w:b/>
              </w:rPr>
            </w:pPr>
            <w:r>
              <w:rPr>
                <w:b/>
              </w:rPr>
              <w:t>Autor:</w:t>
            </w:r>
          </w:p>
        </w:tc>
        <w:tc>
          <w:tcPr>
            <w:tcW w:w="4414" w:type="dxa"/>
          </w:tcPr>
          <w:p w14:paraId="0D7583C5" w14:textId="77777777" w:rsidR="00296FB9" w:rsidRDefault="00296FB9" w:rsidP="000028DC">
            <w:r>
              <w:t>Francisco Gerardo Mares Solano</w:t>
            </w:r>
          </w:p>
        </w:tc>
      </w:tr>
      <w:tr w:rsidR="00296FB9" w14:paraId="26643DFE" w14:textId="77777777" w:rsidTr="000028DC">
        <w:trPr>
          <w:trHeight w:val="172"/>
        </w:trPr>
        <w:tc>
          <w:tcPr>
            <w:tcW w:w="4414" w:type="dxa"/>
          </w:tcPr>
          <w:p w14:paraId="4CA27581" w14:textId="77777777" w:rsidR="00296FB9" w:rsidRPr="005B321B" w:rsidRDefault="00296FB9" w:rsidP="000028DC">
            <w:pPr>
              <w:rPr>
                <w:b/>
              </w:rPr>
            </w:pPr>
            <w:r>
              <w:rPr>
                <w:b/>
              </w:rPr>
              <w:t>Fecha de Creación:</w:t>
            </w:r>
          </w:p>
        </w:tc>
        <w:tc>
          <w:tcPr>
            <w:tcW w:w="4414" w:type="dxa"/>
          </w:tcPr>
          <w:p w14:paraId="0F82C24A" w14:textId="77777777" w:rsidR="00296FB9" w:rsidRDefault="00296FB9" w:rsidP="000028DC">
            <w:r>
              <w:t>17/05/16</w:t>
            </w:r>
          </w:p>
        </w:tc>
      </w:tr>
      <w:tr w:rsidR="00296FB9" w14:paraId="7B07D029" w14:textId="77777777" w:rsidTr="000028DC">
        <w:trPr>
          <w:trHeight w:val="70"/>
        </w:trPr>
        <w:tc>
          <w:tcPr>
            <w:tcW w:w="4414" w:type="dxa"/>
          </w:tcPr>
          <w:p w14:paraId="6EAAFA15" w14:textId="77777777" w:rsidR="00296FB9" w:rsidRPr="005B321B" w:rsidRDefault="00296FB9" w:rsidP="000028DC">
            <w:pPr>
              <w:rPr>
                <w:b/>
              </w:rPr>
            </w:pPr>
            <w:r>
              <w:rPr>
                <w:b/>
              </w:rPr>
              <w:t>Fecha de Modificación:</w:t>
            </w:r>
          </w:p>
        </w:tc>
        <w:tc>
          <w:tcPr>
            <w:tcW w:w="4414" w:type="dxa"/>
          </w:tcPr>
          <w:p w14:paraId="3048FC67" w14:textId="77777777" w:rsidR="00296FB9" w:rsidRDefault="00296FB9" w:rsidP="000028DC">
            <w:r>
              <w:t>20/05/16</w:t>
            </w:r>
          </w:p>
        </w:tc>
      </w:tr>
      <w:tr w:rsidR="00296FB9" w14:paraId="591667EB" w14:textId="77777777" w:rsidTr="000028DC">
        <w:trPr>
          <w:trHeight w:val="70"/>
        </w:trPr>
        <w:tc>
          <w:tcPr>
            <w:tcW w:w="4414" w:type="dxa"/>
          </w:tcPr>
          <w:p w14:paraId="75C99F71" w14:textId="77777777" w:rsidR="00296FB9" w:rsidRPr="005B321B" w:rsidRDefault="00296FB9" w:rsidP="000028DC">
            <w:pPr>
              <w:rPr>
                <w:b/>
              </w:rPr>
            </w:pPr>
            <w:r>
              <w:rPr>
                <w:b/>
              </w:rPr>
              <w:t>Actores:</w:t>
            </w:r>
          </w:p>
        </w:tc>
        <w:tc>
          <w:tcPr>
            <w:tcW w:w="4414" w:type="dxa"/>
          </w:tcPr>
          <w:p w14:paraId="52F69747" w14:textId="77777777" w:rsidR="00296FB9" w:rsidRDefault="00296FB9" w:rsidP="000028DC">
            <w:r>
              <w:t>Administrador</w:t>
            </w:r>
          </w:p>
        </w:tc>
      </w:tr>
      <w:tr w:rsidR="00296FB9" w14:paraId="4F317021" w14:textId="77777777" w:rsidTr="000028DC">
        <w:trPr>
          <w:trHeight w:val="70"/>
        </w:trPr>
        <w:tc>
          <w:tcPr>
            <w:tcW w:w="4414" w:type="dxa"/>
          </w:tcPr>
          <w:p w14:paraId="4B9D7624" w14:textId="77777777" w:rsidR="00296FB9" w:rsidRPr="005B321B" w:rsidRDefault="00296FB9" w:rsidP="000028DC">
            <w:pPr>
              <w:rPr>
                <w:b/>
              </w:rPr>
            </w:pPr>
            <w:r>
              <w:rPr>
                <w:b/>
              </w:rPr>
              <w:t>Descripción:</w:t>
            </w:r>
          </w:p>
        </w:tc>
        <w:tc>
          <w:tcPr>
            <w:tcW w:w="4414" w:type="dxa"/>
          </w:tcPr>
          <w:p w14:paraId="72CA1FC3" w14:textId="77777777" w:rsidR="00296FB9" w:rsidRDefault="00296FB9" w:rsidP="000028DC">
            <w:r>
              <w:t>El administrador registra y actualiza convenios, además, visualiza los existentes.</w:t>
            </w:r>
          </w:p>
        </w:tc>
      </w:tr>
      <w:tr w:rsidR="00296FB9" w14:paraId="3FB86F93" w14:textId="77777777" w:rsidTr="000028DC">
        <w:trPr>
          <w:trHeight w:val="70"/>
        </w:trPr>
        <w:tc>
          <w:tcPr>
            <w:tcW w:w="4414" w:type="dxa"/>
          </w:tcPr>
          <w:p w14:paraId="36A7783B" w14:textId="77777777" w:rsidR="00296FB9" w:rsidRPr="005B321B" w:rsidRDefault="00296FB9" w:rsidP="000028DC">
            <w:pPr>
              <w:rPr>
                <w:b/>
              </w:rPr>
            </w:pPr>
            <w:r>
              <w:rPr>
                <w:b/>
              </w:rPr>
              <w:t>Precondiciones:</w:t>
            </w:r>
          </w:p>
        </w:tc>
        <w:tc>
          <w:tcPr>
            <w:tcW w:w="4414" w:type="dxa"/>
          </w:tcPr>
          <w:p w14:paraId="51BC4BE5" w14:textId="77777777" w:rsidR="00296FB9" w:rsidRDefault="00296FB9" w:rsidP="000028DC">
            <w:r>
              <w:t>Tener la sesión iniciada en el sistema.</w:t>
            </w:r>
          </w:p>
        </w:tc>
      </w:tr>
      <w:tr w:rsidR="00296FB9" w14:paraId="0E9D42CE" w14:textId="77777777" w:rsidTr="000028DC">
        <w:trPr>
          <w:trHeight w:val="8497"/>
        </w:trPr>
        <w:tc>
          <w:tcPr>
            <w:tcW w:w="4414" w:type="dxa"/>
          </w:tcPr>
          <w:p w14:paraId="219D3D03" w14:textId="77777777" w:rsidR="00296FB9" w:rsidRDefault="00296FB9" w:rsidP="000028DC">
            <w:pPr>
              <w:rPr>
                <w:b/>
              </w:rPr>
            </w:pPr>
            <w:r>
              <w:rPr>
                <w:b/>
              </w:rPr>
              <w:t>Flujo Normal:</w:t>
            </w:r>
          </w:p>
        </w:tc>
        <w:tc>
          <w:tcPr>
            <w:tcW w:w="4414" w:type="dxa"/>
          </w:tcPr>
          <w:p w14:paraId="283A5111" w14:textId="77777777" w:rsidR="00296FB9" w:rsidRPr="003C0E17" w:rsidRDefault="00296FB9" w:rsidP="000028DC">
            <w:pPr>
              <w:rPr>
                <w:b/>
                <w:sz w:val="20"/>
              </w:rPr>
            </w:pPr>
            <w:r w:rsidRPr="003C0E17">
              <w:rPr>
                <w:b/>
                <w:sz w:val="20"/>
              </w:rPr>
              <w:t>Exitoso – Ver convenios</w:t>
            </w:r>
          </w:p>
          <w:p w14:paraId="6044BCC2" w14:textId="77777777" w:rsidR="00296FB9" w:rsidRPr="003C0E17" w:rsidRDefault="00296FB9" w:rsidP="000028DC">
            <w:pPr>
              <w:rPr>
                <w:sz w:val="20"/>
              </w:rPr>
            </w:pPr>
            <w:r w:rsidRPr="003C0E17">
              <w:rPr>
                <w:sz w:val="20"/>
              </w:rPr>
              <w:t>1a.- El usuario ingresa a la sección correspondiente del sistema.</w:t>
            </w:r>
          </w:p>
          <w:p w14:paraId="480A5889" w14:textId="77777777" w:rsidR="00296FB9" w:rsidRPr="003C0E17" w:rsidRDefault="00296FB9" w:rsidP="000028DC">
            <w:pPr>
              <w:rPr>
                <w:sz w:val="20"/>
              </w:rPr>
            </w:pPr>
            <w:r w:rsidRPr="003C0E17">
              <w:rPr>
                <w:sz w:val="20"/>
              </w:rPr>
              <w:t>2a.- El sistema despliega las opciones para interactuar.</w:t>
            </w:r>
          </w:p>
          <w:p w14:paraId="4FF3557D" w14:textId="77777777" w:rsidR="00296FB9" w:rsidRPr="003C0E17" w:rsidRDefault="00296FB9" w:rsidP="000028DC">
            <w:pPr>
              <w:rPr>
                <w:sz w:val="20"/>
              </w:rPr>
            </w:pPr>
            <w:r w:rsidRPr="003C0E17">
              <w:rPr>
                <w:sz w:val="20"/>
              </w:rPr>
              <w:t xml:space="preserve">3a.- El usuario ingresa a la sección </w:t>
            </w:r>
            <w:r w:rsidRPr="003C0E17">
              <w:rPr>
                <w:i/>
                <w:sz w:val="20"/>
              </w:rPr>
              <w:t>ver convenios.</w:t>
            </w:r>
          </w:p>
          <w:p w14:paraId="45236E75" w14:textId="77777777" w:rsidR="00296FB9" w:rsidRPr="003C0E17" w:rsidRDefault="00296FB9" w:rsidP="000028DC">
            <w:pPr>
              <w:rPr>
                <w:sz w:val="20"/>
              </w:rPr>
            </w:pPr>
            <w:r w:rsidRPr="003C0E17">
              <w:rPr>
                <w:sz w:val="20"/>
              </w:rPr>
              <w:t>4a.- El sistema despliega una tabla con los convenios que se han realizado y opciones de búsqueda.</w:t>
            </w:r>
          </w:p>
          <w:p w14:paraId="7B51545E" w14:textId="77777777" w:rsidR="00296FB9" w:rsidRPr="003C0E17" w:rsidRDefault="00296FB9" w:rsidP="000028DC">
            <w:pPr>
              <w:rPr>
                <w:sz w:val="20"/>
              </w:rPr>
            </w:pPr>
            <w:r w:rsidRPr="003C0E17">
              <w:rPr>
                <w:sz w:val="20"/>
              </w:rPr>
              <w:t>5a.- El usuario sale de la página.</w:t>
            </w:r>
          </w:p>
          <w:p w14:paraId="7A1EA07E" w14:textId="77777777" w:rsidR="00296FB9" w:rsidRPr="003C0E17" w:rsidRDefault="00296FB9" w:rsidP="000028DC">
            <w:pPr>
              <w:rPr>
                <w:sz w:val="20"/>
              </w:rPr>
            </w:pPr>
          </w:p>
          <w:p w14:paraId="03FFF5D7" w14:textId="77777777" w:rsidR="00296FB9" w:rsidRPr="003C0E17" w:rsidRDefault="00296FB9" w:rsidP="000028DC">
            <w:pPr>
              <w:rPr>
                <w:b/>
                <w:sz w:val="20"/>
              </w:rPr>
            </w:pPr>
            <w:r w:rsidRPr="003C0E17">
              <w:rPr>
                <w:b/>
                <w:sz w:val="20"/>
              </w:rPr>
              <w:t>Exitoso – Registrar convenio</w:t>
            </w:r>
          </w:p>
          <w:p w14:paraId="0D86FA85" w14:textId="77777777" w:rsidR="00296FB9" w:rsidRPr="003C0E17" w:rsidRDefault="00296FB9" w:rsidP="000028DC">
            <w:pPr>
              <w:rPr>
                <w:sz w:val="20"/>
              </w:rPr>
            </w:pPr>
            <w:r w:rsidRPr="003C0E17">
              <w:rPr>
                <w:sz w:val="20"/>
              </w:rPr>
              <w:t xml:space="preserve">3b.- El usuario ingresa a la sección </w:t>
            </w:r>
            <w:r w:rsidRPr="003C0E17">
              <w:rPr>
                <w:i/>
                <w:sz w:val="20"/>
              </w:rPr>
              <w:t>Agregar convenio</w:t>
            </w:r>
            <w:r w:rsidRPr="003C0E17">
              <w:rPr>
                <w:sz w:val="20"/>
              </w:rPr>
              <w:t>.</w:t>
            </w:r>
          </w:p>
          <w:p w14:paraId="0E4589C0" w14:textId="77777777" w:rsidR="00296FB9" w:rsidRPr="003C0E17" w:rsidRDefault="00296FB9" w:rsidP="000028DC">
            <w:pPr>
              <w:rPr>
                <w:sz w:val="20"/>
              </w:rPr>
            </w:pPr>
            <w:r w:rsidRPr="003C0E17">
              <w:rPr>
                <w:sz w:val="20"/>
              </w:rPr>
              <w:t>4b.- El sistema despliega un formulario con los datos para agregar el registro de un convenio.</w:t>
            </w:r>
          </w:p>
          <w:p w14:paraId="1CC23E87" w14:textId="77777777" w:rsidR="00296FB9" w:rsidRPr="003C0E17" w:rsidRDefault="00296FB9" w:rsidP="000028DC">
            <w:pPr>
              <w:rPr>
                <w:sz w:val="20"/>
              </w:rPr>
            </w:pPr>
            <w:r w:rsidRPr="003C0E17">
              <w:rPr>
                <w:sz w:val="20"/>
              </w:rPr>
              <w:t>5b.- El usuario llena los campos con información válida y envía el formulario.</w:t>
            </w:r>
          </w:p>
          <w:p w14:paraId="62E58839" w14:textId="77777777" w:rsidR="00296FB9" w:rsidRPr="003C0E17" w:rsidRDefault="00296FB9" w:rsidP="000028DC">
            <w:pPr>
              <w:rPr>
                <w:sz w:val="20"/>
              </w:rPr>
            </w:pPr>
            <w:r w:rsidRPr="003C0E17">
              <w:rPr>
                <w:sz w:val="20"/>
              </w:rPr>
              <w:t>6b.- El sistema da retroalimentación de la transacción y regresa al usuario al formulario vacío.</w:t>
            </w:r>
          </w:p>
          <w:p w14:paraId="1AA7E1FA" w14:textId="77777777" w:rsidR="00296FB9" w:rsidRPr="003C0E17" w:rsidRDefault="00296FB9" w:rsidP="000028DC">
            <w:pPr>
              <w:rPr>
                <w:sz w:val="20"/>
              </w:rPr>
            </w:pPr>
            <w:r w:rsidRPr="003C0E17">
              <w:rPr>
                <w:sz w:val="20"/>
              </w:rPr>
              <w:t>7b.- El usuario sale de la sección.</w:t>
            </w:r>
          </w:p>
          <w:p w14:paraId="3595038C" w14:textId="77777777" w:rsidR="00296FB9" w:rsidRPr="003C0E17" w:rsidRDefault="00296FB9" w:rsidP="000028DC">
            <w:pPr>
              <w:rPr>
                <w:sz w:val="20"/>
              </w:rPr>
            </w:pPr>
          </w:p>
          <w:p w14:paraId="30B5CF87" w14:textId="77777777" w:rsidR="00296FB9" w:rsidRPr="003C0E17" w:rsidRDefault="00296FB9" w:rsidP="000028DC">
            <w:pPr>
              <w:rPr>
                <w:b/>
                <w:sz w:val="20"/>
              </w:rPr>
            </w:pPr>
            <w:r w:rsidRPr="003C0E17">
              <w:rPr>
                <w:b/>
                <w:sz w:val="20"/>
              </w:rPr>
              <w:t>Exitoso – Actualizar convenio</w:t>
            </w:r>
          </w:p>
          <w:p w14:paraId="49E73453" w14:textId="77777777" w:rsidR="00296FB9" w:rsidRPr="003C0E17" w:rsidRDefault="00296FB9" w:rsidP="000028DC">
            <w:pPr>
              <w:rPr>
                <w:sz w:val="20"/>
              </w:rPr>
            </w:pPr>
            <w:r w:rsidRPr="003C0E17">
              <w:rPr>
                <w:sz w:val="20"/>
              </w:rPr>
              <w:t xml:space="preserve">3c.- El usuario ingresa a la sección </w:t>
            </w:r>
            <w:r w:rsidRPr="003C0E17">
              <w:rPr>
                <w:i/>
                <w:sz w:val="20"/>
              </w:rPr>
              <w:t>actualizar convenio</w:t>
            </w:r>
            <w:r w:rsidRPr="003C0E17">
              <w:rPr>
                <w:sz w:val="20"/>
              </w:rPr>
              <w:t>.</w:t>
            </w:r>
          </w:p>
          <w:p w14:paraId="45CF3C87" w14:textId="77777777" w:rsidR="00296FB9" w:rsidRPr="003C0E17" w:rsidRDefault="00296FB9" w:rsidP="000028DC">
            <w:pPr>
              <w:rPr>
                <w:sz w:val="20"/>
              </w:rPr>
            </w:pPr>
            <w:r w:rsidRPr="003C0E17">
              <w:rPr>
                <w:sz w:val="20"/>
              </w:rPr>
              <w:t xml:space="preserve">4c.- El sistema despliega un formulario con campos para actualizar el convenio, entre esos campos, está </w:t>
            </w:r>
            <w:r w:rsidRPr="003C0E17">
              <w:rPr>
                <w:i/>
                <w:sz w:val="20"/>
              </w:rPr>
              <w:t>borrar convenio</w:t>
            </w:r>
            <w:r w:rsidRPr="003C0E17">
              <w:rPr>
                <w:sz w:val="20"/>
              </w:rPr>
              <w:t>.</w:t>
            </w:r>
          </w:p>
          <w:p w14:paraId="3A51E1DB" w14:textId="77777777" w:rsidR="00296FB9" w:rsidRPr="003C0E17" w:rsidRDefault="00296FB9" w:rsidP="000028DC">
            <w:pPr>
              <w:rPr>
                <w:sz w:val="20"/>
              </w:rPr>
            </w:pPr>
            <w:r w:rsidRPr="003C0E17">
              <w:rPr>
                <w:sz w:val="20"/>
              </w:rPr>
              <w:t>5c.- El usuario rellena los campos con datos válidos y envía el formulario.</w:t>
            </w:r>
          </w:p>
          <w:p w14:paraId="72526E17" w14:textId="77777777" w:rsidR="00296FB9" w:rsidRPr="003C0E17" w:rsidRDefault="00296FB9" w:rsidP="000028DC">
            <w:pPr>
              <w:rPr>
                <w:sz w:val="20"/>
              </w:rPr>
            </w:pPr>
            <w:r w:rsidRPr="003C0E17">
              <w:rPr>
                <w:sz w:val="20"/>
              </w:rPr>
              <w:t>6c.- El sistema informa el estado de la operación y regresa al usuario a la misma sección con los campos vacíos.</w:t>
            </w:r>
          </w:p>
          <w:p w14:paraId="5F5658E5" w14:textId="77777777" w:rsidR="00296FB9" w:rsidRPr="003C0E17" w:rsidRDefault="00296FB9" w:rsidP="000028DC">
            <w:pPr>
              <w:rPr>
                <w:sz w:val="20"/>
              </w:rPr>
            </w:pPr>
            <w:r w:rsidRPr="003C0E17">
              <w:rPr>
                <w:sz w:val="20"/>
              </w:rPr>
              <w:t>7c.- El usuario sale de la sección.</w:t>
            </w:r>
          </w:p>
        </w:tc>
      </w:tr>
      <w:tr w:rsidR="00296FB9" w14:paraId="47E0D049" w14:textId="77777777" w:rsidTr="000028DC">
        <w:trPr>
          <w:trHeight w:val="5378"/>
        </w:trPr>
        <w:tc>
          <w:tcPr>
            <w:tcW w:w="4414" w:type="dxa"/>
          </w:tcPr>
          <w:p w14:paraId="421884BE" w14:textId="77777777" w:rsidR="00296FB9" w:rsidRDefault="00296FB9" w:rsidP="000028DC">
            <w:pPr>
              <w:rPr>
                <w:b/>
              </w:rPr>
            </w:pPr>
            <w:r>
              <w:rPr>
                <w:b/>
              </w:rPr>
              <w:lastRenderedPageBreak/>
              <w:t>Flujo Alterno:</w:t>
            </w:r>
          </w:p>
        </w:tc>
        <w:tc>
          <w:tcPr>
            <w:tcW w:w="4414" w:type="dxa"/>
          </w:tcPr>
          <w:p w14:paraId="41A957CC" w14:textId="77777777" w:rsidR="00296FB9" w:rsidRPr="003C0E17" w:rsidRDefault="00296FB9" w:rsidP="000028DC">
            <w:pPr>
              <w:rPr>
                <w:sz w:val="20"/>
              </w:rPr>
            </w:pPr>
            <w:r w:rsidRPr="003C0E17">
              <w:rPr>
                <w:b/>
                <w:sz w:val="20"/>
              </w:rPr>
              <w:t>Alterno – Ver convenios</w:t>
            </w:r>
          </w:p>
          <w:p w14:paraId="189A00BB" w14:textId="77777777" w:rsidR="00296FB9" w:rsidRPr="003C0E17" w:rsidRDefault="00296FB9" w:rsidP="000028DC">
            <w:pPr>
              <w:rPr>
                <w:sz w:val="20"/>
              </w:rPr>
            </w:pPr>
            <w:r w:rsidRPr="003C0E17">
              <w:rPr>
                <w:sz w:val="20"/>
              </w:rPr>
              <w:t>5d.- El usuario decide filtrar la visualización de convenios agregando un criterio de búsqueda</w:t>
            </w:r>
          </w:p>
          <w:p w14:paraId="671AD4AE" w14:textId="77777777" w:rsidR="00296FB9" w:rsidRPr="003C0E17" w:rsidRDefault="00296FB9" w:rsidP="000028DC">
            <w:pPr>
              <w:rPr>
                <w:sz w:val="20"/>
              </w:rPr>
            </w:pPr>
            <w:r w:rsidRPr="003C0E17">
              <w:rPr>
                <w:sz w:val="20"/>
              </w:rPr>
              <w:t>5d.- El sistema muestra los convenios relaciones.</w:t>
            </w:r>
          </w:p>
          <w:p w14:paraId="0B5E13BF" w14:textId="77777777" w:rsidR="00296FB9" w:rsidRPr="003C0E17" w:rsidRDefault="00296FB9" w:rsidP="000028DC">
            <w:pPr>
              <w:rPr>
                <w:sz w:val="20"/>
              </w:rPr>
            </w:pPr>
            <w:r w:rsidRPr="003C0E17">
              <w:rPr>
                <w:sz w:val="20"/>
              </w:rPr>
              <w:t>6d.- Regresa al flujo normal</w:t>
            </w:r>
          </w:p>
          <w:p w14:paraId="33283585" w14:textId="77777777" w:rsidR="00296FB9" w:rsidRPr="003C0E17" w:rsidRDefault="00296FB9" w:rsidP="000028DC">
            <w:pPr>
              <w:rPr>
                <w:sz w:val="20"/>
              </w:rPr>
            </w:pPr>
          </w:p>
          <w:p w14:paraId="2899EC76" w14:textId="77777777" w:rsidR="00296FB9" w:rsidRPr="003C0E17" w:rsidRDefault="00296FB9" w:rsidP="000028DC">
            <w:pPr>
              <w:rPr>
                <w:b/>
                <w:sz w:val="20"/>
              </w:rPr>
            </w:pPr>
            <w:r w:rsidRPr="003C0E17">
              <w:rPr>
                <w:b/>
                <w:sz w:val="20"/>
              </w:rPr>
              <w:t>Fallido – Registrar convenio</w:t>
            </w:r>
          </w:p>
          <w:p w14:paraId="341126BC" w14:textId="77777777" w:rsidR="00296FB9" w:rsidRPr="003C0E17" w:rsidRDefault="00296FB9" w:rsidP="000028DC">
            <w:pPr>
              <w:rPr>
                <w:b/>
                <w:sz w:val="20"/>
              </w:rPr>
            </w:pPr>
            <w:r w:rsidRPr="003C0E17">
              <w:rPr>
                <w:b/>
                <w:sz w:val="20"/>
              </w:rPr>
              <w:t>Campos incorrectos</w:t>
            </w:r>
          </w:p>
          <w:p w14:paraId="1107D929" w14:textId="77777777" w:rsidR="00296FB9" w:rsidRPr="003C0E17" w:rsidRDefault="00296FB9" w:rsidP="000028DC">
            <w:pPr>
              <w:rPr>
                <w:sz w:val="20"/>
              </w:rPr>
            </w:pPr>
            <w:r w:rsidRPr="003C0E17">
              <w:rPr>
                <w:sz w:val="20"/>
              </w:rPr>
              <w:t>6e.- El usuario rellenó mal los campos.</w:t>
            </w:r>
          </w:p>
          <w:p w14:paraId="7522ABB8" w14:textId="77777777" w:rsidR="00296FB9" w:rsidRPr="003C0E17" w:rsidRDefault="00296FB9" w:rsidP="000028DC">
            <w:pPr>
              <w:rPr>
                <w:sz w:val="20"/>
              </w:rPr>
            </w:pPr>
            <w:r w:rsidRPr="003C0E17">
              <w:rPr>
                <w:sz w:val="20"/>
              </w:rPr>
              <w:t>7e.- El sistema informa que la información no es congruente o está incompleta.</w:t>
            </w:r>
          </w:p>
          <w:p w14:paraId="4E22AA07" w14:textId="77777777" w:rsidR="00296FB9" w:rsidRPr="003C0E17" w:rsidRDefault="00296FB9" w:rsidP="000028DC">
            <w:pPr>
              <w:rPr>
                <w:sz w:val="20"/>
              </w:rPr>
            </w:pPr>
            <w:r w:rsidRPr="003C0E17">
              <w:rPr>
                <w:sz w:val="20"/>
              </w:rPr>
              <w:t xml:space="preserve">8e.- El usuario corrige los campos del formulario y sigue con el flujo normal. </w:t>
            </w:r>
          </w:p>
          <w:p w14:paraId="22E1B5DF" w14:textId="77777777" w:rsidR="00296FB9" w:rsidRPr="003C0E17" w:rsidRDefault="00296FB9" w:rsidP="000028DC">
            <w:pPr>
              <w:rPr>
                <w:b/>
                <w:sz w:val="20"/>
              </w:rPr>
            </w:pPr>
            <w:r w:rsidRPr="003C0E17">
              <w:rPr>
                <w:b/>
                <w:sz w:val="20"/>
              </w:rPr>
              <w:t>Alterno - El usuario sale del sistema.</w:t>
            </w:r>
          </w:p>
          <w:p w14:paraId="480AF1FF" w14:textId="77777777" w:rsidR="00296FB9" w:rsidRPr="003C0E17" w:rsidRDefault="00296FB9" w:rsidP="000028DC">
            <w:pPr>
              <w:rPr>
                <w:sz w:val="20"/>
              </w:rPr>
            </w:pPr>
            <w:r w:rsidRPr="003C0E17">
              <w:rPr>
                <w:sz w:val="20"/>
              </w:rPr>
              <w:t>5f.- El usuario decide salir de la sección dando clic al botón de regresar.</w:t>
            </w:r>
          </w:p>
          <w:p w14:paraId="66F29023" w14:textId="77777777" w:rsidR="00296FB9" w:rsidRPr="003C0E17" w:rsidRDefault="00296FB9" w:rsidP="000028DC">
            <w:pPr>
              <w:rPr>
                <w:sz w:val="20"/>
              </w:rPr>
            </w:pPr>
            <w:r w:rsidRPr="003C0E17">
              <w:rPr>
                <w:sz w:val="20"/>
              </w:rPr>
              <w:t>5f.- El sistema envía al usuario a la sección anterior.</w:t>
            </w:r>
          </w:p>
          <w:p w14:paraId="02907A04" w14:textId="77777777" w:rsidR="00296FB9" w:rsidRPr="003C0E17" w:rsidRDefault="00296FB9" w:rsidP="000028DC">
            <w:pPr>
              <w:rPr>
                <w:sz w:val="20"/>
              </w:rPr>
            </w:pPr>
          </w:p>
          <w:p w14:paraId="7BA5A31F" w14:textId="77777777" w:rsidR="00296FB9" w:rsidRPr="003C0E17" w:rsidRDefault="00296FB9" w:rsidP="000028DC">
            <w:pPr>
              <w:rPr>
                <w:b/>
                <w:sz w:val="20"/>
              </w:rPr>
            </w:pPr>
            <w:r w:rsidRPr="003C0E17">
              <w:rPr>
                <w:b/>
                <w:sz w:val="20"/>
              </w:rPr>
              <w:t>Fallido –Actualizar convenio</w:t>
            </w:r>
          </w:p>
          <w:p w14:paraId="1C6FDAE5" w14:textId="77777777" w:rsidR="00296FB9" w:rsidRPr="003C0E17" w:rsidRDefault="00296FB9" w:rsidP="000028DC">
            <w:pPr>
              <w:rPr>
                <w:b/>
                <w:sz w:val="20"/>
              </w:rPr>
            </w:pPr>
            <w:r w:rsidRPr="003C0E17">
              <w:rPr>
                <w:b/>
                <w:sz w:val="20"/>
              </w:rPr>
              <w:t>Campos incorrectos</w:t>
            </w:r>
          </w:p>
          <w:p w14:paraId="0A2D4CB3" w14:textId="77777777" w:rsidR="00296FB9" w:rsidRPr="003C0E17" w:rsidRDefault="00296FB9" w:rsidP="000028DC">
            <w:pPr>
              <w:rPr>
                <w:sz w:val="20"/>
              </w:rPr>
            </w:pPr>
            <w:r w:rsidRPr="003C0E17">
              <w:rPr>
                <w:sz w:val="20"/>
              </w:rPr>
              <w:t>6g.- El usuario rellenó mal los campos.</w:t>
            </w:r>
          </w:p>
          <w:p w14:paraId="06E429C6" w14:textId="77777777" w:rsidR="00296FB9" w:rsidRPr="003C0E17" w:rsidRDefault="00296FB9" w:rsidP="000028DC">
            <w:pPr>
              <w:rPr>
                <w:sz w:val="20"/>
              </w:rPr>
            </w:pPr>
            <w:r w:rsidRPr="003C0E17">
              <w:rPr>
                <w:sz w:val="20"/>
              </w:rPr>
              <w:t>7g.- El sistema informa que la información no es congruente o está incompleta.</w:t>
            </w:r>
          </w:p>
          <w:p w14:paraId="7A2353FD" w14:textId="77777777" w:rsidR="00296FB9" w:rsidRPr="003C0E17" w:rsidRDefault="00296FB9" w:rsidP="000028DC">
            <w:pPr>
              <w:rPr>
                <w:sz w:val="20"/>
              </w:rPr>
            </w:pPr>
            <w:r w:rsidRPr="003C0E17">
              <w:rPr>
                <w:sz w:val="20"/>
              </w:rPr>
              <w:t xml:space="preserve">8g.- El usuario corrige los campos del formulario y sigue con el flujo normal. </w:t>
            </w:r>
          </w:p>
          <w:p w14:paraId="385A008E" w14:textId="77777777" w:rsidR="00296FB9" w:rsidRPr="003C0E17" w:rsidRDefault="00296FB9" w:rsidP="000028DC">
            <w:pPr>
              <w:rPr>
                <w:b/>
                <w:sz w:val="20"/>
              </w:rPr>
            </w:pPr>
            <w:r w:rsidRPr="003C0E17">
              <w:rPr>
                <w:b/>
                <w:sz w:val="20"/>
              </w:rPr>
              <w:t>Alterno - El usuario sale del sistema.</w:t>
            </w:r>
          </w:p>
          <w:p w14:paraId="6FD413EF" w14:textId="77777777" w:rsidR="00296FB9" w:rsidRPr="003C0E17" w:rsidRDefault="00296FB9" w:rsidP="000028DC">
            <w:pPr>
              <w:rPr>
                <w:sz w:val="20"/>
              </w:rPr>
            </w:pPr>
            <w:r w:rsidRPr="003C0E17">
              <w:rPr>
                <w:sz w:val="20"/>
              </w:rPr>
              <w:t>5h.- El usuario decide salir de la sección dando clic al botón de regresar.</w:t>
            </w:r>
          </w:p>
          <w:p w14:paraId="360DBB8D" w14:textId="77777777" w:rsidR="00296FB9" w:rsidRPr="003C0E17" w:rsidRDefault="00296FB9" w:rsidP="000028DC">
            <w:pPr>
              <w:rPr>
                <w:sz w:val="20"/>
              </w:rPr>
            </w:pPr>
            <w:r w:rsidRPr="003C0E17">
              <w:rPr>
                <w:sz w:val="20"/>
              </w:rPr>
              <w:t>5h.- El sistema envía al usuario a la sección anterior.</w:t>
            </w:r>
          </w:p>
        </w:tc>
      </w:tr>
      <w:tr w:rsidR="00296FB9" w14:paraId="71EE7E00" w14:textId="77777777" w:rsidTr="000028DC">
        <w:trPr>
          <w:trHeight w:val="595"/>
        </w:trPr>
        <w:tc>
          <w:tcPr>
            <w:tcW w:w="4414" w:type="dxa"/>
          </w:tcPr>
          <w:p w14:paraId="16A365FA" w14:textId="77777777" w:rsidR="00296FB9" w:rsidRDefault="00296FB9" w:rsidP="000028DC">
            <w:pPr>
              <w:rPr>
                <w:b/>
              </w:rPr>
            </w:pPr>
            <w:r>
              <w:rPr>
                <w:b/>
              </w:rPr>
              <w:t xml:space="preserve">Excepción </w:t>
            </w:r>
          </w:p>
        </w:tc>
        <w:tc>
          <w:tcPr>
            <w:tcW w:w="4414" w:type="dxa"/>
          </w:tcPr>
          <w:p w14:paraId="158BD90D" w14:textId="77777777" w:rsidR="00296FB9" w:rsidRDefault="00296FB9" w:rsidP="000028DC">
            <w:r>
              <w:rPr>
                <w:b/>
              </w:rPr>
              <w:t>Indeseable</w:t>
            </w:r>
          </w:p>
          <w:p w14:paraId="3112882A" w14:textId="77777777" w:rsidR="00296FB9" w:rsidRDefault="00296FB9" w:rsidP="000028DC">
            <w:r>
              <w:t xml:space="preserve">4i.- El sistema no puede conectarse con </w:t>
            </w:r>
            <w:proofErr w:type="gramStart"/>
            <w:r>
              <w:t>la BD</w:t>
            </w:r>
            <w:proofErr w:type="gramEnd"/>
            <w:r>
              <w:t xml:space="preserve"> e informa sobre el inconveniente.</w:t>
            </w:r>
          </w:p>
          <w:p w14:paraId="2EFE6ED4" w14:textId="77777777" w:rsidR="00296FB9" w:rsidRPr="00F21615" w:rsidRDefault="00296FB9" w:rsidP="000028DC">
            <w:r>
              <w:t>5i.- El usuario desiste y regresa al menú.</w:t>
            </w:r>
          </w:p>
        </w:tc>
      </w:tr>
      <w:tr w:rsidR="00296FB9" w14:paraId="7AB98DE7" w14:textId="77777777" w:rsidTr="000028DC">
        <w:trPr>
          <w:trHeight w:val="70"/>
        </w:trPr>
        <w:tc>
          <w:tcPr>
            <w:tcW w:w="4414" w:type="dxa"/>
          </w:tcPr>
          <w:p w14:paraId="6564AEAC" w14:textId="77777777" w:rsidR="00296FB9" w:rsidRDefault="00296FB9" w:rsidP="000028DC">
            <w:pPr>
              <w:rPr>
                <w:b/>
              </w:rPr>
            </w:pPr>
            <w:r>
              <w:rPr>
                <w:b/>
              </w:rPr>
              <w:t>Postcondiciones</w:t>
            </w:r>
          </w:p>
        </w:tc>
        <w:tc>
          <w:tcPr>
            <w:tcW w:w="4414" w:type="dxa"/>
          </w:tcPr>
          <w:p w14:paraId="628DF33E" w14:textId="77777777" w:rsidR="00296FB9" w:rsidRDefault="00296FB9" w:rsidP="000028DC"/>
        </w:tc>
      </w:tr>
      <w:tr w:rsidR="00296FB9" w14:paraId="1BF19FA0" w14:textId="77777777" w:rsidTr="000028DC">
        <w:trPr>
          <w:trHeight w:val="70"/>
        </w:trPr>
        <w:tc>
          <w:tcPr>
            <w:tcW w:w="4414" w:type="dxa"/>
          </w:tcPr>
          <w:p w14:paraId="3B85C4D7" w14:textId="77777777" w:rsidR="00296FB9" w:rsidRDefault="00296FB9" w:rsidP="000028DC">
            <w:pPr>
              <w:rPr>
                <w:b/>
              </w:rPr>
            </w:pPr>
            <w:r>
              <w:rPr>
                <w:b/>
              </w:rPr>
              <w:t>Entrada:</w:t>
            </w:r>
          </w:p>
        </w:tc>
        <w:tc>
          <w:tcPr>
            <w:tcW w:w="4414" w:type="dxa"/>
          </w:tcPr>
          <w:p w14:paraId="15DD3191" w14:textId="77777777" w:rsidR="00296FB9" w:rsidRDefault="00296FB9" w:rsidP="000028DC">
            <w:r>
              <w:t>Datos de convenio.</w:t>
            </w:r>
          </w:p>
          <w:p w14:paraId="61C349C3" w14:textId="77777777" w:rsidR="00296FB9" w:rsidRDefault="00296FB9" w:rsidP="000028DC">
            <w:r>
              <w:t>Criterios de búsqueda</w:t>
            </w:r>
          </w:p>
        </w:tc>
      </w:tr>
      <w:tr w:rsidR="00296FB9" w14:paraId="7FF152DD" w14:textId="77777777" w:rsidTr="000028DC">
        <w:trPr>
          <w:trHeight w:val="98"/>
        </w:trPr>
        <w:tc>
          <w:tcPr>
            <w:tcW w:w="4414" w:type="dxa"/>
          </w:tcPr>
          <w:p w14:paraId="1F85722D" w14:textId="77777777" w:rsidR="00296FB9" w:rsidRDefault="00296FB9" w:rsidP="000028DC">
            <w:pPr>
              <w:rPr>
                <w:b/>
              </w:rPr>
            </w:pPr>
            <w:r>
              <w:rPr>
                <w:b/>
              </w:rPr>
              <w:t>Salida:</w:t>
            </w:r>
          </w:p>
        </w:tc>
        <w:tc>
          <w:tcPr>
            <w:tcW w:w="4414" w:type="dxa"/>
          </w:tcPr>
          <w:p w14:paraId="5D79F2E6" w14:textId="77777777" w:rsidR="00296FB9" w:rsidRDefault="00296FB9" w:rsidP="000028DC">
            <w:r>
              <w:t>Registros de convenios.</w:t>
            </w:r>
          </w:p>
          <w:p w14:paraId="2A68577E" w14:textId="77777777" w:rsidR="00296FB9" w:rsidRDefault="00296FB9" w:rsidP="000028DC">
            <w:r>
              <w:t>Estado de la operación.</w:t>
            </w:r>
          </w:p>
        </w:tc>
      </w:tr>
      <w:tr w:rsidR="00296FB9" w14:paraId="7C0DEA86" w14:textId="77777777" w:rsidTr="000028DC">
        <w:trPr>
          <w:trHeight w:val="134"/>
        </w:trPr>
        <w:tc>
          <w:tcPr>
            <w:tcW w:w="4414" w:type="dxa"/>
          </w:tcPr>
          <w:p w14:paraId="6804DD2C" w14:textId="77777777" w:rsidR="00296FB9" w:rsidRDefault="00296FB9" w:rsidP="000028DC">
            <w:pPr>
              <w:rPr>
                <w:b/>
              </w:rPr>
            </w:pPr>
            <w:r>
              <w:rPr>
                <w:b/>
              </w:rPr>
              <w:t>Prioridad:</w:t>
            </w:r>
          </w:p>
        </w:tc>
        <w:tc>
          <w:tcPr>
            <w:tcW w:w="4414" w:type="dxa"/>
          </w:tcPr>
          <w:p w14:paraId="1DA5C89D" w14:textId="77777777" w:rsidR="00296FB9" w:rsidRDefault="00296FB9" w:rsidP="000028DC">
            <w:r>
              <w:t>Deseable</w:t>
            </w:r>
          </w:p>
        </w:tc>
      </w:tr>
    </w:tbl>
    <w:p w14:paraId="36525F11" w14:textId="77777777" w:rsidR="00B22396" w:rsidRDefault="00B22396">
      <w:pPr>
        <w:rPr>
          <w:rFonts w:ascii="Arial" w:hAnsi="Arial" w:cs="Arial"/>
          <w:sz w:val="28"/>
          <w:szCs w:val="28"/>
        </w:rPr>
      </w:pPr>
      <w:r>
        <w:rPr>
          <w:rFonts w:ascii="Arial" w:hAnsi="Arial" w:cs="Arial"/>
          <w:sz w:val="28"/>
          <w:szCs w:val="28"/>
        </w:rPr>
        <w:br w:type="page"/>
      </w:r>
    </w:p>
    <w:p w14:paraId="402F363D" w14:textId="77777777" w:rsidR="00296FB9" w:rsidRPr="00A85D20" w:rsidRDefault="00296FB9" w:rsidP="00E10958">
      <w:pPr>
        <w:pStyle w:val="H4"/>
      </w:pPr>
      <w:bookmarkStart w:id="26" w:name="_Toc452731646"/>
      <w:r>
        <w:lastRenderedPageBreak/>
        <w:t>Administrar fondos de la biblioteca</w:t>
      </w:r>
      <w:bookmarkEnd w:id="26"/>
    </w:p>
    <w:tbl>
      <w:tblPr>
        <w:tblStyle w:val="Tablaconcuadrcula"/>
        <w:tblW w:w="0" w:type="auto"/>
        <w:tblLayout w:type="fixed"/>
        <w:tblLook w:val="04A0" w:firstRow="1" w:lastRow="0" w:firstColumn="1" w:lastColumn="0" w:noHBand="0" w:noVBand="1"/>
      </w:tblPr>
      <w:tblGrid>
        <w:gridCol w:w="4414"/>
        <w:gridCol w:w="4414"/>
      </w:tblGrid>
      <w:tr w:rsidR="00296FB9" w14:paraId="56B84EE4" w14:textId="77777777" w:rsidTr="000028DC">
        <w:trPr>
          <w:trHeight w:val="77"/>
        </w:trPr>
        <w:tc>
          <w:tcPr>
            <w:tcW w:w="4414" w:type="dxa"/>
          </w:tcPr>
          <w:p w14:paraId="6E408D03" w14:textId="77777777" w:rsidR="00296FB9" w:rsidRPr="00D74C30" w:rsidRDefault="00296FB9" w:rsidP="000028DC">
            <w:pPr>
              <w:spacing w:before="100" w:beforeAutospacing="1" w:after="100" w:afterAutospacing="1"/>
              <w:rPr>
                <w:rFonts w:ascii="Times New Roman" w:eastAsia="Times New Roman" w:hAnsi="Times New Roman" w:cs="Times New Roman"/>
                <w:b/>
                <w:sz w:val="24"/>
                <w:szCs w:val="24"/>
                <w:lang w:eastAsia="es-MX"/>
              </w:rPr>
            </w:pPr>
            <w:r w:rsidRPr="00D74C30">
              <w:rPr>
                <w:rFonts w:ascii="Times New Roman" w:eastAsia="Times New Roman" w:hAnsi="Times New Roman" w:cs="Times New Roman"/>
                <w:b/>
                <w:sz w:val="24"/>
                <w:szCs w:val="24"/>
                <w:lang w:eastAsia="es-MX"/>
              </w:rPr>
              <w:t>ID:</w:t>
            </w:r>
          </w:p>
        </w:tc>
        <w:tc>
          <w:tcPr>
            <w:tcW w:w="4414" w:type="dxa"/>
          </w:tcPr>
          <w:p w14:paraId="3D6E978A" w14:textId="77777777" w:rsidR="00296FB9" w:rsidRDefault="00296FB9" w:rsidP="000028DC">
            <w:r>
              <w:t>CU-1</w:t>
            </w:r>
          </w:p>
        </w:tc>
      </w:tr>
      <w:tr w:rsidR="00296FB9" w14:paraId="6070BC32" w14:textId="77777777" w:rsidTr="000028DC">
        <w:trPr>
          <w:trHeight w:val="96"/>
        </w:trPr>
        <w:tc>
          <w:tcPr>
            <w:tcW w:w="4414" w:type="dxa"/>
          </w:tcPr>
          <w:p w14:paraId="77B75EC9" w14:textId="77777777" w:rsidR="00296FB9" w:rsidRPr="005B321B" w:rsidRDefault="00296FB9" w:rsidP="000028DC">
            <w:pPr>
              <w:rPr>
                <w:b/>
              </w:rPr>
            </w:pPr>
            <w:r>
              <w:rPr>
                <w:b/>
              </w:rPr>
              <w:t>Nombre:</w:t>
            </w:r>
          </w:p>
        </w:tc>
        <w:tc>
          <w:tcPr>
            <w:tcW w:w="4414" w:type="dxa"/>
          </w:tcPr>
          <w:p w14:paraId="50BC3CAE" w14:textId="77777777" w:rsidR="00296FB9" w:rsidRDefault="00296FB9" w:rsidP="000028DC">
            <w:r w:rsidRPr="00236BBC">
              <w:t>Administrar fondos de la biblioteca</w:t>
            </w:r>
          </w:p>
        </w:tc>
      </w:tr>
      <w:tr w:rsidR="00296FB9" w14:paraId="2D52F2CF" w14:textId="77777777" w:rsidTr="000028DC">
        <w:trPr>
          <w:trHeight w:val="390"/>
        </w:trPr>
        <w:tc>
          <w:tcPr>
            <w:tcW w:w="4414" w:type="dxa"/>
          </w:tcPr>
          <w:p w14:paraId="5FF0B3F6" w14:textId="77777777" w:rsidR="00296FB9" w:rsidRPr="005B321B" w:rsidRDefault="00296FB9" w:rsidP="000028DC">
            <w:pPr>
              <w:rPr>
                <w:b/>
              </w:rPr>
            </w:pPr>
            <w:r>
              <w:rPr>
                <w:b/>
              </w:rPr>
              <w:t>Autor:</w:t>
            </w:r>
          </w:p>
        </w:tc>
        <w:tc>
          <w:tcPr>
            <w:tcW w:w="4414" w:type="dxa"/>
          </w:tcPr>
          <w:p w14:paraId="3034D07D" w14:textId="77777777" w:rsidR="00296FB9" w:rsidRDefault="00296FB9" w:rsidP="000028DC">
            <w:r>
              <w:t xml:space="preserve">Luis Fernando Gómez </w:t>
            </w:r>
            <w:proofErr w:type="spellStart"/>
            <w:r>
              <w:t>Alejandré</w:t>
            </w:r>
            <w:proofErr w:type="spellEnd"/>
          </w:p>
          <w:p w14:paraId="752F295E" w14:textId="77777777" w:rsidR="00296FB9" w:rsidRDefault="00296FB9" w:rsidP="000028DC">
            <w:r>
              <w:t>Francisco Gerardo Mares Solano</w:t>
            </w:r>
          </w:p>
        </w:tc>
      </w:tr>
      <w:tr w:rsidR="00296FB9" w14:paraId="66A32722" w14:textId="77777777" w:rsidTr="000028DC">
        <w:trPr>
          <w:trHeight w:val="236"/>
        </w:trPr>
        <w:tc>
          <w:tcPr>
            <w:tcW w:w="4414" w:type="dxa"/>
          </w:tcPr>
          <w:p w14:paraId="6239CC2F" w14:textId="77777777" w:rsidR="00296FB9" w:rsidRPr="005B321B" w:rsidRDefault="00296FB9" w:rsidP="000028DC">
            <w:pPr>
              <w:rPr>
                <w:b/>
              </w:rPr>
            </w:pPr>
            <w:r>
              <w:rPr>
                <w:b/>
              </w:rPr>
              <w:t>Fecha de Creación:</w:t>
            </w:r>
          </w:p>
        </w:tc>
        <w:tc>
          <w:tcPr>
            <w:tcW w:w="4414" w:type="dxa"/>
          </w:tcPr>
          <w:p w14:paraId="5E5B10DF" w14:textId="77777777" w:rsidR="00296FB9" w:rsidRDefault="00296FB9" w:rsidP="000028DC">
            <w:r>
              <w:t>08/03/16</w:t>
            </w:r>
          </w:p>
        </w:tc>
      </w:tr>
      <w:tr w:rsidR="00296FB9" w14:paraId="4C116555" w14:textId="77777777" w:rsidTr="000028DC">
        <w:trPr>
          <w:trHeight w:val="236"/>
        </w:trPr>
        <w:tc>
          <w:tcPr>
            <w:tcW w:w="4414" w:type="dxa"/>
          </w:tcPr>
          <w:p w14:paraId="1C212150" w14:textId="77777777" w:rsidR="00296FB9" w:rsidRPr="005B321B" w:rsidRDefault="00296FB9" w:rsidP="000028DC">
            <w:pPr>
              <w:rPr>
                <w:b/>
              </w:rPr>
            </w:pPr>
            <w:r>
              <w:rPr>
                <w:b/>
              </w:rPr>
              <w:t>Fecha de Modificación:</w:t>
            </w:r>
          </w:p>
        </w:tc>
        <w:tc>
          <w:tcPr>
            <w:tcW w:w="4414" w:type="dxa"/>
          </w:tcPr>
          <w:p w14:paraId="3E07CB5C" w14:textId="77777777" w:rsidR="00296FB9" w:rsidRDefault="00296FB9" w:rsidP="000028DC">
            <w:r>
              <w:t>17/05/16</w:t>
            </w:r>
          </w:p>
        </w:tc>
      </w:tr>
      <w:tr w:rsidR="00296FB9" w14:paraId="0FBA573A" w14:textId="77777777" w:rsidTr="000028DC">
        <w:trPr>
          <w:trHeight w:val="77"/>
        </w:trPr>
        <w:tc>
          <w:tcPr>
            <w:tcW w:w="4414" w:type="dxa"/>
          </w:tcPr>
          <w:p w14:paraId="526950B5" w14:textId="77777777" w:rsidR="00296FB9" w:rsidRPr="005B321B" w:rsidRDefault="00296FB9" w:rsidP="000028DC">
            <w:pPr>
              <w:rPr>
                <w:b/>
              </w:rPr>
            </w:pPr>
            <w:r>
              <w:rPr>
                <w:b/>
              </w:rPr>
              <w:t>Actores:</w:t>
            </w:r>
          </w:p>
        </w:tc>
        <w:tc>
          <w:tcPr>
            <w:tcW w:w="4414" w:type="dxa"/>
          </w:tcPr>
          <w:p w14:paraId="2D4A1FFF" w14:textId="77777777" w:rsidR="00296FB9" w:rsidRDefault="00296FB9" w:rsidP="000028DC">
            <w:r>
              <w:t>Administrador</w:t>
            </w:r>
          </w:p>
        </w:tc>
      </w:tr>
      <w:tr w:rsidR="00296FB9" w14:paraId="607DD732" w14:textId="77777777" w:rsidTr="000028DC">
        <w:trPr>
          <w:trHeight w:val="912"/>
        </w:trPr>
        <w:tc>
          <w:tcPr>
            <w:tcW w:w="4414" w:type="dxa"/>
          </w:tcPr>
          <w:p w14:paraId="7AB0FA86" w14:textId="77777777" w:rsidR="00296FB9" w:rsidRPr="005B321B" w:rsidRDefault="00296FB9" w:rsidP="000028DC">
            <w:pPr>
              <w:rPr>
                <w:b/>
              </w:rPr>
            </w:pPr>
            <w:r>
              <w:rPr>
                <w:b/>
              </w:rPr>
              <w:t>Descripción:</w:t>
            </w:r>
          </w:p>
        </w:tc>
        <w:tc>
          <w:tcPr>
            <w:tcW w:w="4414" w:type="dxa"/>
          </w:tcPr>
          <w:p w14:paraId="7287D831" w14:textId="77777777" w:rsidR="00296FB9" w:rsidRDefault="00296FB9" w:rsidP="000028DC">
            <w:r>
              <w:t>El administrador registra los fondos, su gasto y posee un historial del gasto en nuevos ítems, pago a empleados y gastos en mobiliario.</w:t>
            </w:r>
          </w:p>
        </w:tc>
      </w:tr>
      <w:tr w:rsidR="00296FB9" w14:paraId="2ADA90FA" w14:textId="77777777" w:rsidTr="000028DC">
        <w:trPr>
          <w:trHeight w:val="209"/>
        </w:trPr>
        <w:tc>
          <w:tcPr>
            <w:tcW w:w="4414" w:type="dxa"/>
          </w:tcPr>
          <w:p w14:paraId="56B57BB2" w14:textId="77777777" w:rsidR="00296FB9" w:rsidRPr="005B321B" w:rsidRDefault="00296FB9" w:rsidP="000028DC">
            <w:pPr>
              <w:rPr>
                <w:b/>
              </w:rPr>
            </w:pPr>
            <w:r>
              <w:rPr>
                <w:b/>
              </w:rPr>
              <w:t>Precondiciones:</w:t>
            </w:r>
          </w:p>
        </w:tc>
        <w:tc>
          <w:tcPr>
            <w:tcW w:w="4414" w:type="dxa"/>
          </w:tcPr>
          <w:p w14:paraId="0B573009" w14:textId="77777777" w:rsidR="00296FB9" w:rsidRDefault="00296FB9" w:rsidP="000028DC">
            <w:r>
              <w:t>Tener la sesión iniciada en el sistema.</w:t>
            </w:r>
          </w:p>
        </w:tc>
      </w:tr>
      <w:tr w:rsidR="00296FB9" w14:paraId="0637C266" w14:textId="77777777" w:rsidTr="000028DC">
        <w:trPr>
          <w:trHeight w:val="912"/>
        </w:trPr>
        <w:tc>
          <w:tcPr>
            <w:tcW w:w="4414" w:type="dxa"/>
          </w:tcPr>
          <w:p w14:paraId="1DF89A25" w14:textId="77777777" w:rsidR="00296FB9" w:rsidRDefault="00296FB9" w:rsidP="000028DC">
            <w:pPr>
              <w:rPr>
                <w:b/>
              </w:rPr>
            </w:pPr>
            <w:r>
              <w:rPr>
                <w:b/>
              </w:rPr>
              <w:t>Flujo Normal:</w:t>
            </w:r>
          </w:p>
        </w:tc>
        <w:tc>
          <w:tcPr>
            <w:tcW w:w="4414" w:type="dxa"/>
          </w:tcPr>
          <w:p w14:paraId="653E3051" w14:textId="77777777" w:rsidR="00296FB9" w:rsidRPr="003C0E17" w:rsidRDefault="00296FB9" w:rsidP="000028DC">
            <w:pPr>
              <w:rPr>
                <w:b/>
                <w:sz w:val="21"/>
              </w:rPr>
            </w:pPr>
            <w:r w:rsidRPr="003C0E17">
              <w:rPr>
                <w:b/>
                <w:sz w:val="21"/>
              </w:rPr>
              <w:t>Exitoso – Ver fondos</w:t>
            </w:r>
          </w:p>
          <w:p w14:paraId="1DD07A14" w14:textId="77777777" w:rsidR="00296FB9" w:rsidRPr="003C0E17" w:rsidRDefault="00296FB9" w:rsidP="000028DC">
            <w:pPr>
              <w:rPr>
                <w:sz w:val="21"/>
              </w:rPr>
            </w:pPr>
            <w:r w:rsidRPr="003C0E17">
              <w:rPr>
                <w:sz w:val="21"/>
              </w:rPr>
              <w:t>1a.- El usuario ingresa a la sección correspondiente del sistema.</w:t>
            </w:r>
          </w:p>
          <w:p w14:paraId="61E82542" w14:textId="77777777" w:rsidR="00296FB9" w:rsidRPr="003C0E17" w:rsidRDefault="00296FB9" w:rsidP="000028DC">
            <w:pPr>
              <w:rPr>
                <w:sz w:val="21"/>
              </w:rPr>
            </w:pPr>
            <w:r w:rsidRPr="003C0E17">
              <w:rPr>
                <w:sz w:val="21"/>
              </w:rPr>
              <w:t>2a.- El sistema despliega las opciones para interactuar.</w:t>
            </w:r>
          </w:p>
          <w:p w14:paraId="21EA4692" w14:textId="77777777" w:rsidR="00296FB9" w:rsidRPr="003C0E17" w:rsidRDefault="00296FB9" w:rsidP="000028DC">
            <w:pPr>
              <w:rPr>
                <w:sz w:val="21"/>
              </w:rPr>
            </w:pPr>
            <w:r w:rsidRPr="003C0E17">
              <w:rPr>
                <w:sz w:val="21"/>
              </w:rPr>
              <w:t xml:space="preserve">3a.- El usuario ingresa a la sección </w:t>
            </w:r>
            <w:r w:rsidRPr="003C0E17">
              <w:rPr>
                <w:i/>
                <w:sz w:val="21"/>
              </w:rPr>
              <w:t>ver fondos.</w:t>
            </w:r>
          </w:p>
          <w:p w14:paraId="33A2109A" w14:textId="77777777" w:rsidR="00296FB9" w:rsidRPr="003C0E17" w:rsidRDefault="00296FB9" w:rsidP="000028DC">
            <w:pPr>
              <w:rPr>
                <w:sz w:val="21"/>
              </w:rPr>
            </w:pPr>
            <w:r w:rsidRPr="003C0E17">
              <w:rPr>
                <w:sz w:val="21"/>
              </w:rPr>
              <w:t>4a.- El sistema despliega una tabla con los fondos y transacciones que se han realizado.</w:t>
            </w:r>
          </w:p>
          <w:p w14:paraId="6B63BB4F" w14:textId="77777777" w:rsidR="00296FB9" w:rsidRPr="003C0E17" w:rsidRDefault="00296FB9" w:rsidP="000028DC">
            <w:pPr>
              <w:rPr>
                <w:sz w:val="21"/>
              </w:rPr>
            </w:pPr>
            <w:r w:rsidRPr="003C0E17">
              <w:rPr>
                <w:sz w:val="21"/>
              </w:rPr>
              <w:t>5a.- El usuario sale de la página.</w:t>
            </w:r>
          </w:p>
          <w:p w14:paraId="6C15BDF5" w14:textId="77777777" w:rsidR="00296FB9" w:rsidRPr="003C0E17" w:rsidRDefault="00296FB9" w:rsidP="000028DC">
            <w:pPr>
              <w:rPr>
                <w:sz w:val="21"/>
              </w:rPr>
            </w:pPr>
          </w:p>
          <w:p w14:paraId="19254E60" w14:textId="77777777" w:rsidR="00296FB9" w:rsidRPr="003C0E17" w:rsidRDefault="00296FB9" w:rsidP="000028DC">
            <w:pPr>
              <w:rPr>
                <w:b/>
                <w:sz w:val="21"/>
              </w:rPr>
            </w:pPr>
            <w:r w:rsidRPr="003C0E17">
              <w:rPr>
                <w:b/>
                <w:sz w:val="21"/>
              </w:rPr>
              <w:t>Exitoso – Agregar ingreso</w:t>
            </w:r>
          </w:p>
          <w:p w14:paraId="473C81C8" w14:textId="77777777" w:rsidR="00296FB9" w:rsidRPr="003C0E17" w:rsidRDefault="00296FB9" w:rsidP="000028DC">
            <w:pPr>
              <w:rPr>
                <w:sz w:val="21"/>
              </w:rPr>
            </w:pPr>
            <w:r w:rsidRPr="003C0E17">
              <w:rPr>
                <w:sz w:val="21"/>
              </w:rPr>
              <w:t xml:space="preserve">3b.- El usuario ingresa a la sección </w:t>
            </w:r>
            <w:r w:rsidRPr="003C0E17">
              <w:rPr>
                <w:i/>
                <w:sz w:val="21"/>
              </w:rPr>
              <w:t>Agregar ingreso</w:t>
            </w:r>
            <w:r w:rsidRPr="003C0E17">
              <w:rPr>
                <w:sz w:val="21"/>
              </w:rPr>
              <w:t>.</w:t>
            </w:r>
          </w:p>
          <w:p w14:paraId="774BA560" w14:textId="77777777" w:rsidR="00296FB9" w:rsidRPr="003C0E17" w:rsidRDefault="00296FB9" w:rsidP="000028DC">
            <w:pPr>
              <w:rPr>
                <w:sz w:val="21"/>
              </w:rPr>
            </w:pPr>
            <w:r w:rsidRPr="003C0E17">
              <w:rPr>
                <w:sz w:val="21"/>
              </w:rPr>
              <w:t>4b.- El sistema despliega un formulario con los datos para agregar el registro de un fondo.</w:t>
            </w:r>
          </w:p>
          <w:p w14:paraId="2C145E45" w14:textId="77777777" w:rsidR="00296FB9" w:rsidRPr="003C0E17" w:rsidRDefault="00296FB9" w:rsidP="000028DC">
            <w:pPr>
              <w:rPr>
                <w:sz w:val="21"/>
              </w:rPr>
            </w:pPr>
            <w:r w:rsidRPr="003C0E17">
              <w:rPr>
                <w:sz w:val="21"/>
              </w:rPr>
              <w:t>5b.- El usuario llena los campos con información válida y envía el formulario.</w:t>
            </w:r>
          </w:p>
          <w:p w14:paraId="2471436D" w14:textId="77777777" w:rsidR="00296FB9" w:rsidRPr="003C0E17" w:rsidRDefault="00296FB9" w:rsidP="000028DC">
            <w:pPr>
              <w:rPr>
                <w:sz w:val="21"/>
              </w:rPr>
            </w:pPr>
            <w:r w:rsidRPr="003C0E17">
              <w:rPr>
                <w:sz w:val="21"/>
              </w:rPr>
              <w:t>6b.- El sistema da retroalimentación de la transacción y regresa al usuario al formulario vacío.</w:t>
            </w:r>
          </w:p>
          <w:p w14:paraId="28347594" w14:textId="77777777" w:rsidR="00296FB9" w:rsidRPr="003C0E17" w:rsidRDefault="00296FB9" w:rsidP="000028DC">
            <w:pPr>
              <w:rPr>
                <w:sz w:val="21"/>
              </w:rPr>
            </w:pPr>
            <w:r w:rsidRPr="003C0E17">
              <w:rPr>
                <w:sz w:val="21"/>
              </w:rPr>
              <w:t>7b.- El usuario sale de la sección</w:t>
            </w:r>
          </w:p>
          <w:p w14:paraId="7F8F8574" w14:textId="77777777" w:rsidR="00296FB9" w:rsidRPr="003C0E17" w:rsidRDefault="00296FB9" w:rsidP="000028DC">
            <w:pPr>
              <w:rPr>
                <w:sz w:val="21"/>
              </w:rPr>
            </w:pPr>
          </w:p>
          <w:p w14:paraId="3FFFB96A" w14:textId="77777777" w:rsidR="00296FB9" w:rsidRPr="003C0E17" w:rsidRDefault="00296FB9" w:rsidP="000028DC">
            <w:pPr>
              <w:rPr>
                <w:b/>
                <w:sz w:val="21"/>
              </w:rPr>
            </w:pPr>
            <w:r w:rsidRPr="003C0E17">
              <w:rPr>
                <w:b/>
                <w:sz w:val="21"/>
              </w:rPr>
              <w:t>Exitoso – Registrar gasto</w:t>
            </w:r>
          </w:p>
          <w:p w14:paraId="5078DE2A" w14:textId="77777777" w:rsidR="00296FB9" w:rsidRPr="003C0E17" w:rsidRDefault="00296FB9" w:rsidP="000028DC">
            <w:pPr>
              <w:rPr>
                <w:sz w:val="21"/>
              </w:rPr>
            </w:pPr>
            <w:r w:rsidRPr="003C0E17">
              <w:rPr>
                <w:sz w:val="21"/>
              </w:rPr>
              <w:t xml:space="preserve">3c.- El usuario ingresa a la sección </w:t>
            </w:r>
            <w:r w:rsidRPr="003C0E17">
              <w:rPr>
                <w:i/>
                <w:sz w:val="21"/>
              </w:rPr>
              <w:t>registrar gasto</w:t>
            </w:r>
            <w:r w:rsidRPr="003C0E17">
              <w:rPr>
                <w:sz w:val="21"/>
              </w:rPr>
              <w:t>.</w:t>
            </w:r>
          </w:p>
          <w:p w14:paraId="47EFD61C" w14:textId="77777777" w:rsidR="00296FB9" w:rsidRPr="003C0E17" w:rsidRDefault="00296FB9" w:rsidP="000028DC">
            <w:pPr>
              <w:rPr>
                <w:sz w:val="21"/>
              </w:rPr>
            </w:pPr>
            <w:r w:rsidRPr="003C0E17">
              <w:rPr>
                <w:sz w:val="21"/>
              </w:rPr>
              <w:t>4c.- El sistema despliega un formulario con campos para registrar gastos hechos.</w:t>
            </w:r>
          </w:p>
          <w:p w14:paraId="56F5DCBE" w14:textId="77777777" w:rsidR="00296FB9" w:rsidRPr="003C0E17" w:rsidRDefault="00296FB9" w:rsidP="000028DC">
            <w:pPr>
              <w:rPr>
                <w:sz w:val="21"/>
              </w:rPr>
            </w:pPr>
            <w:r w:rsidRPr="003C0E17">
              <w:rPr>
                <w:sz w:val="21"/>
              </w:rPr>
              <w:t>5c.- El usuario rellena los campos con datos válidos y envía el formulario.</w:t>
            </w:r>
          </w:p>
          <w:p w14:paraId="3122466E" w14:textId="77777777" w:rsidR="00296FB9" w:rsidRPr="003C0E17" w:rsidRDefault="00296FB9" w:rsidP="000028DC">
            <w:pPr>
              <w:rPr>
                <w:sz w:val="21"/>
              </w:rPr>
            </w:pPr>
            <w:r w:rsidRPr="003C0E17">
              <w:rPr>
                <w:sz w:val="21"/>
              </w:rPr>
              <w:t>6c.- El sistema informa el estado de la operación y regresa al usuario a la misma sección con los campos vacíos.</w:t>
            </w:r>
          </w:p>
          <w:p w14:paraId="0AF4C8E6" w14:textId="77777777" w:rsidR="00296FB9" w:rsidRPr="003C0E17" w:rsidRDefault="00296FB9" w:rsidP="000028DC">
            <w:pPr>
              <w:rPr>
                <w:sz w:val="21"/>
              </w:rPr>
            </w:pPr>
            <w:r w:rsidRPr="003C0E17">
              <w:rPr>
                <w:sz w:val="21"/>
              </w:rPr>
              <w:t>7c.- El usuario sale de la sección.</w:t>
            </w:r>
          </w:p>
          <w:p w14:paraId="6BCBD859" w14:textId="77777777" w:rsidR="00296FB9" w:rsidRPr="000C4B83" w:rsidRDefault="00296FB9" w:rsidP="000028DC"/>
        </w:tc>
      </w:tr>
      <w:tr w:rsidR="00296FB9" w14:paraId="09155649" w14:textId="77777777" w:rsidTr="000028DC">
        <w:trPr>
          <w:trHeight w:val="912"/>
        </w:trPr>
        <w:tc>
          <w:tcPr>
            <w:tcW w:w="4414" w:type="dxa"/>
          </w:tcPr>
          <w:p w14:paraId="24298478" w14:textId="77777777" w:rsidR="00296FB9" w:rsidRDefault="00296FB9" w:rsidP="000028DC">
            <w:pPr>
              <w:rPr>
                <w:b/>
              </w:rPr>
            </w:pPr>
            <w:r>
              <w:rPr>
                <w:b/>
              </w:rPr>
              <w:lastRenderedPageBreak/>
              <w:t>Flujo Alterno:</w:t>
            </w:r>
          </w:p>
        </w:tc>
        <w:tc>
          <w:tcPr>
            <w:tcW w:w="4414" w:type="dxa"/>
          </w:tcPr>
          <w:p w14:paraId="67CBB905" w14:textId="77777777" w:rsidR="00296FB9" w:rsidRPr="004F59F6" w:rsidRDefault="00296FB9" w:rsidP="000028DC">
            <w:pPr>
              <w:rPr>
                <w:b/>
              </w:rPr>
            </w:pPr>
            <w:r w:rsidRPr="004F59F6">
              <w:rPr>
                <w:b/>
              </w:rPr>
              <w:t>Fallido – Agregar ingresos</w:t>
            </w:r>
          </w:p>
          <w:p w14:paraId="0D85F552" w14:textId="77777777" w:rsidR="00296FB9" w:rsidRPr="004F59F6" w:rsidRDefault="00296FB9" w:rsidP="000028DC">
            <w:pPr>
              <w:rPr>
                <w:b/>
              </w:rPr>
            </w:pPr>
            <w:r w:rsidRPr="004F59F6">
              <w:rPr>
                <w:b/>
              </w:rPr>
              <w:t>Campos incorrectos</w:t>
            </w:r>
          </w:p>
          <w:p w14:paraId="672111F8" w14:textId="77777777" w:rsidR="00296FB9" w:rsidRDefault="00296FB9" w:rsidP="000028DC">
            <w:r>
              <w:t>6d.- El usuario rellenó mal los campos.</w:t>
            </w:r>
          </w:p>
          <w:p w14:paraId="7ABB465C" w14:textId="77777777" w:rsidR="00296FB9" w:rsidRDefault="00296FB9" w:rsidP="000028DC">
            <w:r>
              <w:t>7d.- El sistema informa que la información no es congruente o está incompleta.</w:t>
            </w:r>
          </w:p>
          <w:p w14:paraId="7D872D81" w14:textId="77777777" w:rsidR="00296FB9" w:rsidRDefault="00296FB9" w:rsidP="000028DC">
            <w:r>
              <w:t>8d.- El usuario corrige los campos del formulario y sigue con el flujo normal.</w:t>
            </w:r>
          </w:p>
          <w:p w14:paraId="45E9B841" w14:textId="77777777" w:rsidR="00296FB9" w:rsidRPr="00402262" w:rsidRDefault="00296FB9" w:rsidP="000028DC">
            <w:pPr>
              <w:rPr>
                <w:b/>
              </w:rPr>
            </w:pPr>
            <w:r>
              <w:rPr>
                <w:b/>
              </w:rPr>
              <w:t xml:space="preserve">Alterno - </w:t>
            </w:r>
            <w:r w:rsidRPr="00402262">
              <w:rPr>
                <w:b/>
              </w:rPr>
              <w:t>El usuario sale del sistema.</w:t>
            </w:r>
          </w:p>
          <w:p w14:paraId="324E8256" w14:textId="77777777" w:rsidR="00296FB9" w:rsidRDefault="00296FB9" w:rsidP="000028DC">
            <w:r>
              <w:t>5e.- El usuario decide salir de la sección dando clic al botón de regresar.</w:t>
            </w:r>
          </w:p>
          <w:p w14:paraId="08EAE63A" w14:textId="77777777" w:rsidR="00296FB9" w:rsidRDefault="00296FB9" w:rsidP="000028DC">
            <w:r>
              <w:t>5e.- El sistema envía al usuario a la sección anterior</w:t>
            </w:r>
          </w:p>
          <w:p w14:paraId="368EEF66" w14:textId="77777777" w:rsidR="00296FB9" w:rsidRDefault="00296FB9" w:rsidP="000028DC"/>
          <w:p w14:paraId="2482FBF7" w14:textId="77777777" w:rsidR="00296FB9" w:rsidRPr="004F59F6" w:rsidRDefault="00296FB9" w:rsidP="000028DC">
            <w:pPr>
              <w:rPr>
                <w:b/>
              </w:rPr>
            </w:pPr>
            <w:r w:rsidRPr="004F59F6">
              <w:rPr>
                <w:b/>
              </w:rPr>
              <w:t>Fallido – Registrar gastos</w:t>
            </w:r>
          </w:p>
          <w:p w14:paraId="5008F963" w14:textId="77777777" w:rsidR="00296FB9" w:rsidRPr="004F59F6" w:rsidRDefault="00296FB9" w:rsidP="000028DC">
            <w:pPr>
              <w:rPr>
                <w:b/>
              </w:rPr>
            </w:pPr>
            <w:r w:rsidRPr="004F59F6">
              <w:rPr>
                <w:b/>
              </w:rPr>
              <w:t>Campos incorrectos</w:t>
            </w:r>
          </w:p>
          <w:p w14:paraId="03542FD3" w14:textId="77777777" w:rsidR="00296FB9" w:rsidRDefault="00296FB9" w:rsidP="000028DC">
            <w:r>
              <w:t>6f.- El usuario rellenó mal los campos.</w:t>
            </w:r>
          </w:p>
          <w:p w14:paraId="4FBB517F" w14:textId="77777777" w:rsidR="00296FB9" w:rsidRDefault="00296FB9" w:rsidP="000028DC">
            <w:r>
              <w:t>7f.- El sistema informa que la información no es congruente o está incompleta.</w:t>
            </w:r>
          </w:p>
          <w:p w14:paraId="6032568B" w14:textId="77777777" w:rsidR="00296FB9" w:rsidRDefault="00296FB9" w:rsidP="000028DC">
            <w:r>
              <w:t xml:space="preserve">8f.- El usuario corrige los campos del formulario y sigue con el flujo normal. </w:t>
            </w:r>
          </w:p>
          <w:p w14:paraId="062F0870" w14:textId="77777777" w:rsidR="00296FB9" w:rsidRPr="00402262" w:rsidRDefault="00296FB9" w:rsidP="000028DC">
            <w:pPr>
              <w:rPr>
                <w:b/>
              </w:rPr>
            </w:pPr>
            <w:r>
              <w:rPr>
                <w:b/>
              </w:rPr>
              <w:t xml:space="preserve">Alterno - </w:t>
            </w:r>
            <w:r w:rsidRPr="00402262">
              <w:rPr>
                <w:b/>
              </w:rPr>
              <w:t>El usuario sale del sistema.</w:t>
            </w:r>
          </w:p>
          <w:p w14:paraId="5563606A" w14:textId="77777777" w:rsidR="00296FB9" w:rsidRDefault="00296FB9" w:rsidP="000028DC">
            <w:r>
              <w:t>5g.- El usuario decide salir de la sección dando clic al botón de regresar.</w:t>
            </w:r>
          </w:p>
          <w:p w14:paraId="6076B765" w14:textId="77777777" w:rsidR="00296FB9" w:rsidRDefault="00296FB9" w:rsidP="000028DC">
            <w:r>
              <w:t>5g.- El sistema envía al usuario a la sección anterior</w:t>
            </w:r>
          </w:p>
          <w:p w14:paraId="45668551" w14:textId="77777777" w:rsidR="00296FB9" w:rsidRDefault="00296FB9" w:rsidP="000028DC"/>
        </w:tc>
      </w:tr>
      <w:tr w:rsidR="00296FB9" w14:paraId="2CF1B5B6" w14:textId="77777777" w:rsidTr="000028DC">
        <w:trPr>
          <w:trHeight w:val="912"/>
        </w:trPr>
        <w:tc>
          <w:tcPr>
            <w:tcW w:w="4414" w:type="dxa"/>
          </w:tcPr>
          <w:p w14:paraId="129BEA8A" w14:textId="77777777" w:rsidR="00296FB9" w:rsidRDefault="00296FB9" w:rsidP="000028DC">
            <w:pPr>
              <w:rPr>
                <w:b/>
              </w:rPr>
            </w:pPr>
            <w:r>
              <w:rPr>
                <w:b/>
              </w:rPr>
              <w:t xml:space="preserve">Excepción </w:t>
            </w:r>
          </w:p>
        </w:tc>
        <w:tc>
          <w:tcPr>
            <w:tcW w:w="4414" w:type="dxa"/>
          </w:tcPr>
          <w:p w14:paraId="02817692" w14:textId="77777777" w:rsidR="00296FB9" w:rsidRDefault="00296FB9" w:rsidP="000028DC">
            <w:r>
              <w:rPr>
                <w:b/>
              </w:rPr>
              <w:t>Indeseable</w:t>
            </w:r>
          </w:p>
          <w:p w14:paraId="3BAE68A0" w14:textId="77777777" w:rsidR="00296FB9" w:rsidRDefault="00296FB9" w:rsidP="000028DC">
            <w:r>
              <w:t xml:space="preserve">4h.- El sistema no puede conectarse con </w:t>
            </w:r>
            <w:proofErr w:type="gramStart"/>
            <w:r>
              <w:t>la BD</w:t>
            </w:r>
            <w:proofErr w:type="gramEnd"/>
            <w:r>
              <w:t xml:space="preserve"> e informa sobre el inconveniente.</w:t>
            </w:r>
          </w:p>
          <w:p w14:paraId="2CF094B3" w14:textId="77777777" w:rsidR="00296FB9" w:rsidRDefault="00296FB9" w:rsidP="000028DC">
            <w:r>
              <w:t>5h.- El usuario desiste y regresa al menú.</w:t>
            </w:r>
          </w:p>
          <w:p w14:paraId="248567F4" w14:textId="77777777" w:rsidR="00296FB9" w:rsidRPr="00F21615" w:rsidRDefault="00296FB9" w:rsidP="000028DC"/>
        </w:tc>
      </w:tr>
      <w:tr w:rsidR="00296FB9" w14:paraId="67AAA907" w14:textId="77777777" w:rsidTr="000028DC">
        <w:trPr>
          <w:trHeight w:val="77"/>
        </w:trPr>
        <w:tc>
          <w:tcPr>
            <w:tcW w:w="4414" w:type="dxa"/>
          </w:tcPr>
          <w:p w14:paraId="4FD4D830" w14:textId="77777777" w:rsidR="00296FB9" w:rsidRDefault="00296FB9" w:rsidP="000028DC">
            <w:pPr>
              <w:rPr>
                <w:b/>
              </w:rPr>
            </w:pPr>
            <w:r>
              <w:rPr>
                <w:b/>
              </w:rPr>
              <w:t>Postcondiciones</w:t>
            </w:r>
          </w:p>
        </w:tc>
        <w:tc>
          <w:tcPr>
            <w:tcW w:w="4414" w:type="dxa"/>
          </w:tcPr>
          <w:p w14:paraId="337697CF" w14:textId="77777777" w:rsidR="00296FB9" w:rsidRDefault="00296FB9" w:rsidP="000028DC"/>
        </w:tc>
      </w:tr>
      <w:tr w:rsidR="00296FB9" w14:paraId="1F6D8FC5" w14:textId="77777777" w:rsidTr="000028DC">
        <w:trPr>
          <w:trHeight w:val="77"/>
        </w:trPr>
        <w:tc>
          <w:tcPr>
            <w:tcW w:w="4414" w:type="dxa"/>
          </w:tcPr>
          <w:p w14:paraId="192360AA" w14:textId="77777777" w:rsidR="00296FB9" w:rsidRDefault="00296FB9" w:rsidP="000028DC">
            <w:pPr>
              <w:rPr>
                <w:b/>
              </w:rPr>
            </w:pPr>
            <w:r>
              <w:rPr>
                <w:b/>
              </w:rPr>
              <w:t>Entrada:</w:t>
            </w:r>
          </w:p>
        </w:tc>
        <w:tc>
          <w:tcPr>
            <w:tcW w:w="4414" w:type="dxa"/>
          </w:tcPr>
          <w:p w14:paraId="7D401B8B" w14:textId="77777777" w:rsidR="00296FB9" w:rsidRDefault="00296FB9" w:rsidP="000028DC">
            <w:r>
              <w:t>Registro de ingresos y salidas</w:t>
            </w:r>
          </w:p>
        </w:tc>
      </w:tr>
      <w:tr w:rsidR="00296FB9" w14:paraId="6CB95A0C" w14:textId="77777777" w:rsidTr="000028DC">
        <w:trPr>
          <w:trHeight w:val="77"/>
        </w:trPr>
        <w:tc>
          <w:tcPr>
            <w:tcW w:w="4414" w:type="dxa"/>
          </w:tcPr>
          <w:p w14:paraId="49313E2D" w14:textId="77777777" w:rsidR="00296FB9" w:rsidRDefault="00296FB9" w:rsidP="000028DC">
            <w:pPr>
              <w:rPr>
                <w:b/>
              </w:rPr>
            </w:pPr>
            <w:r>
              <w:rPr>
                <w:b/>
              </w:rPr>
              <w:t>Salida:</w:t>
            </w:r>
          </w:p>
        </w:tc>
        <w:tc>
          <w:tcPr>
            <w:tcW w:w="4414" w:type="dxa"/>
          </w:tcPr>
          <w:p w14:paraId="012B1460" w14:textId="77777777" w:rsidR="00296FB9" w:rsidRDefault="00296FB9" w:rsidP="000028DC">
            <w:r>
              <w:t>El registro de gastos.</w:t>
            </w:r>
          </w:p>
        </w:tc>
      </w:tr>
      <w:tr w:rsidR="00296FB9" w14:paraId="6919BAA1" w14:textId="77777777" w:rsidTr="000028DC">
        <w:trPr>
          <w:trHeight w:val="77"/>
        </w:trPr>
        <w:tc>
          <w:tcPr>
            <w:tcW w:w="4414" w:type="dxa"/>
          </w:tcPr>
          <w:p w14:paraId="1DC080E3" w14:textId="77777777" w:rsidR="00296FB9" w:rsidRDefault="00296FB9" w:rsidP="000028DC">
            <w:pPr>
              <w:rPr>
                <w:b/>
              </w:rPr>
            </w:pPr>
            <w:r>
              <w:rPr>
                <w:b/>
              </w:rPr>
              <w:t>Prioridad:</w:t>
            </w:r>
          </w:p>
        </w:tc>
        <w:tc>
          <w:tcPr>
            <w:tcW w:w="4414" w:type="dxa"/>
          </w:tcPr>
          <w:p w14:paraId="7D1D5383" w14:textId="77777777" w:rsidR="00296FB9" w:rsidRDefault="00296FB9" w:rsidP="000028DC">
            <w:r>
              <w:t>Deseable</w:t>
            </w:r>
          </w:p>
        </w:tc>
      </w:tr>
    </w:tbl>
    <w:p w14:paraId="75A4C0D0" w14:textId="77777777" w:rsidR="00B22396" w:rsidRDefault="00B22396">
      <w:pPr>
        <w:rPr>
          <w:rFonts w:ascii="Raleway" w:eastAsiaTheme="majorEastAsia" w:hAnsi="Raleway" w:cs="Arial"/>
          <w:i/>
          <w:iCs/>
          <w:sz w:val="28"/>
          <w:szCs w:val="28"/>
        </w:rPr>
      </w:pPr>
      <w:bookmarkStart w:id="27" w:name="_Toc452731647"/>
      <w:r>
        <w:br w:type="page"/>
      </w:r>
    </w:p>
    <w:p w14:paraId="159AB1AC" w14:textId="5E5B7502" w:rsidR="00296FB9" w:rsidRDefault="00296FB9" w:rsidP="00E10958">
      <w:pPr>
        <w:pStyle w:val="H4"/>
      </w:pPr>
      <w:r>
        <w:lastRenderedPageBreak/>
        <w:t>Consultar donaciones a la biblioteca</w:t>
      </w:r>
      <w:bookmarkEnd w:id="27"/>
    </w:p>
    <w:tbl>
      <w:tblPr>
        <w:tblStyle w:val="Tablaconcuadrcula"/>
        <w:tblW w:w="0" w:type="auto"/>
        <w:tblLayout w:type="fixed"/>
        <w:tblLook w:val="04A0" w:firstRow="1" w:lastRow="0" w:firstColumn="1" w:lastColumn="0" w:noHBand="0" w:noVBand="1"/>
      </w:tblPr>
      <w:tblGrid>
        <w:gridCol w:w="4414"/>
        <w:gridCol w:w="4414"/>
      </w:tblGrid>
      <w:tr w:rsidR="00296FB9" w14:paraId="771FB125" w14:textId="77777777" w:rsidTr="000028DC">
        <w:trPr>
          <w:trHeight w:val="70"/>
        </w:trPr>
        <w:tc>
          <w:tcPr>
            <w:tcW w:w="4414" w:type="dxa"/>
          </w:tcPr>
          <w:p w14:paraId="6A9EC78F" w14:textId="77777777" w:rsidR="00296FB9" w:rsidRPr="005B321B" w:rsidRDefault="00296FB9" w:rsidP="000028DC">
            <w:pPr>
              <w:rPr>
                <w:b/>
              </w:rPr>
            </w:pPr>
            <w:r w:rsidRPr="005B321B">
              <w:rPr>
                <w:b/>
              </w:rPr>
              <w:t>ID:</w:t>
            </w:r>
          </w:p>
        </w:tc>
        <w:tc>
          <w:tcPr>
            <w:tcW w:w="4414" w:type="dxa"/>
          </w:tcPr>
          <w:p w14:paraId="685A9C01" w14:textId="77777777" w:rsidR="00296FB9" w:rsidRDefault="00296FB9" w:rsidP="000028DC">
            <w:r>
              <w:t>CU-13</w:t>
            </w:r>
          </w:p>
        </w:tc>
      </w:tr>
      <w:tr w:rsidR="00296FB9" w14:paraId="20DCE600" w14:textId="77777777" w:rsidTr="000028DC">
        <w:trPr>
          <w:trHeight w:val="70"/>
        </w:trPr>
        <w:tc>
          <w:tcPr>
            <w:tcW w:w="4414" w:type="dxa"/>
          </w:tcPr>
          <w:p w14:paraId="15DBD008" w14:textId="77777777" w:rsidR="00296FB9" w:rsidRPr="005B321B" w:rsidRDefault="00296FB9" w:rsidP="000028DC">
            <w:pPr>
              <w:rPr>
                <w:b/>
              </w:rPr>
            </w:pPr>
            <w:r>
              <w:rPr>
                <w:b/>
              </w:rPr>
              <w:t>Nombre:</w:t>
            </w:r>
          </w:p>
        </w:tc>
        <w:tc>
          <w:tcPr>
            <w:tcW w:w="4414" w:type="dxa"/>
          </w:tcPr>
          <w:p w14:paraId="2CC8727D" w14:textId="77777777" w:rsidR="00296FB9" w:rsidRDefault="00296FB9" w:rsidP="000028DC">
            <w:r>
              <w:t>Consultar donaciones a la biblioteca</w:t>
            </w:r>
          </w:p>
        </w:tc>
      </w:tr>
      <w:tr w:rsidR="00296FB9" w14:paraId="2C32A385" w14:textId="77777777" w:rsidTr="000028DC">
        <w:trPr>
          <w:trHeight w:val="70"/>
        </w:trPr>
        <w:tc>
          <w:tcPr>
            <w:tcW w:w="4414" w:type="dxa"/>
          </w:tcPr>
          <w:p w14:paraId="55705781" w14:textId="77777777" w:rsidR="00296FB9" w:rsidRPr="005B321B" w:rsidRDefault="00296FB9" w:rsidP="000028DC">
            <w:pPr>
              <w:rPr>
                <w:b/>
              </w:rPr>
            </w:pPr>
            <w:r>
              <w:rPr>
                <w:b/>
              </w:rPr>
              <w:t>Actor:</w:t>
            </w:r>
          </w:p>
        </w:tc>
        <w:tc>
          <w:tcPr>
            <w:tcW w:w="4414" w:type="dxa"/>
          </w:tcPr>
          <w:p w14:paraId="51D9D0F8" w14:textId="77777777" w:rsidR="00296FB9" w:rsidRDefault="00296FB9" w:rsidP="000028DC">
            <w:r>
              <w:t>Bibliotecario</w:t>
            </w:r>
          </w:p>
        </w:tc>
      </w:tr>
      <w:tr w:rsidR="00296FB9" w14:paraId="06BB0173" w14:textId="77777777" w:rsidTr="000028DC">
        <w:trPr>
          <w:trHeight w:val="70"/>
        </w:trPr>
        <w:tc>
          <w:tcPr>
            <w:tcW w:w="4414" w:type="dxa"/>
          </w:tcPr>
          <w:p w14:paraId="2DB7EE99" w14:textId="77777777" w:rsidR="00296FB9" w:rsidRPr="005B321B" w:rsidRDefault="00296FB9" w:rsidP="000028DC">
            <w:pPr>
              <w:rPr>
                <w:b/>
              </w:rPr>
            </w:pPr>
            <w:r>
              <w:rPr>
                <w:b/>
              </w:rPr>
              <w:t>Fecha de Creación:</w:t>
            </w:r>
          </w:p>
        </w:tc>
        <w:tc>
          <w:tcPr>
            <w:tcW w:w="4414" w:type="dxa"/>
          </w:tcPr>
          <w:p w14:paraId="04492FCA" w14:textId="77777777" w:rsidR="00296FB9" w:rsidRDefault="00296FB9" w:rsidP="000028DC">
            <w:r>
              <w:t>17/05/2016</w:t>
            </w:r>
          </w:p>
        </w:tc>
      </w:tr>
      <w:tr w:rsidR="00296FB9" w14:paraId="64FCCAB6" w14:textId="77777777" w:rsidTr="000028DC">
        <w:trPr>
          <w:trHeight w:val="70"/>
        </w:trPr>
        <w:tc>
          <w:tcPr>
            <w:tcW w:w="4414" w:type="dxa"/>
          </w:tcPr>
          <w:p w14:paraId="4F333A92" w14:textId="77777777" w:rsidR="00296FB9" w:rsidRPr="005B321B" w:rsidRDefault="00296FB9" w:rsidP="000028DC">
            <w:pPr>
              <w:rPr>
                <w:b/>
              </w:rPr>
            </w:pPr>
            <w:r>
              <w:rPr>
                <w:b/>
              </w:rPr>
              <w:t>Fecha de Modificación:</w:t>
            </w:r>
          </w:p>
        </w:tc>
        <w:tc>
          <w:tcPr>
            <w:tcW w:w="4414" w:type="dxa"/>
          </w:tcPr>
          <w:p w14:paraId="7B5AC9CD" w14:textId="77777777" w:rsidR="00296FB9" w:rsidRDefault="00296FB9" w:rsidP="000028DC">
            <w:r>
              <w:t>20/05/2016</w:t>
            </w:r>
          </w:p>
        </w:tc>
      </w:tr>
      <w:tr w:rsidR="00296FB9" w14:paraId="61080526" w14:textId="77777777" w:rsidTr="000028DC">
        <w:trPr>
          <w:trHeight w:val="70"/>
        </w:trPr>
        <w:tc>
          <w:tcPr>
            <w:tcW w:w="4414" w:type="dxa"/>
          </w:tcPr>
          <w:p w14:paraId="50F99117" w14:textId="77777777" w:rsidR="00296FB9" w:rsidRPr="005B321B" w:rsidRDefault="00296FB9" w:rsidP="000028DC">
            <w:pPr>
              <w:rPr>
                <w:b/>
              </w:rPr>
            </w:pPr>
            <w:r>
              <w:rPr>
                <w:b/>
              </w:rPr>
              <w:t>Autores:</w:t>
            </w:r>
          </w:p>
        </w:tc>
        <w:tc>
          <w:tcPr>
            <w:tcW w:w="4414" w:type="dxa"/>
          </w:tcPr>
          <w:p w14:paraId="11400B8E" w14:textId="77777777" w:rsidR="00296FB9" w:rsidRDefault="00296FB9" w:rsidP="000028DC">
            <w:r>
              <w:t>FRANCISCO GERARDO MARES SOLANO</w:t>
            </w:r>
          </w:p>
        </w:tc>
      </w:tr>
      <w:tr w:rsidR="00296FB9" w14:paraId="39FFFBEC" w14:textId="77777777" w:rsidTr="000028DC">
        <w:trPr>
          <w:trHeight w:val="479"/>
        </w:trPr>
        <w:tc>
          <w:tcPr>
            <w:tcW w:w="4414" w:type="dxa"/>
          </w:tcPr>
          <w:p w14:paraId="0BBA7659" w14:textId="77777777" w:rsidR="00296FB9" w:rsidRPr="005B321B" w:rsidRDefault="00296FB9" w:rsidP="000028DC">
            <w:pPr>
              <w:rPr>
                <w:b/>
              </w:rPr>
            </w:pPr>
            <w:r>
              <w:rPr>
                <w:b/>
              </w:rPr>
              <w:t>Descripción:</w:t>
            </w:r>
          </w:p>
        </w:tc>
        <w:tc>
          <w:tcPr>
            <w:tcW w:w="4414" w:type="dxa"/>
          </w:tcPr>
          <w:p w14:paraId="0B5AEB42" w14:textId="77777777" w:rsidR="00296FB9" w:rsidRDefault="00296FB9" w:rsidP="000028DC">
            <w:r>
              <w:t>El usuario visualiza registros de las donaciones hechas a la biblioteca</w:t>
            </w:r>
          </w:p>
        </w:tc>
      </w:tr>
      <w:tr w:rsidR="00296FB9" w14:paraId="24544283" w14:textId="77777777" w:rsidTr="000028DC">
        <w:trPr>
          <w:trHeight w:val="912"/>
        </w:trPr>
        <w:tc>
          <w:tcPr>
            <w:tcW w:w="4414" w:type="dxa"/>
          </w:tcPr>
          <w:p w14:paraId="2C706860" w14:textId="77777777" w:rsidR="00296FB9" w:rsidRPr="005B321B" w:rsidRDefault="00296FB9" w:rsidP="000028DC">
            <w:pPr>
              <w:rPr>
                <w:b/>
              </w:rPr>
            </w:pPr>
            <w:r>
              <w:rPr>
                <w:b/>
              </w:rPr>
              <w:t>Precondiciones:</w:t>
            </w:r>
          </w:p>
        </w:tc>
        <w:tc>
          <w:tcPr>
            <w:tcW w:w="4414" w:type="dxa"/>
          </w:tcPr>
          <w:p w14:paraId="6F60E3F8" w14:textId="77777777" w:rsidR="00296FB9" w:rsidRDefault="00296FB9" w:rsidP="000028DC">
            <w:r>
              <w:t>El usuario debe estar registrado.</w:t>
            </w:r>
          </w:p>
          <w:p w14:paraId="73168AAA" w14:textId="77777777" w:rsidR="00296FB9" w:rsidRDefault="00296FB9" w:rsidP="000028DC">
            <w:r>
              <w:t>Deben existir ítems registrados en el sistema.</w:t>
            </w:r>
          </w:p>
          <w:p w14:paraId="42D2996A" w14:textId="77777777" w:rsidR="00296FB9" w:rsidRDefault="00296FB9" w:rsidP="000028DC">
            <w:r>
              <w:t>Debe haber conexión al sistema.</w:t>
            </w:r>
          </w:p>
        </w:tc>
      </w:tr>
      <w:tr w:rsidR="00296FB9" w14:paraId="395591EF" w14:textId="77777777" w:rsidTr="000028DC">
        <w:trPr>
          <w:trHeight w:val="912"/>
        </w:trPr>
        <w:tc>
          <w:tcPr>
            <w:tcW w:w="4414" w:type="dxa"/>
          </w:tcPr>
          <w:p w14:paraId="4F886E9C" w14:textId="77777777" w:rsidR="00296FB9" w:rsidRDefault="00296FB9" w:rsidP="000028DC">
            <w:pPr>
              <w:rPr>
                <w:b/>
              </w:rPr>
            </w:pPr>
            <w:r>
              <w:rPr>
                <w:b/>
              </w:rPr>
              <w:t>Flujo Normal:</w:t>
            </w:r>
          </w:p>
        </w:tc>
        <w:tc>
          <w:tcPr>
            <w:tcW w:w="4414" w:type="dxa"/>
          </w:tcPr>
          <w:p w14:paraId="40083A67" w14:textId="77777777" w:rsidR="00296FB9" w:rsidRPr="0030292A" w:rsidRDefault="00296FB9" w:rsidP="000028DC">
            <w:pPr>
              <w:rPr>
                <w:b/>
              </w:rPr>
            </w:pPr>
            <w:r w:rsidRPr="0030292A">
              <w:rPr>
                <w:b/>
              </w:rPr>
              <w:t xml:space="preserve">Exitoso – </w:t>
            </w:r>
            <w:r>
              <w:rPr>
                <w:b/>
              </w:rPr>
              <w:t>Visualización adecuada</w:t>
            </w:r>
          </w:p>
          <w:p w14:paraId="16B55232" w14:textId="77777777" w:rsidR="00296FB9" w:rsidRPr="000E0466" w:rsidRDefault="00296FB9" w:rsidP="000028DC">
            <w:r>
              <w:t xml:space="preserve">1ª.- El usuario da clic en </w:t>
            </w:r>
            <w:r>
              <w:rPr>
                <w:i/>
              </w:rPr>
              <w:t xml:space="preserve">consultar donaciones, </w:t>
            </w:r>
            <w:r>
              <w:t>dentro de la sección correspondiente en el sistema.</w:t>
            </w:r>
          </w:p>
          <w:p w14:paraId="451EF44C" w14:textId="77777777" w:rsidR="00296FB9" w:rsidRDefault="00296FB9" w:rsidP="000028DC">
            <w:r>
              <w:t>2ª.- El sistema despliega una lista de registros y menú para filtrar.</w:t>
            </w:r>
          </w:p>
          <w:p w14:paraId="4F8EE0EC" w14:textId="77777777" w:rsidR="00296FB9" w:rsidRDefault="00296FB9" w:rsidP="000028DC">
            <w:r>
              <w:t>3ª.- El usuario realiza revisa las devoluciones y da clic en regresar.</w:t>
            </w:r>
          </w:p>
          <w:p w14:paraId="3757AB5B" w14:textId="77777777" w:rsidR="00296FB9" w:rsidRPr="00FD24A1" w:rsidRDefault="00296FB9" w:rsidP="000028DC">
            <w:r>
              <w:t>4ª.- El sistema regresa al usuario a la sección anterior.</w:t>
            </w:r>
          </w:p>
        </w:tc>
      </w:tr>
      <w:tr w:rsidR="00296FB9" w14:paraId="5CE3D14D" w14:textId="77777777" w:rsidTr="000028DC">
        <w:trPr>
          <w:trHeight w:val="912"/>
        </w:trPr>
        <w:tc>
          <w:tcPr>
            <w:tcW w:w="4414" w:type="dxa"/>
          </w:tcPr>
          <w:p w14:paraId="22CC496E" w14:textId="77777777" w:rsidR="00296FB9" w:rsidRDefault="00296FB9" w:rsidP="000028DC">
            <w:pPr>
              <w:rPr>
                <w:b/>
              </w:rPr>
            </w:pPr>
            <w:r>
              <w:rPr>
                <w:b/>
              </w:rPr>
              <w:t>Flujo Alterno:</w:t>
            </w:r>
          </w:p>
        </w:tc>
        <w:tc>
          <w:tcPr>
            <w:tcW w:w="4414" w:type="dxa"/>
          </w:tcPr>
          <w:p w14:paraId="1229BF01" w14:textId="77777777" w:rsidR="00296FB9" w:rsidRPr="00AD035F" w:rsidRDefault="00296FB9" w:rsidP="000028DC">
            <w:pPr>
              <w:rPr>
                <w:b/>
              </w:rPr>
            </w:pPr>
            <w:r w:rsidRPr="00AD035F">
              <w:rPr>
                <w:b/>
              </w:rPr>
              <w:t>Alterno – Se filtra la búsqueda</w:t>
            </w:r>
          </w:p>
          <w:p w14:paraId="66914C1F" w14:textId="77777777" w:rsidR="00296FB9" w:rsidRDefault="00296FB9" w:rsidP="000028DC">
            <w:r>
              <w:t>3b.- El usuario aplica un filtro en la búsqueda</w:t>
            </w:r>
          </w:p>
          <w:p w14:paraId="6F223B64" w14:textId="77777777" w:rsidR="00296FB9" w:rsidRDefault="00296FB9" w:rsidP="000028DC">
            <w:r>
              <w:t>4b.- El sistema muestra las devoluciones en ese intervalo.</w:t>
            </w:r>
          </w:p>
          <w:p w14:paraId="0F4D6E62" w14:textId="77777777" w:rsidR="00296FB9" w:rsidRDefault="00296FB9" w:rsidP="000028DC">
            <w:r>
              <w:t>5b.- Regresa al flujo normal</w:t>
            </w:r>
          </w:p>
          <w:p w14:paraId="28904D3E" w14:textId="77777777" w:rsidR="00296FB9" w:rsidRDefault="00296FB9" w:rsidP="000028DC"/>
          <w:p w14:paraId="42EFFA5F" w14:textId="77777777" w:rsidR="00296FB9" w:rsidRPr="00AD035F" w:rsidRDefault="00296FB9" w:rsidP="000028DC">
            <w:pPr>
              <w:rPr>
                <w:b/>
              </w:rPr>
            </w:pPr>
            <w:r w:rsidRPr="00AD035F">
              <w:rPr>
                <w:b/>
              </w:rPr>
              <w:t>Fallido – Filtro inválido</w:t>
            </w:r>
          </w:p>
          <w:p w14:paraId="0B64E6DB" w14:textId="77777777" w:rsidR="00296FB9" w:rsidRDefault="00296FB9" w:rsidP="000028DC">
            <w:r>
              <w:t>4c.- El sistema informa que el rango de fechas es incorrecto.</w:t>
            </w:r>
          </w:p>
          <w:p w14:paraId="38F918F4" w14:textId="77777777" w:rsidR="00296FB9" w:rsidRDefault="00296FB9" w:rsidP="000028DC">
            <w:r>
              <w:t>5c.- El usuario cambia el rango</w:t>
            </w:r>
          </w:p>
          <w:p w14:paraId="473F27B9" w14:textId="77777777" w:rsidR="00296FB9" w:rsidRDefault="00296FB9" w:rsidP="000028DC">
            <w:r>
              <w:t>6c.- Regresa al flujo normal.</w:t>
            </w:r>
          </w:p>
        </w:tc>
      </w:tr>
      <w:tr w:rsidR="00296FB9" w14:paraId="0294E113" w14:textId="77777777" w:rsidTr="000028DC">
        <w:trPr>
          <w:trHeight w:val="912"/>
        </w:trPr>
        <w:tc>
          <w:tcPr>
            <w:tcW w:w="4414" w:type="dxa"/>
          </w:tcPr>
          <w:p w14:paraId="2AE162CC" w14:textId="77777777" w:rsidR="00296FB9" w:rsidRDefault="00296FB9" w:rsidP="000028DC">
            <w:pPr>
              <w:rPr>
                <w:b/>
              </w:rPr>
            </w:pPr>
            <w:r>
              <w:rPr>
                <w:b/>
              </w:rPr>
              <w:t xml:space="preserve">Excepciones: </w:t>
            </w:r>
          </w:p>
        </w:tc>
        <w:tc>
          <w:tcPr>
            <w:tcW w:w="4414" w:type="dxa"/>
          </w:tcPr>
          <w:p w14:paraId="2397EE33" w14:textId="77777777" w:rsidR="00296FB9" w:rsidRPr="00AD035F" w:rsidRDefault="00296FB9" w:rsidP="000028DC">
            <w:pPr>
              <w:rPr>
                <w:b/>
              </w:rPr>
            </w:pPr>
            <w:r w:rsidRPr="00AD035F">
              <w:rPr>
                <w:b/>
              </w:rPr>
              <w:t>Indeseable – Carga fallida</w:t>
            </w:r>
          </w:p>
          <w:p w14:paraId="1699D5F3" w14:textId="77777777" w:rsidR="00296FB9" w:rsidRDefault="00296FB9" w:rsidP="000028DC">
            <w:r>
              <w:t>2d.- El sistema es incapaz de mostrar información.</w:t>
            </w:r>
          </w:p>
          <w:p w14:paraId="26B18054" w14:textId="77777777" w:rsidR="00296FB9" w:rsidRDefault="00296FB9" w:rsidP="000028DC">
            <w:r>
              <w:t>3d.- El usuario sale del menú.</w:t>
            </w:r>
          </w:p>
        </w:tc>
      </w:tr>
      <w:tr w:rsidR="00296FB9" w14:paraId="7D0E3303" w14:textId="77777777" w:rsidTr="000028DC">
        <w:trPr>
          <w:trHeight w:val="70"/>
        </w:trPr>
        <w:tc>
          <w:tcPr>
            <w:tcW w:w="4414" w:type="dxa"/>
          </w:tcPr>
          <w:p w14:paraId="248B3F1D" w14:textId="77777777" w:rsidR="00296FB9" w:rsidRPr="005D213F" w:rsidRDefault="00296FB9" w:rsidP="000028DC">
            <w:r>
              <w:rPr>
                <w:b/>
              </w:rPr>
              <w:t>Post-condiciones:</w:t>
            </w:r>
          </w:p>
        </w:tc>
        <w:tc>
          <w:tcPr>
            <w:tcW w:w="4414" w:type="dxa"/>
          </w:tcPr>
          <w:p w14:paraId="0D0111A2" w14:textId="77777777" w:rsidR="00296FB9" w:rsidRDefault="00296FB9" w:rsidP="000028DC"/>
        </w:tc>
      </w:tr>
      <w:tr w:rsidR="00296FB9" w14:paraId="32F03F9D" w14:textId="77777777" w:rsidTr="000028DC">
        <w:trPr>
          <w:trHeight w:val="70"/>
        </w:trPr>
        <w:tc>
          <w:tcPr>
            <w:tcW w:w="4414" w:type="dxa"/>
          </w:tcPr>
          <w:p w14:paraId="24C7FF04" w14:textId="77777777" w:rsidR="00296FB9" w:rsidRDefault="00296FB9" w:rsidP="000028DC">
            <w:pPr>
              <w:rPr>
                <w:b/>
              </w:rPr>
            </w:pPr>
            <w:r>
              <w:rPr>
                <w:b/>
              </w:rPr>
              <w:t>Entrada:</w:t>
            </w:r>
          </w:p>
        </w:tc>
        <w:tc>
          <w:tcPr>
            <w:tcW w:w="4414" w:type="dxa"/>
          </w:tcPr>
          <w:p w14:paraId="278EF8EC" w14:textId="77777777" w:rsidR="00296FB9" w:rsidRDefault="00296FB9" w:rsidP="000028DC">
            <w:r>
              <w:t>Filtros de búsqueda</w:t>
            </w:r>
          </w:p>
        </w:tc>
      </w:tr>
      <w:tr w:rsidR="00296FB9" w14:paraId="4EB3E648" w14:textId="77777777" w:rsidTr="000028DC">
        <w:trPr>
          <w:trHeight w:val="70"/>
        </w:trPr>
        <w:tc>
          <w:tcPr>
            <w:tcW w:w="4414" w:type="dxa"/>
          </w:tcPr>
          <w:p w14:paraId="45C5479F" w14:textId="77777777" w:rsidR="00296FB9" w:rsidRDefault="00296FB9" w:rsidP="000028DC">
            <w:pPr>
              <w:rPr>
                <w:b/>
              </w:rPr>
            </w:pPr>
            <w:r>
              <w:rPr>
                <w:b/>
              </w:rPr>
              <w:t>Salida:</w:t>
            </w:r>
          </w:p>
        </w:tc>
        <w:tc>
          <w:tcPr>
            <w:tcW w:w="4414" w:type="dxa"/>
          </w:tcPr>
          <w:p w14:paraId="3C597395" w14:textId="77777777" w:rsidR="00296FB9" w:rsidRDefault="00296FB9" w:rsidP="000028DC">
            <w:r>
              <w:t>Lista de registros en el sistema</w:t>
            </w:r>
          </w:p>
        </w:tc>
      </w:tr>
      <w:tr w:rsidR="00296FB9" w14:paraId="790D5CB3" w14:textId="77777777" w:rsidTr="000028DC">
        <w:trPr>
          <w:trHeight w:val="70"/>
        </w:trPr>
        <w:tc>
          <w:tcPr>
            <w:tcW w:w="4414" w:type="dxa"/>
          </w:tcPr>
          <w:p w14:paraId="6696391D" w14:textId="77777777" w:rsidR="00296FB9" w:rsidRDefault="00296FB9" w:rsidP="000028DC">
            <w:pPr>
              <w:rPr>
                <w:b/>
              </w:rPr>
            </w:pPr>
            <w:r>
              <w:rPr>
                <w:b/>
              </w:rPr>
              <w:t>Prioridad:</w:t>
            </w:r>
          </w:p>
        </w:tc>
        <w:tc>
          <w:tcPr>
            <w:tcW w:w="4414" w:type="dxa"/>
          </w:tcPr>
          <w:p w14:paraId="2C19E906" w14:textId="77777777" w:rsidR="00296FB9" w:rsidRDefault="00296FB9" w:rsidP="000028DC">
            <w:r>
              <w:t>Deseable</w:t>
            </w:r>
          </w:p>
        </w:tc>
      </w:tr>
    </w:tbl>
    <w:p w14:paraId="10AA30D9" w14:textId="77777777" w:rsidR="00296FB9" w:rsidRDefault="00296FB9" w:rsidP="00296FB9">
      <w:pPr>
        <w:jc w:val="both"/>
        <w:rPr>
          <w:rFonts w:ascii="Arial" w:hAnsi="Arial" w:cs="Arial"/>
          <w:sz w:val="28"/>
          <w:szCs w:val="28"/>
        </w:rPr>
      </w:pPr>
    </w:p>
    <w:p w14:paraId="3E403B1E" w14:textId="36A4B316" w:rsidR="009E5744" w:rsidRDefault="009E5744" w:rsidP="00FC250E">
      <w:pPr>
        <w:pStyle w:val="H3"/>
      </w:pPr>
      <w:bookmarkStart w:id="28" w:name="_Toc452731648"/>
      <w:r>
        <w:lastRenderedPageBreak/>
        <w:t>Administración</w:t>
      </w:r>
      <w:bookmarkEnd w:id="28"/>
    </w:p>
    <w:p w14:paraId="13697108" w14:textId="4742DA4A" w:rsidR="00296FB9" w:rsidRPr="00296FB9" w:rsidRDefault="00296FB9" w:rsidP="00E10958">
      <w:pPr>
        <w:pStyle w:val="H4"/>
        <w:rPr>
          <w:shd w:val="clear" w:color="auto" w:fill="FEFEFE"/>
        </w:rPr>
      </w:pPr>
      <w:bookmarkStart w:id="29" w:name="_Toc452731649"/>
      <w:r w:rsidRPr="00296FB9">
        <w:rPr>
          <w:shd w:val="clear" w:color="auto" w:fill="FEFEFE"/>
        </w:rPr>
        <w:t>Consultar adquisiciones</w:t>
      </w:r>
      <w:bookmarkEnd w:id="29"/>
    </w:p>
    <w:tbl>
      <w:tblPr>
        <w:tblStyle w:val="Tablaconcuadrcula"/>
        <w:tblW w:w="0" w:type="auto"/>
        <w:tblLayout w:type="fixed"/>
        <w:tblLook w:val="04A0" w:firstRow="1" w:lastRow="0" w:firstColumn="1" w:lastColumn="0" w:noHBand="0" w:noVBand="1"/>
      </w:tblPr>
      <w:tblGrid>
        <w:gridCol w:w="4414"/>
        <w:gridCol w:w="4414"/>
      </w:tblGrid>
      <w:tr w:rsidR="00296FB9" w14:paraId="2AC649AD" w14:textId="77777777" w:rsidTr="000028DC">
        <w:trPr>
          <w:trHeight w:val="325"/>
        </w:trPr>
        <w:tc>
          <w:tcPr>
            <w:tcW w:w="4414" w:type="dxa"/>
          </w:tcPr>
          <w:p w14:paraId="4F220631" w14:textId="77777777" w:rsidR="00296FB9" w:rsidRPr="005B321B" w:rsidRDefault="00296FB9" w:rsidP="000028DC">
            <w:pPr>
              <w:rPr>
                <w:b/>
              </w:rPr>
            </w:pPr>
            <w:r w:rsidRPr="005B321B">
              <w:rPr>
                <w:b/>
              </w:rPr>
              <w:t>ID:</w:t>
            </w:r>
          </w:p>
        </w:tc>
        <w:tc>
          <w:tcPr>
            <w:tcW w:w="4414" w:type="dxa"/>
          </w:tcPr>
          <w:p w14:paraId="67545ED0" w14:textId="77777777" w:rsidR="00296FB9" w:rsidRDefault="00296FB9" w:rsidP="000028DC">
            <w:r>
              <w:t>CU-2</w:t>
            </w:r>
          </w:p>
        </w:tc>
      </w:tr>
      <w:tr w:rsidR="00296FB9" w14:paraId="4C481E87" w14:textId="77777777" w:rsidTr="000028DC">
        <w:trPr>
          <w:trHeight w:val="287"/>
        </w:trPr>
        <w:tc>
          <w:tcPr>
            <w:tcW w:w="4414" w:type="dxa"/>
          </w:tcPr>
          <w:p w14:paraId="14052BD8" w14:textId="77777777" w:rsidR="00296FB9" w:rsidRPr="005B321B" w:rsidRDefault="00296FB9" w:rsidP="000028DC">
            <w:pPr>
              <w:rPr>
                <w:b/>
              </w:rPr>
            </w:pPr>
            <w:r>
              <w:rPr>
                <w:b/>
              </w:rPr>
              <w:t>Nombre:</w:t>
            </w:r>
          </w:p>
        </w:tc>
        <w:tc>
          <w:tcPr>
            <w:tcW w:w="4414" w:type="dxa"/>
          </w:tcPr>
          <w:p w14:paraId="256FC793" w14:textId="77777777" w:rsidR="00296FB9" w:rsidRDefault="00296FB9" w:rsidP="000028DC">
            <w:r w:rsidRPr="007467C0">
              <w:t>Con</w:t>
            </w:r>
            <w:r>
              <w:t xml:space="preserve">sultar </w:t>
            </w:r>
            <w:r w:rsidRPr="007467C0">
              <w:t>adquisiciones</w:t>
            </w:r>
          </w:p>
        </w:tc>
      </w:tr>
      <w:tr w:rsidR="00296FB9" w14:paraId="39B333B5" w14:textId="77777777" w:rsidTr="000028DC">
        <w:trPr>
          <w:trHeight w:val="121"/>
        </w:trPr>
        <w:tc>
          <w:tcPr>
            <w:tcW w:w="4414" w:type="dxa"/>
          </w:tcPr>
          <w:p w14:paraId="05C80FDE" w14:textId="77777777" w:rsidR="00296FB9" w:rsidRPr="005B321B" w:rsidRDefault="00296FB9" w:rsidP="000028DC">
            <w:pPr>
              <w:rPr>
                <w:b/>
              </w:rPr>
            </w:pPr>
            <w:r>
              <w:rPr>
                <w:b/>
              </w:rPr>
              <w:t>Autor:</w:t>
            </w:r>
          </w:p>
        </w:tc>
        <w:tc>
          <w:tcPr>
            <w:tcW w:w="4414" w:type="dxa"/>
          </w:tcPr>
          <w:p w14:paraId="67155D8F" w14:textId="77777777" w:rsidR="00296FB9" w:rsidRDefault="00296FB9" w:rsidP="000028DC">
            <w:r>
              <w:t>Francisco Gerardo Mares Solano</w:t>
            </w:r>
          </w:p>
        </w:tc>
      </w:tr>
      <w:tr w:rsidR="00296FB9" w14:paraId="2B325E09" w14:textId="77777777" w:rsidTr="000028DC">
        <w:trPr>
          <w:trHeight w:val="266"/>
        </w:trPr>
        <w:tc>
          <w:tcPr>
            <w:tcW w:w="4414" w:type="dxa"/>
          </w:tcPr>
          <w:p w14:paraId="2AD36ACA" w14:textId="77777777" w:rsidR="00296FB9" w:rsidRPr="005B321B" w:rsidRDefault="00296FB9" w:rsidP="000028DC">
            <w:pPr>
              <w:rPr>
                <w:b/>
              </w:rPr>
            </w:pPr>
            <w:r>
              <w:rPr>
                <w:b/>
              </w:rPr>
              <w:t>Fecha de Creación:</w:t>
            </w:r>
          </w:p>
        </w:tc>
        <w:tc>
          <w:tcPr>
            <w:tcW w:w="4414" w:type="dxa"/>
          </w:tcPr>
          <w:p w14:paraId="0BB49E87" w14:textId="77777777" w:rsidR="00296FB9" w:rsidRDefault="00296FB9" w:rsidP="000028DC">
            <w:r>
              <w:t>08/03/16</w:t>
            </w:r>
          </w:p>
        </w:tc>
      </w:tr>
      <w:tr w:rsidR="00296FB9" w14:paraId="08AB93F4" w14:textId="77777777" w:rsidTr="000028DC">
        <w:trPr>
          <w:trHeight w:val="270"/>
        </w:trPr>
        <w:tc>
          <w:tcPr>
            <w:tcW w:w="4414" w:type="dxa"/>
          </w:tcPr>
          <w:p w14:paraId="464E5390" w14:textId="77777777" w:rsidR="00296FB9" w:rsidRPr="005B321B" w:rsidRDefault="00296FB9" w:rsidP="000028DC">
            <w:pPr>
              <w:rPr>
                <w:b/>
              </w:rPr>
            </w:pPr>
            <w:r>
              <w:rPr>
                <w:b/>
              </w:rPr>
              <w:t>Fecha de Modificación:</w:t>
            </w:r>
          </w:p>
        </w:tc>
        <w:tc>
          <w:tcPr>
            <w:tcW w:w="4414" w:type="dxa"/>
          </w:tcPr>
          <w:p w14:paraId="45E8A26A" w14:textId="77777777" w:rsidR="00296FB9" w:rsidRDefault="00296FB9" w:rsidP="000028DC">
            <w:r>
              <w:t>19/05/16</w:t>
            </w:r>
          </w:p>
        </w:tc>
      </w:tr>
      <w:tr w:rsidR="00296FB9" w14:paraId="3CCDACDA" w14:textId="77777777" w:rsidTr="000028DC">
        <w:trPr>
          <w:trHeight w:val="274"/>
        </w:trPr>
        <w:tc>
          <w:tcPr>
            <w:tcW w:w="4414" w:type="dxa"/>
          </w:tcPr>
          <w:p w14:paraId="3957AA25" w14:textId="77777777" w:rsidR="00296FB9" w:rsidRPr="005B321B" w:rsidRDefault="00296FB9" w:rsidP="000028DC">
            <w:pPr>
              <w:rPr>
                <w:b/>
              </w:rPr>
            </w:pPr>
            <w:r>
              <w:rPr>
                <w:b/>
              </w:rPr>
              <w:t>Actores:</w:t>
            </w:r>
          </w:p>
        </w:tc>
        <w:tc>
          <w:tcPr>
            <w:tcW w:w="4414" w:type="dxa"/>
          </w:tcPr>
          <w:p w14:paraId="73271140" w14:textId="77777777" w:rsidR="00296FB9" w:rsidRDefault="00296FB9" w:rsidP="000028DC">
            <w:r>
              <w:t>Bibliotecario</w:t>
            </w:r>
          </w:p>
        </w:tc>
      </w:tr>
      <w:tr w:rsidR="00296FB9" w14:paraId="146201FF" w14:textId="77777777" w:rsidTr="000028DC">
        <w:trPr>
          <w:trHeight w:val="562"/>
        </w:trPr>
        <w:tc>
          <w:tcPr>
            <w:tcW w:w="4414" w:type="dxa"/>
          </w:tcPr>
          <w:p w14:paraId="396CF08D" w14:textId="77777777" w:rsidR="00296FB9" w:rsidRPr="005B321B" w:rsidRDefault="00296FB9" w:rsidP="000028DC">
            <w:pPr>
              <w:rPr>
                <w:b/>
              </w:rPr>
            </w:pPr>
            <w:r>
              <w:rPr>
                <w:b/>
              </w:rPr>
              <w:t>Descripción:</w:t>
            </w:r>
          </w:p>
        </w:tc>
        <w:tc>
          <w:tcPr>
            <w:tcW w:w="4414" w:type="dxa"/>
          </w:tcPr>
          <w:p w14:paraId="23552465" w14:textId="77777777" w:rsidR="00296FB9" w:rsidRDefault="00296FB9" w:rsidP="000028DC">
            <w:r>
              <w:t>El bibliotecario lleva tiene acceso al historial de los recursos que han ingresado a la biblioteca.</w:t>
            </w:r>
          </w:p>
        </w:tc>
      </w:tr>
      <w:tr w:rsidR="00296FB9" w14:paraId="48275025" w14:textId="77777777" w:rsidTr="000028DC">
        <w:trPr>
          <w:trHeight w:val="318"/>
        </w:trPr>
        <w:tc>
          <w:tcPr>
            <w:tcW w:w="4414" w:type="dxa"/>
          </w:tcPr>
          <w:p w14:paraId="0EF35C2C" w14:textId="77777777" w:rsidR="00296FB9" w:rsidRPr="005B321B" w:rsidRDefault="00296FB9" w:rsidP="000028DC">
            <w:pPr>
              <w:rPr>
                <w:b/>
              </w:rPr>
            </w:pPr>
            <w:r>
              <w:rPr>
                <w:b/>
              </w:rPr>
              <w:t>Precondiciones:</w:t>
            </w:r>
          </w:p>
        </w:tc>
        <w:tc>
          <w:tcPr>
            <w:tcW w:w="4414" w:type="dxa"/>
          </w:tcPr>
          <w:p w14:paraId="2923B0DE" w14:textId="77777777" w:rsidR="00296FB9" w:rsidRDefault="00296FB9" w:rsidP="000028DC">
            <w:r>
              <w:t>Debe haber ítems registrados.</w:t>
            </w:r>
          </w:p>
          <w:p w14:paraId="594506EB" w14:textId="77777777" w:rsidR="00296FB9" w:rsidRDefault="00296FB9" w:rsidP="000028DC">
            <w:r>
              <w:t>El bibliotecario debe tener la sesión iniciada.</w:t>
            </w:r>
          </w:p>
        </w:tc>
      </w:tr>
      <w:tr w:rsidR="00296FB9" w14:paraId="54C71959" w14:textId="77777777" w:rsidTr="000028DC">
        <w:trPr>
          <w:trHeight w:val="1885"/>
        </w:trPr>
        <w:tc>
          <w:tcPr>
            <w:tcW w:w="4414" w:type="dxa"/>
          </w:tcPr>
          <w:p w14:paraId="273A6F10" w14:textId="77777777" w:rsidR="00296FB9" w:rsidRDefault="00296FB9" w:rsidP="000028DC">
            <w:pPr>
              <w:rPr>
                <w:b/>
              </w:rPr>
            </w:pPr>
            <w:r>
              <w:rPr>
                <w:b/>
              </w:rPr>
              <w:t>Flujo Normal:</w:t>
            </w:r>
          </w:p>
        </w:tc>
        <w:tc>
          <w:tcPr>
            <w:tcW w:w="4414" w:type="dxa"/>
          </w:tcPr>
          <w:p w14:paraId="07C38791" w14:textId="77777777" w:rsidR="00296FB9" w:rsidRPr="004F4C20" w:rsidRDefault="00296FB9" w:rsidP="000028DC">
            <w:pPr>
              <w:rPr>
                <w:b/>
              </w:rPr>
            </w:pPr>
            <w:r w:rsidRPr="004F4C20">
              <w:rPr>
                <w:b/>
              </w:rPr>
              <w:t>Exitoso – Se realiza una consulta</w:t>
            </w:r>
          </w:p>
          <w:p w14:paraId="7334757A" w14:textId="77777777" w:rsidR="00296FB9" w:rsidRDefault="00296FB9" w:rsidP="000028DC">
            <w:r>
              <w:t>1ª.- El usuario ingresa a la sección correspondiente.</w:t>
            </w:r>
          </w:p>
          <w:p w14:paraId="3E8BC52D" w14:textId="77777777" w:rsidR="00296FB9" w:rsidRDefault="00296FB9" w:rsidP="000028DC">
            <w:r>
              <w:t>2ª.- El sistema despliega una lista de las adquisiciones registradas y menú para filtrar.</w:t>
            </w:r>
          </w:p>
          <w:p w14:paraId="131832EE" w14:textId="77777777" w:rsidR="00296FB9" w:rsidRDefault="00296FB9" w:rsidP="000028DC">
            <w:r>
              <w:t>3ª.- El usuario realiza revisa las adquisiciones y da clic en regresar.</w:t>
            </w:r>
          </w:p>
          <w:p w14:paraId="2266974D" w14:textId="77777777" w:rsidR="00296FB9" w:rsidRDefault="00296FB9" w:rsidP="000028DC">
            <w:r>
              <w:t>4ª.- El sistema regresa al usuario a la sección anterior</w:t>
            </w:r>
          </w:p>
        </w:tc>
      </w:tr>
      <w:tr w:rsidR="00296FB9" w14:paraId="5A406ABA" w14:textId="77777777" w:rsidTr="000028DC">
        <w:trPr>
          <w:trHeight w:val="2997"/>
        </w:trPr>
        <w:tc>
          <w:tcPr>
            <w:tcW w:w="4414" w:type="dxa"/>
          </w:tcPr>
          <w:p w14:paraId="752443E5" w14:textId="77777777" w:rsidR="00296FB9" w:rsidRDefault="00296FB9" w:rsidP="000028DC">
            <w:pPr>
              <w:rPr>
                <w:b/>
              </w:rPr>
            </w:pPr>
            <w:r>
              <w:rPr>
                <w:b/>
              </w:rPr>
              <w:t>Flujo Alterno:</w:t>
            </w:r>
          </w:p>
        </w:tc>
        <w:tc>
          <w:tcPr>
            <w:tcW w:w="4414" w:type="dxa"/>
          </w:tcPr>
          <w:p w14:paraId="0B4D9CDC" w14:textId="77777777" w:rsidR="00296FB9" w:rsidRPr="00AD035F" w:rsidRDefault="00296FB9" w:rsidP="000028DC">
            <w:pPr>
              <w:rPr>
                <w:b/>
              </w:rPr>
            </w:pPr>
            <w:r w:rsidRPr="00AD035F">
              <w:rPr>
                <w:b/>
              </w:rPr>
              <w:t>Alterno – Se filtra la búsqueda</w:t>
            </w:r>
          </w:p>
          <w:p w14:paraId="3B87505B" w14:textId="77777777" w:rsidR="00296FB9" w:rsidRDefault="00296FB9" w:rsidP="000028DC">
            <w:r>
              <w:t>3b.- El usuario aplica un filtro en la búsqueda</w:t>
            </w:r>
          </w:p>
          <w:p w14:paraId="512281E2" w14:textId="77777777" w:rsidR="00296FB9" w:rsidRDefault="00296FB9" w:rsidP="000028DC">
            <w:r>
              <w:t>4b.- El sistema muestra las adquisiciones en ese intervalo.</w:t>
            </w:r>
          </w:p>
          <w:p w14:paraId="33DD983D" w14:textId="77777777" w:rsidR="00296FB9" w:rsidRDefault="00296FB9" w:rsidP="000028DC">
            <w:r>
              <w:t>5b.- Regresa al flujo normal</w:t>
            </w:r>
          </w:p>
          <w:p w14:paraId="57262D88" w14:textId="77777777" w:rsidR="00296FB9" w:rsidRDefault="00296FB9" w:rsidP="000028DC"/>
          <w:p w14:paraId="6EAD9E48" w14:textId="77777777" w:rsidR="00296FB9" w:rsidRPr="00AD035F" w:rsidRDefault="00296FB9" w:rsidP="000028DC">
            <w:pPr>
              <w:rPr>
                <w:b/>
              </w:rPr>
            </w:pPr>
            <w:r w:rsidRPr="00AD035F">
              <w:rPr>
                <w:b/>
              </w:rPr>
              <w:t>Fallido – Filtro inválido</w:t>
            </w:r>
          </w:p>
          <w:p w14:paraId="159E353B" w14:textId="77777777" w:rsidR="00296FB9" w:rsidRDefault="00296FB9" w:rsidP="000028DC">
            <w:r>
              <w:t>4c.- El sistema informa que el rango de fechas es incorrecto.</w:t>
            </w:r>
          </w:p>
          <w:p w14:paraId="716CE2AF" w14:textId="77777777" w:rsidR="00296FB9" w:rsidRDefault="00296FB9" w:rsidP="000028DC">
            <w:r>
              <w:t>5c.- El usuario cambia el rango</w:t>
            </w:r>
          </w:p>
          <w:p w14:paraId="79415400" w14:textId="77777777" w:rsidR="00296FB9" w:rsidRDefault="00296FB9" w:rsidP="000028DC">
            <w:r>
              <w:t>6c.- Regresa al flujo normal</w:t>
            </w:r>
          </w:p>
        </w:tc>
      </w:tr>
      <w:tr w:rsidR="00296FB9" w14:paraId="16E15842" w14:textId="77777777" w:rsidTr="000028DC">
        <w:trPr>
          <w:trHeight w:val="761"/>
        </w:trPr>
        <w:tc>
          <w:tcPr>
            <w:tcW w:w="4414" w:type="dxa"/>
          </w:tcPr>
          <w:p w14:paraId="744B3C9B" w14:textId="77777777" w:rsidR="00296FB9" w:rsidRDefault="00296FB9" w:rsidP="000028DC">
            <w:pPr>
              <w:rPr>
                <w:b/>
              </w:rPr>
            </w:pPr>
            <w:r>
              <w:rPr>
                <w:b/>
              </w:rPr>
              <w:t>Excepción</w:t>
            </w:r>
          </w:p>
        </w:tc>
        <w:tc>
          <w:tcPr>
            <w:tcW w:w="4414" w:type="dxa"/>
          </w:tcPr>
          <w:p w14:paraId="0560FAC0" w14:textId="77777777" w:rsidR="00296FB9" w:rsidRPr="00AD035F" w:rsidRDefault="00296FB9" w:rsidP="000028DC">
            <w:pPr>
              <w:rPr>
                <w:b/>
              </w:rPr>
            </w:pPr>
            <w:r w:rsidRPr="00AD035F">
              <w:rPr>
                <w:b/>
              </w:rPr>
              <w:t>Indeseable – Carga fallida</w:t>
            </w:r>
          </w:p>
          <w:p w14:paraId="748055B6" w14:textId="77777777" w:rsidR="00296FB9" w:rsidRDefault="00296FB9" w:rsidP="000028DC">
            <w:r>
              <w:t>2d.- El sistema es incapaz de mostrar información.</w:t>
            </w:r>
          </w:p>
          <w:p w14:paraId="7A652FA2" w14:textId="77777777" w:rsidR="00296FB9" w:rsidRDefault="00296FB9" w:rsidP="000028DC">
            <w:r>
              <w:t>3d.- El usuario sale del menú</w:t>
            </w:r>
          </w:p>
        </w:tc>
      </w:tr>
      <w:tr w:rsidR="00296FB9" w14:paraId="5797D2E6" w14:textId="77777777" w:rsidTr="000028DC">
        <w:trPr>
          <w:trHeight w:val="252"/>
        </w:trPr>
        <w:tc>
          <w:tcPr>
            <w:tcW w:w="4414" w:type="dxa"/>
          </w:tcPr>
          <w:p w14:paraId="5E039FEF" w14:textId="77777777" w:rsidR="00296FB9" w:rsidRDefault="00296FB9" w:rsidP="000028DC">
            <w:pPr>
              <w:rPr>
                <w:b/>
              </w:rPr>
            </w:pPr>
            <w:r>
              <w:rPr>
                <w:b/>
              </w:rPr>
              <w:t>Entrada:</w:t>
            </w:r>
          </w:p>
        </w:tc>
        <w:tc>
          <w:tcPr>
            <w:tcW w:w="4414" w:type="dxa"/>
          </w:tcPr>
          <w:p w14:paraId="4C1B8A5C" w14:textId="77777777" w:rsidR="00296FB9" w:rsidRDefault="00296FB9" w:rsidP="000028DC">
            <w:r>
              <w:t>Consulta.</w:t>
            </w:r>
          </w:p>
        </w:tc>
      </w:tr>
      <w:tr w:rsidR="00296FB9" w14:paraId="30BA72E3" w14:textId="77777777" w:rsidTr="000028DC">
        <w:trPr>
          <w:trHeight w:val="115"/>
        </w:trPr>
        <w:tc>
          <w:tcPr>
            <w:tcW w:w="4414" w:type="dxa"/>
          </w:tcPr>
          <w:p w14:paraId="76829579" w14:textId="77777777" w:rsidR="00296FB9" w:rsidRDefault="00296FB9" w:rsidP="000028DC">
            <w:pPr>
              <w:rPr>
                <w:b/>
              </w:rPr>
            </w:pPr>
            <w:r>
              <w:rPr>
                <w:b/>
              </w:rPr>
              <w:t>Salida:</w:t>
            </w:r>
          </w:p>
        </w:tc>
        <w:tc>
          <w:tcPr>
            <w:tcW w:w="4414" w:type="dxa"/>
          </w:tcPr>
          <w:p w14:paraId="0AAD2D95" w14:textId="77777777" w:rsidR="00296FB9" w:rsidRDefault="00296FB9" w:rsidP="000028DC">
            <w:r>
              <w:t>Lista de ítems adquiridos.</w:t>
            </w:r>
          </w:p>
        </w:tc>
      </w:tr>
      <w:tr w:rsidR="00296FB9" w14:paraId="6DC7A82D" w14:textId="77777777" w:rsidTr="000028DC">
        <w:trPr>
          <w:trHeight w:val="118"/>
        </w:trPr>
        <w:tc>
          <w:tcPr>
            <w:tcW w:w="4414" w:type="dxa"/>
          </w:tcPr>
          <w:p w14:paraId="7BD64C6C" w14:textId="77777777" w:rsidR="00296FB9" w:rsidRDefault="00296FB9" w:rsidP="000028DC">
            <w:pPr>
              <w:rPr>
                <w:b/>
              </w:rPr>
            </w:pPr>
            <w:r>
              <w:rPr>
                <w:b/>
              </w:rPr>
              <w:t>Prioridad:</w:t>
            </w:r>
          </w:p>
        </w:tc>
        <w:tc>
          <w:tcPr>
            <w:tcW w:w="4414" w:type="dxa"/>
          </w:tcPr>
          <w:p w14:paraId="673EC2E5" w14:textId="77777777" w:rsidR="00296FB9" w:rsidRDefault="00296FB9" w:rsidP="000028DC">
            <w:r>
              <w:t>Deseable</w:t>
            </w:r>
          </w:p>
        </w:tc>
      </w:tr>
    </w:tbl>
    <w:p w14:paraId="1A327FD0" w14:textId="77777777" w:rsidR="00B22396" w:rsidRDefault="00B22396">
      <w:pPr>
        <w:rPr>
          <w:rFonts w:ascii="Raleway" w:eastAsiaTheme="majorEastAsia" w:hAnsi="Raleway" w:cs="Arial"/>
          <w:i/>
          <w:iCs/>
          <w:sz w:val="28"/>
          <w:szCs w:val="28"/>
        </w:rPr>
      </w:pPr>
      <w:bookmarkStart w:id="30" w:name="_Toc452731650"/>
      <w:r>
        <w:br w:type="page"/>
      </w:r>
    </w:p>
    <w:p w14:paraId="51E2E410" w14:textId="500991FD" w:rsidR="00296FB9" w:rsidRDefault="00296FB9" w:rsidP="00E10958">
      <w:pPr>
        <w:pStyle w:val="H4"/>
      </w:pPr>
      <w:r w:rsidRPr="009E5744">
        <w:lastRenderedPageBreak/>
        <w:t>Consultar</w:t>
      </w:r>
      <w:r>
        <w:t xml:space="preserve"> devoluciones</w:t>
      </w:r>
      <w:bookmarkEnd w:id="30"/>
    </w:p>
    <w:tbl>
      <w:tblPr>
        <w:tblStyle w:val="Tablaconcuadrcula"/>
        <w:tblW w:w="0" w:type="auto"/>
        <w:tblLayout w:type="fixed"/>
        <w:tblLook w:val="04A0" w:firstRow="1" w:lastRow="0" w:firstColumn="1" w:lastColumn="0" w:noHBand="0" w:noVBand="1"/>
      </w:tblPr>
      <w:tblGrid>
        <w:gridCol w:w="4414"/>
        <w:gridCol w:w="4414"/>
      </w:tblGrid>
      <w:tr w:rsidR="00296FB9" w14:paraId="7C16347C" w14:textId="77777777" w:rsidTr="000028DC">
        <w:trPr>
          <w:trHeight w:val="291"/>
        </w:trPr>
        <w:tc>
          <w:tcPr>
            <w:tcW w:w="4414" w:type="dxa"/>
          </w:tcPr>
          <w:p w14:paraId="085423C4" w14:textId="77777777" w:rsidR="00296FB9" w:rsidRPr="005B321B" w:rsidRDefault="00296FB9" w:rsidP="000028DC">
            <w:pPr>
              <w:rPr>
                <w:b/>
              </w:rPr>
            </w:pPr>
            <w:r w:rsidRPr="005B321B">
              <w:rPr>
                <w:b/>
              </w:rPr>
              <w:t>ID:</w:t>
            </w:r>
          </w:p>
        </w:tc>
        <w:tc>
          <w:tcPr>
            <w:tcW w:w="4414" w:type="dxa"/>
          </w:tcPr>
          <w:p w14:paraId="1EECC389" w14:textId="77777777" w:rsidR="00296FB9" w:rsidRDefault="00296FB9" w:rsidP="000028DC">
            <w:r>
              <w:t>CU-5</w:t>
            </w:r>
          </w:p>
        </w:tc>
      </w:tr>
      <w:tr w:rsidR="00296FB9" w14:paraId="6207DB70" w14:textId="77777777" w:rsidTr="000028DC">
        <w:trPr>
          <w:trHeight w:val="70"/>
        </w:trPr>
        <w:tc>
          <w:tcPr>
            <w:tcW w:w="4414" w:type="dxa"/>
          </w:tcPr>
          <w:p w14:paraId="7AE87174" w14:textId="77777777" w:rsidR="00296FB9" w:rsidRPr="005B321B" w:rsidRDefault="00296FB9" w:rsidP="000028DC">
            <w:pPr>
              <w:rPr>
                <w:b/>
              </w:rPr>
            </w:pPr>
            <w:r>
              <w:rPr>
                <w:b/>
              </w:rPr>
              <w:t>Nombre:</w:t>
            </w:r>
          </w:p>
        </w:tc>
        <w:tc>
          <w:tcPr>
            <w:tcW w:w="4414" w:type="dxa"/>
          </w:tcPr>
          <w:p w14:paraId="42556B72" w14:textId="77777777" w:rsidR="00296FB9" w:rsidRDefault="00296FB9" w:rsidP="000028DC">
            <w:r>
              <w:t>Consultar</w:t>
            </w:r>
            <w:r w:rsidRPr="00F46BAE">
              <w:t xml:space="preserve"> devoluciones</w:t>
            </w:r>
          </w:p>
        </w:tc>
      </w:tr>
      <w:tr w:rsidR="00296FB9" w14:paraId="29812E8F" w14:textId="77777777" w:rsidTr="000028DC">
        <w:trPr>
          <w:trHeight w:val="70"/>
        </w:trPr>
        <w:tc>
          <w:tcPr>
            <w:tcW w:w="4414" w:type="dxa"/>
          </w:tcPr>
          <w:p w14:paraId="627A4E86" w14:textId="77777777" w:rsidR="00296FB9" w:rsidRPr="005B321B" w:rsidRDefault="00296FB9" w:rsidP="000028DC">
            <w:pPr>
              <w:rPr>
                <w:b/>
              </w:rPr>
            </w:pPr>
            <w:r>
              <w:rPr>
                <w:b/>
              </w:rPr>
              <w:t>Autor:</w:t>
            </w:r>
          </w:p>
        </w:tc>
        <w:tc>
          <w:tcPr>
            <w:tcW w:w="4414" w:type="dxa"/>
          </w:tcPr>
          <w:p w14:paraId="092347AB" w14:textId="77777777" w:rsidR="00296FB9" w:rsidRDefault="00296FB9" w:rsidP="000028DC">
            <w:r>
              <w:t>Francisco Gerardo Mares Solano</w:t>
            </w:r>
          </w:p>
        </w:tc>
      </w:tr>
      <w:tr w:rsidR="00296FB9" w14:paraId="283417C8" w14:textId="77777777" w:rsidTr="000028DC">
        <w:trPr>
          <w:trHeight w:val="70"/>
        </w:trPr>
        <w:tc>
          <w:tcPr>
            <w:tcW w:w="4414" w:type="dxa"/>
          </w:tcPr>
          <w:p w14:paraId="5BE3E9B5" w14:textId="77777777" w:rsidR="00296FB9" w:rsidRPr="005B321B" w:rsidRDefault="00296FB9" w:rsidP="000028DC">
            <w:pPr>
              <w:rPr>
                <w:b/>
              </w:rPr>
            </w:pPr>
            <w:r>
              <w:rPr>
                <w:b/>
              </w:rPr>
              <w:t>Fecha de Creación:</w:t>
            </w:r>
          </w:p>
        </w:tc>
        <w:tc>
          <w:tcPr>
            <w:tcW w:w="4414" w:type="dxa"/>
          </w:tcPr>
          <w:p w14:paraId="5189A2B7" w14:textId="77777777" w:rsidR="00296FB9" w:rsidRDefault="00296FB9" w:rsidP="000028DC">
            <w:r>
              <w:t>08/03/16</w:t>
            </w:r>
          </w:p>
        </w:tc>
      </w:tr>
      <w:tr w:rsidR="00296FB9" w14:paraId="5C0C3629" w14:textId="77777777" w:rsidTr="000028DC">
        <w:trPr>
          <w:trHeight w:val="70"/>
        </w:trPr>
        <w:tc>
          <w:tcPr>
            <w:tcW w:w="4414" w:type="dxa"/>
          </w:tcPr>
          <w:p w14:paraId="71810A34" w14:textId="77777777" w:rsidR="00296FB9" w:rsidRPr="005B321B" w:rsidRDefault="00296FB9" w:rsidP="000028DC">
            <w:pPr>
              <w:rPr>
                <w:b/>
              </w:rPr>
            </w:pPr>
            <w:r>
              <w:rPr>
                <w:b/>
              </w:rPr>
              <w:t>Fecha de Modificación:</w:t>
            </w:r>
          </w:p>
        </w:tc>
        <w:tc>
          <w:tcPr>
            <w:tcW w:w="4414" w:type="dxa"/>
          </w:tcPr>
          <w:p w14:paraId="7E714FB8" w14:textId="77777777" w:rsidR="00296FB9" w:rsidRDefault="00296FB9" w:rsidP="000028DC">
            <w:r>
              <w:t>17/05/16</w:t>
            </w:r>
          </w:p>
        </w:tc>
      </w:tr>
      <w:tr w:rsidR="00296FB9" w14:paraId="381BF8BD" w14:textId="77777777" w:rsidTr="000028DC">
        <w:trPr>
          <w:trHeight w:val="70"/>
        </w:trPr>
        <w:tc>
          <w:tcPr>
            <w:tcW w:w="4414" w:type="dxa"/>
          </w:tcPr>
          <w:p w14:paraId="5B86A786" w14:textId="77777777" w:rsidR="00296FB9" w:rsidRPr="005B321B" w:rsidRDefault="00296FB9" w:rsidP="000028DC">
            <w:pPr>
              <w:rPr>
                <w:b/>
              </w:rPr>
            </w:pPr>
            <w:r>
              <w:rPr>
                <w:b/>
              </w:rPr>
              <w:t>Actores:</w:t>
            </w:r>
          </w:p>
        </w:tc>
        <w:tc>
          <w:tcPr>
            <w:tcW w:w="4414" w:type="dxa"/>
          </w:tcPr>
          <w:p w14:paraId="57D59758" w14:textId="77777777" w:rsidR="00296FB9" w:rsidRDefault="00296FB9" w:rsidP="000028DC">
            <w:r>
              <w:t>bibliotecario</w:t>
            </w:r>
          </w:p>
        </w:tc>
      </w:tr>
      <w:tr w:rsidR="00296FB9" w14:paraId="7162C194" w14:textId="77777777" w:rsidTr="000028DC">
        <w:trPr>
          <w:trHeight w:val="283"/>
        </w:trPr>
        <w:tc>
          <w:tcPr>
            <w:tcW w:w="4414" w:type="dxa"/>
          </w:tcPr>
          <w:p w14:paraId="24224879" w14:textId="77777777" w:rsidR="00296FB9" w:rsidRPr="005B321B" w:rsidRDefault="00296FB9" w:rsidP="000028DC">
            <w:pPr>
              <w:rPr>
                <w:b/>
              </w:rPr>
            </w:pPr>
            <w:r>
              <w:rPr>
                <w:b/>
              </w:rPr>
              <w:t>Descripción:</w:t>
            </w:r>
          </w:p>
        </w:tc>
        <w:tc>
          <w:tcPr>
            <w:tcW w:w="4414" w:type="dxa"/>
          </w:tcPr>
          <w:p w14:paraId="52430D51" w14:textId="77777777" w:rsidR="00296FB9" w:rsidRDefault="00296FB9" w:rsidP="000028DC">
            <w:r>
              <w:t>El bibliotecario consulta las devoluciones que se han realizado</w:t>
            </w:r>
          </w:p>
        </w:tc>
      </w:tr>
      <w:tr w:rsidR="00296FB9" w14:paraId="1FB4D2ED" w14:textId="77777777" w:rsidTr="000028DC">
        <w:trPr>
          <w:trHeight w:val="912"/>
        </w:trPr>
        <w:tc>
          <w:tcPr>
            <w:tcW w:w="4414" w:type="dxa"/>
          </w:tcPr>
          <w:p w14:paraId="74A92CD8" w14:textId="77777777" w:rsidR="00296FB9" w:rsidRPr="005B321B" w:rsidRDefault="00296FB9" w:rsidP="000028DC">
            <w:pPr>
              <w:rPr>
                <w:b/>
              </w:rPr>
            </w:pPr>
            <w:r>
              <w:rPr>
                <w:b/>
              </w:rPr>
              <w:t>Precondiciones:</w:t>
            </w:r>
          </w:p>
        </w:tc>
        <w:tc>
          <w:tcPr>
            <w:tcW w:w="4414" w:type="dxa"/>
          </w:tcPr>
          <w:p w14:paraId="192A51D5" w14:textId="77777777" w:rsidR="00296FB9" w:rsidRDefault="00296FB9" w:rsidP="000028DC">
            <w:r>
              <w:t>Deben existir devoluciones en el sistema.</w:t>
            </w:r>
          </w:p>
          <w:p w14:paraId="0792197F" w14:textId="77777777" w:rsidR="00296FB9" w:rsidRDefault="00296FB9" w:rsidP="000028DC">
            <w:r>
              <w:t>El usuario debe tener la sesión iniciada.</w:t>
            </w:r>
          </w:p>
          <w:p w14:paraId="0AE8CAB2" w14:textId="77777777" w:rsidR="00296FB9" w:rsidRDefault="00296FB9" w:rsidP="000028DC">
            <w:r>
              <w:t>Debe haber acceso al servicio.</w:t>
            </w:r>
          </w:p>
        </w:tc>
      </w:tr>
      <w:tr w:rsidR="00296FB9" w14:paraId="46055C81" w14:textId="77777777" w:rsidTr="000028DC">
        <w:trPr>
          <w:trHeight w:val="912"/>
        </w:trPr>
        <w:tc>
          <w:tcPr>
            <w:tcW w:w="4414" w:type="dxa"/>
          </w:tcPr>
          <w:p w14:paraId="770C93C7" w14:textId="77777777" w:rsidR="00296FB9" w:rsidRDefault="00296FB9" w:rsidP="000028DC">
            <w:pPr>
              <w:rPr>
                <w:b/>
              </w:rPr>
            </w:pPr>
            <w:r>
              <w:rPr>
                <w:b/>
              </w:rPr>
              <w:t>Flujo Normal:</w:t>
            </w:r>
          </w:p>
        </w:tc>
        <w:tc>
          <w:tcPr>
            <w:tcW w:w="4414" w:type="dxa"/>
          </w:tcPr>
          <w:p w14:paraId="388E36A6" w14:textId="77777777" w:rsidR="00296FB9" w:rsidRPr="004F4C20" w:rsidRDefault="00296FB9" w:rsidP="000028DC">
            <w:pPr>
              <w:rPr>
                <w:b/>
              </w:rPr>
            </w:pPr>
            <w:r w:rsidRPr="004F4C20">
              <w:rPr>
                <w:b/>
              </w:rPr>
              <w:t>Exitoso – Se realiza una consulta</w:t>
            </w:r>
          </w:p>
          <w:p w14:paraId="42D353CC" w14:textId="77777777" w:rsidR="00296FB9" w:rsidRDefault="00296FB9" w:rsidP="000028DC">
            <w:r>
              <w:t>1ª.- El usuario ingresa a la sección correspondiente.</w:t>
            </w:r>
          </w:p>
          <w:p w14:paraId="40429C9D" w14:textId="77777777" w:rsidR="00296FB9" w:rsidRDefault="00296FB9" w:rsidP="000028DC">
            <w:r>
              <w:t>2ª.- El sistema despliega una lista de las devoluciones registradas y menú para filtrar.</w:t>
            </w:r>
          </w:p>
          <w:p w14:paraId="567F1544" w14:textId="77777777" w:rsidR="00296FB9" w:rsidRDefault="00296FB9" w:rsidP="000028DC">
            <w:r>
              <w:t>3ª.- El usuario realiza revisa las devoluciones y da clic en regresar.</w:t>
            </w:r>
          </w:p>
          <w:p w14:paraId="645FB08F" w14:textId="77777777" w:rsidR="00296FB9" w:rsidRDefault="00296FB9" w:rsidP="000028DC">
            <w:r>
              <w:t>4ª.- El sistema regresa al usuario a la sección anterior.</w:t>
            </w:r>
          </w:p>
        </w:tc>
      </w:tr>
      <w:tr w:rsidR="00296FB9" w14:paraId="346F6702" w14:textId="77777777" w:rsidTr="000028DC">
        <w:trPr>
          <w:trHeight w:val="912"/>
        </w:trPr>
        <w:tc>
          <w:tcPr>
            <w:tcW w:w="4414" w:type="dxa"/>
          </w:tcPr>
          <w:p w14:paraId="56BA92AF" w14:textId="77777777" w:rsidR="00296FB9" w:rsidRDefault="00296FB9" w:rsidP="000028DC">
            <w:pPr>
              <w:rPr>
                <w:b/>
              </w:rPr>
            </w:pPr>
            <w:r>
              <w:rPr>
                <w:b/>
              </w:rPr>
              <w:t>Flujo Alterno:</w:t>
            </w:r>
          </w:p>
        </w:tc>
        <w:tc>
          <w:tcPr>
            <w:tcW w:w="4414" w:type="dxa"/>
          </w:tcPr>
          <w:p w14:paraId="4E9A2AE6" w14:textId="77777777" w:rsidR="00296FB9" w:rsidRPr="00AD035F" w:rsidRDefault="00296FB9" w:rsidP="000028DC">
            <w:pPr>
              <w:rPr>
                <w:b/>
              </w:rPr>
            </w:pPr>
            <w:r w:rsidRPr="00AD035F">
              <w:rPr>
                <w:b/>
              </w:rPr>
              <w:t>Alterno – Se filtra la búsqueda</w:t>
            </w:r>
          </w:p>
          <w:p w14:paraId="0B6CA5E8" w14:textId="77777777" w:rsidR="00296FB9" w:rsidRDefault="00296FB9" w:rsidP="000028DC">
            <w:r>
              <w:t>3b.- El usuario aplica un filtro en la búsqueda</w:t>
            </w:r>
          </w:p>
          <w:p w14:paraId="62255B6B" w14:textId="77777777" w:rsidR="00296FB9" w:rsidRDefault="00296FB9" w:rsidP="000028DC">
            <w:r>
              <w:t>4b.- El sistema muestra las devoluciones en ese intervalo.</w:t>
            </w:r>
          </w:p>
          <w:p w14:paraId="4E31032B" w14:textId="77777777" w:rsidR="00296FB9" w:rsidRDefault="00296FB9" w:rsidP="000028DC">
            <w:r>
              <w:t>5b.- Regresa al flujo normal</w:t>
            </w:r>
          </w:p>
          <w:p w14:paraId="495366A8" w14:textId="77777777" w:rsidR="00296FB9" w:rsidRDefault="00296FB9" w:rsidP="000028DC"/>
          <w:p w14:paraId="1F96134D" w14:textId="77777777" w:rsidR="00296FB9" w:rsidRPr="00AD035F" w:rsidRDefault="00296FB9" w:rsidP="000028DC">
            <w:pPr>
              <w:rPr>
                <w:b/>
              </w:rPr>
            </w:pPr>
            <w:r w:rsidRPr="00AD035F">
              <w:rPr>
                <w:b/>
              </w:rPr>
              <w:t>Fallido – Filtro inválido</w:t>
            </w:r>
          </w:p>
          <w:p w14:paraId="5B6F2366" w14:textId="77777777" w:rsidR="00296FB9" w:rsidRDefault="00296FB9" w:rsidP="000028DC">
            <w:r>
              <w:t>4c.- El sistema informa que el rango de fechas es incorrecto.</w:t>
            </w:r>
          </w:p>
          <w:p w14:paraId="51ADE342" w14:textId="77777777" w:rsidR="00296FB9" w:rsidRDefault="00296FB9" w:rsidP="000028DC">
            <w:r>
              <w:t>5c.- El usuario cambia el rango</w:t>
            </w:r>
          </w:p>
          <w:p w14:paraId="16F447B3" w14:textId="77777777" w:rsidR="00296FB9" w:rsidRDefault="00296FB9" w:rsidP="000028DC">
            <w:r>
              <w:t>6c.- Regresa al flujo normal</w:t>
            </w:r>
          </w:p>
        </w:tc>
      </w:tr>
      <w:tr w:rsidR="00296FB9" w14:paraId="79982793" w14:textId="77777777" w:rsidTr="000028DC">
        <w:trPr>
          <w:trHeight w:val="912"/>
        </w:trPr>
        <w:tc>
          <w:tcPr>
            <w:tcW w:w="4414" w:type="dxa"/>
          </w:tcPr>
          <w:p w14:paraId="30CF8E6B" w14:textId="77777777" w:rsidR="00296FB9" w:rsidRDefault="00296FB9" w:rsidP="000028DC">
            <w:pPr>
              <w:rPr>
                <w:b/>
              </w:rPr>
            </w:pPr>
            <w:r>
              <w:rPr>
                <w:b/>
              </w:rPr>
              <w:t>Excepción</w:t>
            </w:r>
          </w:p>
        </w:tc>
        <w:tc>
          <w:tcPr>
            <w:tcW w:w="4414" w:type="dxa"/>
          </w:tcPr>
          <w:p w14:paraId="25977EC8" w14:textId="77777777" w:rsidR="00296FB9" w:rsidRPr="00AD035F" w:rsidRDefault="00296FB9" w:rsidP="000028DC">
            <w:pPr>
              <w:rPr>
                <w:b/>
              </w:rPr>
            </w:pPr>
            <w:r w:rsidRPr="00AD035F">
              <w:rPr>
                <w:b/>
              </w:rPr>
              <w:t>Indeseable – Carga fallida</w:t>
            </w:r>
          </w:p>
          <w:p w14:paraId="3FE78550" w14:textId="77777777" w:rsidR="00296FB9" w:rsidRDefault="00296FB9" w:rsidP="000028DC">
            <w:r>
              <w:t>2d.- El sistema es incapaz de mostrar información.</w:t>
            </w:r>
          </w:p>
          <w:p w14:paraId="2FF232EB" w14:textId="77777777" w:rsidR="00296FB9" w:rsidRDefault="00296FB9" w:rsidP="000028DC">
            <w:r>
              <w:t>3d.- El usuario sale del menú.</w:t>
            </w:r>
          </w:p>
        </w:tc>
      </w:tr>
      <w:tr w:rsidR="00296FB9" w14:paraId="19D07E88" w14:textId="77777777" w:rsidTr="000028DC">
        <w:trPr>
          <w:trHeight w:val="70"/>
        </w:trPr>
        <w:tc>
          <w:tcPr>
            <w:tcW w:w="4414" w:type="dxa"/>
          </w:tcPr>
          <w:p w14:paraId="5D333A2C" w14:textId="77777777" w:rsidR="00296FB9" w:rsidRDefault="00296FB9" w:rsidP="000028DC">
            <w:pPr>
              <w:rPr>
                <w:b/>
              </w:rPr>
            </w:pPr>
            <w:r>
              <w:rPr>
                <w:b/>
              </w:rPr>
              <w:t>Postcondiciones</w:t>
            </w:r>
          </w:p>
        </w:tc>
        <w:tc>
          <w:tcPr>
            <w:tcW w:w="4414" w:type="dxa"/>
          </w:tcPr>
          <w:p w14:paraId="114B88EC" w14:textId="77777777" w:rsidR="00296FB9" w:rsidRDefault="00296FB9" w:rsidP="000028DC"/>
        </w:tc>
      </w:tr>
      <w:tr w:rsidR="00296FB9" w14:paraId="0F9E080E" w14:textId="77777777" w:rsidTr="000028DC">
        <w:trPr>
          <w:trHeight w:val="70"/>
        </w:trPr>
        <w:tc>
          <w:tcPr>
            <w:tcW w:w="4414" w:type="dxa"/>
          </w:tcPr>
          <w:p w14:paraId="6E92F51B" w14:textId="77777777" w:rsidR="00296FB9" w:rsidRDefault="00296FB9" w:rsidP="000028DC">
            <w:pPr>
              <w:rPr>
                <w:b/>
              </w:rPr>
            </w:pPr>
            <w:r>
              <w:rPr>
                <w:b/>
              </w:rPr>
              <w:t>Entrada:</w:t>
            </w:r>
          </w:p>
        </w:tc>
        <w:tc>
          <w:tcPr>
            <w:tcW w:w="4414" w:type="dxa"/>
          </w:tcPr>
          <w:p w14:paraId="16D1F483" w14:textId="77777777" w:rsidR="00296FB9" w:rsidRDefault="00296FB9" w:rsidP="000028DC">
            <w:r>
              <w:t>Intervalo de fecha</w:t>
            </w:r>
          </w:p>
        </w:tc>
      </w:tr>
      <w:tr w:rsidR="00296FB9" w14:paraId="377A097C" w14:textId="77777777" w:rsidTr="000028DC">
        <w:trPr>
          <w:trHeight w:val="70"/>
        </w:trPr>
        <w:tc>
          <w:tcPr>
            <w:tcW w:w="4414" w:type="dxa"/>
          </w:tcPr>
          <w:p w14:paraId="3CA7B8FC" w14:textId="77777777" w:rsidR="00296FB9" w:rsidRDefault="00296FB9" w:rsidP="000028DC">
            <w:pPr>
              <w:rPr>
                <w:b/>
              </w:rPr>
            </w:pPr>
            <w:r>
              <w:rPr>
                <w:b/>
              </w:rPr>
              <w:t>Salida:</w:t>
            </w:r>
          </w:p>
        </w:tc>
        <w:tc>
          <w:tcPr>
            <w:tcW w:w="4414" w:type="dxa"/>
          </w:tcPr>
          <w:p w14:paraId="0970625C" w14:textId="77777777" w:rsidR="00296FB9" w:rsidRDefault="00296FB9" w:rsidP="000028DC">
            <w:r>
              <w:t>Lista de las devoluciones registradas</w:t>
            </w:r>
          </w:p>
        </w:tc>
      </w:tr>
      <w:tr w:rsidR="00296FB9" w14:paraId="26A949CD" w14:textId="77777777" w:rsidTr="000028DC">
        <w:trPr>
          <w:trHeight w:val="70"/>
        </w:trPr>
        <w:tc>
          <w:tcPr>
            <w:tcW w:w="4414" w:type="dxa"/>
          </w:tcPr>
          <w:p w14:paraId="5FCABE60" w14:textId="77777777" w:rsidR="00296FB9" w:rsidRDefault="00296FB9" w:rsidP="000028DC">
            <w:pPr>
              <w:rPr>
                <w:b/>
              </w:rPr>
            </w:pPr>
            <w:r>
              <w:rPr>
                <w:b/>
              </w:rPr>
              <w:t>Prioridad:</w:t>
            </w:r>
          </w:p>
        </w:tc>
        <w:tc>
          <w:tcPr>
            <w:tcW w:w="4414" w:type="dxa"/>
          </w:tcPr>
          <w:p w14:paraId="7FF64B07" w14:textId="77777777" w:rsidR="00296FB9" w:rsidRDefault="00296FB9" w:rsidP="000028DC">
            <w:r>
              <w:t>Deseable</w:t>
            </w:r>
          </w:p>
        </w:tc>
      </w:tr>
    </w:tbl>
    <w:p w14:paraId="1020FE11" w14:textId="77777777" w:rsidR="00B22396" w:rsidRDefault="00B22396">
      <w:bookmarkStart w:id="31" w:name="_Toc452731651"/>
      <w:r>
        <w:br w:type="page"/>
      </w:r>
    </w:p>
    <w:p w14:paraId="3FB8AFC3" w14:textId="559D570A" w:rsidR="00296FB9" w:rsidRDefault="00296FB9" w:rsidP="00E10958">
      <w:pPr>
        <w:pStyle w:val="H4"/>
      </w:pPr>
      <w:r>
        <w:lastRenderedPageBreak/>
        <w:t xml:space="preserve">Registrar </w:t>
      </w:r>
      <w:r w:rsidRPr="00B22396">
        <w:t>préstamo</w:t>
      </w:r>
      <w:bookmarkEnd w:id="31"/>
    </w:p>
    <w:tbl>
      <w:tblPr>
        <w:tblStyle w:val="Tablaconcuadrcula"/>
        <w:tblW w:w="0" w:type="auto"/>
        <w:tblLayout w:type="fixed"/>
        <w:tblLook w:val="04A0" w:firstRow="1" w:lastRow="0" w:firstColumn="1" w:lastColumn="0" w:noHBand="0" w:noVBand="1"/>
      </w:tblPr>
      <w:tblGrid>
        <w:gridCol w:w="4414"/>
        <w:gridCol w:w="4414"/>
      </w:tblGrid>
      <w:tr w:rsidR="00296FB9" w14:paraId="503D8A94" w14:textId="77777777" w:rsidTr="000028DC">
        <w:trPr>
          <w:trHeight w:val="275"/>
        </w:trPr>
        <w:tc>
          <w:tcPr>
            <w:tcW w:w="4414" w:type="dxa"/>
          </w:tcPr>
          <w:p w14:paraId="2B3B968C" w14:textId="77777777" w:rsidR="00296FB9" w:rsidRPr="005B321B" w:rsidRDefault="00296FB9" w:rsidP="000028DC">
            <w:pPr>
              <w:rPr>
                <w:b/>
              </w:rPr>
            </w:pPr>
            <w:r w:rsidRPr="005B321B">
              <w:rPr>
                <w:b/>
              </w:rPr>
              <w:t>ID:</w:t>
            </w:r>
          </w:p>
        </w:tc>
        <w:tc>
          <w:tcPr>
            <w:tcW w:w="4414" w:type="dxa"/>
          </w:tcPr>
          <w:p w14:paraId="280B3002" w14:textId="77777777" w:rsidR="00296FB9" w:rsidRDefault="00296FB9" w:rsidP="000028DC">
            <w:r>
              <w:t>CU-4</w:t>
            </w:r>
          </w:p>
        </w:tc>
      </w:tr>
      <w:tr w:rsidR="00296FB9" w14:paraId="5AD353FD" w14:textId="77777777" w:rsidTr="000028DC">
        <w:trPr>
          <w:trHeight w:val="70"/>
        </w:trPr>
        <w:tc>
          <w:tcPr>
            <w:tcW w:w="4414" w:type="dxa"/>
          </w:tcPr>
          <w:p w14:paraId="63FA1F0A" w14:textId="77777777" w:rsidR="00296FB9" w:rsidRPr="005B321B" w:rsidRDefault="00296FB9" w:rsidP="000028DC">
            <w:pPr>
              <w:rPr>
                <w:b/>
              </w:rPr>
            </w:pPr>
            <w:r>
              <w:rPr>
                <w:b/>
              </w:rPr>
              <w:t>Nombre:</w:t>
            </w:r>
          </w:p>
        </w:tc>
        <w:tc>
          <w:tcPr>
            <w:tcW w:w="4414" w:type="dxa"/>
          </w:tcPr>
          <w:p w14:paraId="0D85A338" w14:textId="77777777" w:rsidR="00296FB9" w:rsidRDefault="00296FB9" w:rsidP="000028DC">
            <w:r w:rsidRPr="004F4C20">
              <w:t>Registrar préstamo</w:t>
            </w:r>
          </w:p>
        </w:tc>
      </w:tr>
      <w:tr w:rsidR="00296FB9" w14:paraId="648973D7" w14:textId="77777777" w:rsidTr="000028DC">
        <w:trPr>
          <w:trHeight w:val="269"/>
        </w:trPr>
        <w:tc>
          <w:tcPr>
            <w:tcW w:w="4414" w:type="dxa"/>
          </w:tcPr>
          <w:p w14:paraId="7849F709" w14:textId="77777777" w:rsidR="00296FB9" w:rsidRPr="005B321B" w:rsidRDefault="00296FB9" w:rsidP="000028DC">
            <w:pPr>
              <w:rPr>
                <w:b/>
              </w:rPr>
            </w:pPr>
            <w:r>
              <w:rPr>
                <w:b/>
              </w:rPr>
              <w:t>Autor:</w:t>
            </w:r>
          </w:p>
        </w:tc>
        <w:tc>
          <w:tcPr>
            <w:tcW w:w="4414" w:type="dxa"/>
          </w:tcPr>
          <w:p w14:paraId="48970436" w14:textId="77777777" w:rsidR="00296FB9" w:rsidRDefault="00296FB9" w:rsidP="000028DC">
            <w:r>
              <w:t>Francisco Gerardo Mares Solano</w:t>
            </w:r>
          </w:p>
        </w:tc>
      </w:tr>
      <w:tr w:rsidR="00296FB9" w14:paraId="38CAC5D1" w14:textId="77777777" w:rsidTr="000028DC">
        <w:trPr>
          <w:trHeight w:val="287"/>
        </w:trPr>
        <w:tc>
          <w:tcPr>
            <w:tcW w:w="4414" w:type="dxa"/>
          </w:tcPr>
          <w:p w14:paraId="082DF259" w14:textId="77777777" w:rsidR="00296FB9" w:rsidRPr="005B321B" w:rsidRDefault="00296FB9" w:rsidP="000028DC">
            <w:pPr>
              <w:rPr>
                <w:b/>
              </w:rPr>
            </w:pPr>
            <w:r>
              <w:rPr>
                <w:b/>
              </w:rPr>
              <w:t>Fecha de Creación:</w:t>
            </w:r>
          </w:p>
        </w:tc>
        <w:tc>
          <w:tcPr>
            <w:tcW w:w="4414" w:type="dxa"/>
          </w:tcPr>
          <w:p w14:paraId="65B701BE" w14:textId="77777777" w:rsidR="00296FB9" w:rsidRDefault="00296FB9" w:rsidP="000028DC">
            <w:r>
              <w:t>08/03/16</w:t>
            </w:r>
          </w:p>
        </w:tc>
      </w:tr>
      <w:tr w:rsidR="00296FB9" w14:paraId="61061E53" w14:textId="77777777" w:rsidTr="000028DC">
        <w:trPr>
          <w:trHeight w:val="70"/>
        </w:trPr>
        <w:tc>
          <w:tcPr>
            <w:tcW w:w="4414" w:type="dxa"/>
          </w:tcPr>
          <w:p w14:paraId="5613BD10" w14:textId="77777777" w:rsidR="00296FB9" w:rsidRPr="005B321B" w:rsidRDefault="00296FB9" w:rsidP="000028DC">
            <w:pPr>
              <w:rPr>
                <w:b/>
              </w:rPr>
            </w:pPr>
            <w:r>
              <w:rPr>
                <w:b/>
              </w:rPr>
              <w:t>Fecha de Modificación:</w:t>
            </w:r>
          </w:p>
        </w:tc>
        <w:tc>
          <w:tcPr>
            <w:tcW w:w="4414" w:type="dxa"/>
          </w:tcPr>
          <w:p w14:paraId="4E48FC5B" w14:textId="77777777" w:rsidR="00296FB9" w:rsidRDefault="00296FB9" w:rsidP="000028DC">
            <w:r>
              <w:t>17/05/16</w:t>
            </w:r>
          </w:p>
        </w:tc>
      </w:tr>
      <w:tr w:rsidR="00296FB9" w14:paraId="3F12B215" w14:textId="77777777" w:rsidTr="000028DC">
        <w:trPr>
          <w:trHeight w:val="70"/>
        </w:trPr>
        <w:tc>
          <w:tcPr>
            <w:tcW w:w="4414" w:type="dxa"/>
          </w:tcPr>
          <w:p w14:paraId="42C64C3D" w14:textId="77777777" w:rsidR="00296FB9" w:rsidRPr="005B321B" w:rsidRDefault="00296FB9" w:rsidP="000028DC">
            <w:pPr>
              <w:rPr>
                <w:b/>
              </w:rPr>
            </w:pPr>
            <w:r>
              <w:rPr>
                <w:b/>
              </w:rPr>
              <w:t>Actores:</w:t>
            </w:r>
          </w:p>
        </w:tc>
        <w:tc>
          <w:tcPr>
            <w:tcW w:w="4414" w:type="dxa"/>
          </w:tcPr>
          <w:p w14:paraId="4C67A430" w14:textId="77777777" w:rsidR="00296FB9" w:rsidRDefault="00296FB9" w:rsidP="000028DC">
            <w:r>
              <w:t>Bibliotecario</w:t>
            </w:r>
          </w:p>
        </w:tc>
      </w:tr>
      <w:tr w:rsidR="00296FB9" w14:paraId="755172E1" w14:textId="77777777" w:rsidTr="000028DC">
        <w:trPr>
          <w:trHeight w:val="128"/>
        </w:trPr>
        <w:tc>
          <w:tcPr>
            <w:tcW w:w="4414" w:type="dxa"/>
          </w:tcPr>
          <w:p w14:paraId="4B46B801" w14:textId="77777777" w:rsidR="00296FB9" w:rsidRPr="005B321B" w:rsidRDefault="00296FB9" w:rsidP="000028DC">
            <w:pPr>
              <w:rPr>
                <w:b/>
              </w:rPr>
            </w:pPr>
            <w:r>
              <w:rPr>
                <w:b/>
              </w:rPr>
              <w:t>Descripción:</w:t>
            </w:r>
          </w:p>
        </w:tc>
        <w:tc>
          <w:tcPr>
            <w:tcW w:w="4414" w:type="dxa"/>
          </w:tcPr>
          <w:p w14:paraId="730DD92C" w14:textId="77777777" w:rsidR="00296FB9" w:rsidRDefault="00296FB9" w:rsidP="000028DC">
            <w:r>
              <w:t>El bibliotecario registrar el préstamo de un ítem para un alumno o profesor.</w:t>
            </w:r>
          </w:p>
        </w:tc>
      </w:tr>
      <w:tr w:rsidR="00296FB9" w14:paraId="34D64EE8" w14:textId="77777777" w:rsidTr="000028DC">
        <w:trPr>
          <w:trHeight w:val="434"/>
        </w:trPr>
        <w:tc>
          <w:tcPr>
            <w:tcW w:w="4414" w:type="dxa"/>
          </w:tcPr>
          <w:p w14:paraId="50B1125B" w14:textId="77777777" w:rsidR="00296FB9" w:rsidRPr="005B321B" w:rsidRDefault="00296FB9" w:rsidP="000028DC">
            <w:pPr>
              <w:rPr>
                <w:b/>
              </w:rPr>
            </w:pPr>
            <w:r>
              <w:rPr>
                <w:b/>
              </w:rPr>
              <w:t>Precondiciones:</w:t>
            </w:r>
          </w:p>
        </w:tc>
        <w:tc>
          <w:tcPr>
            <w:tcW w:w="4414" w:type="dxa"/>
          </w:tcPr>
          <w:p w14:paraId="341A0733" w14:textId="77777777" w:rsidR="00296FB9" w:rsidRDefault="00296FB9" w:rsidP="000028DC">
            <w:r>
              <w:t xml:space="preserve">Deben existir ítems en </w:t>
            </w:r>
            <w:proofErr w:type="gramStart"/>
            <w:r>
              <w:t>la BD</w:t>
            </w:r>
            <w:proofErr w:type="gramEnd"/>
            <w:r>
              <w:t>.</w:t>
            </w:r>
          </w:p>
          <w:p w14:paraId="6592F6B5" w14:textId="77777777" w:rsidR="00296FB9" w:rsidRDefault="00296FB9" w:rsidP="000028DC">
            <w:r>
              <w:t>Debe haber alumnos registrados.</w:t>
            </w:r>
          </w:p>
          <w:p w14:paraId="520F6D06" w14:textId="77777777" w:rsidR="00296FB9" w:rsidRDefault="00296FB9" w:rsidP="000028DC">
            <w:r>
              <w:t>Debe haber conexión a la BD.</w:t>
            </w:r>
          </w:p>
        </w:tc>
      </w:tr>
      <w:tr w:rsidR="00296FB9" w14:paraId="3F55A13B" w14:textId="77777777" w:rsidTr="000028DC">
        <w:trPr>
          <w:trHeight w:val="1891"/>
        </w:trPr>
        <w:tc>
          <w:tcPr>
            <w:tcW w:w="4414" w:type="dxa"/>
          </w:tcPr>
          <w:p w14:paraId="1C9DD7F3" w14:textId="77777777" w:rsidR="00296FB9" w:rsidRDefault="00296FB9" w:rsidP="000028DC">
            <w:pPr>
              <w:rPr>
                <w:b/>
              </w:rPr>
            </w:pPr>
            <w:r>
              <w:rPr>
                <w:b/>
              </w:rPr>
              <w:t>Flujo Normal:</w:t>
            </w:r>
          </w:p>
        </w:tc>
        <w:tc>
          <w:tcPr>
            <w:tcW w:w="4414" w:type="dxa"/>
          </w:tcPr>
          <w:p w14:paraId="6E724B8F" w14:textId="77777777" w:rsidR="00296FB9" w:rsidRPr="006E29A4" w:rsidRDefault="00296FB9" w:rsidP="000028DC">
            <w:pPr>
              <w:rPr>
                <w:b/>
              </w:rPr>
            </w:pPr>
            <w:r w:rsidRPr="006E29A4">
              <w:rPr>
                <w:b/>
              </w:rPr>
              <w:t>Exitoso – préstamo registrado</w:t>
            </w:r>
          </w:p>
          <w:p w14:paraId="31C99553" w14:textId="77777777" w:rsidR="00296FB9" w:rsidRDefault="00296FB9" w:rsidP="000028DC">
            <w:r>
              <w:t>1ª.- El usuario ingresa a la sección correspondiente.</w:t>
            </w:r>
          </w:p>
          <w:p w14:paraId="1D726C0B" w14:textId="77777777" w:rsidR="00296FB9" w:rsidRDefault="00296FB9" w:rsidP="000028DC">
            <w:r>
              <w:t>2ª.- El sistema despliega un formato para registrar un préstamo.</w:t>
            </w:r>
          </w:p>
          <w:p w14:paraId="49A7A222" w14:textId="77777777" w:rsidR="00296FB9" w:rsidRDefault="00296FB9" w:rsidP="000028DC">
            <w:r>
              <w:t>3ª.- El usuario ingresa los campos con el id del ítem y la matrícula del alumno y envía la información.</w:t>
            </w:r>
          </w:p>
          <w:p w14:paraId="3F03DEC6" w14:textId="77777777" w:rsidR="00296FB9" w:rsidRDefault="00296FB9" w:rsidP="000028DC">
            <w:r>
              <w:t>4ª.- El sistema pide confirmar la transacción.</w:t>
            </w:r>
          </w:p>
          <w:p w14:paraId="12862567" w14:textId="77777777" w:rsidR="00296FB9" w:rsidRDefault="00296FB9" w:rsidP="000028DC">
            <w:r>
              <w:t>5ª.- El usuario acepta y sale de la sección.</w:t>
            </w:r>
          </w:p>
        </w:tc>
      </w:tr>
      <w:tr w:rsidR="00296FB9" w14:paraId="0DDAC776" w14:textId="77777777" w:rsidTr="000028DC">
        <w:trPr>
          <w:trHeight w:val="912"/>
        </w:trPr>
        <w:tc>
          <w:tcPr>
            <w:tcW w:w="4414" w:type="dxa"/>
          </w:tcPr>
          <w:p w14:paraId="531732D8" w14:textId="77777777" w:rsidR="00296FB9" w:rsidRDefault="00296FB9" w:rsidP="000028DC">
            <w:pPr>
              <w:rPr>
                <w:b/>
              </w:rPr>
            </w:pPr>
            <w:r>
              <w:rPr>
                <w:b/>
              </w:rPr>
              <w:t>Flujo Alterno:</w:t>
            </w:r>
          </w:p>
        </w:tc>
        <w:tc>
          <w:tcPr>
            <w:tcW w:w="4414" w:type="dxa"/>
          </w:tcPr>
          <w:p w14:paraId="3C065D37" w14:textId="77777777" w:rsidR="00296FB9" w:rsidRPr="006E29A4" w:rsidRDefault="00296FB9" w:rsidP="000028DC">
            <w:pPr>
              <w:rPr>
                <w:b/>
              </w:rPr>
            </w:pPr>
            <w:r>
              <w:rPr>
                <w:b/>
              </w:rPr>
              <w:t xml:space="preserve">Fallido </w:t>
            </w:r>
            <w:r w:rsidRPr="006E29A4">
              <w:rPr>
                <w:b/>
              </w:rPr>
              <w:t>– límite de préstamo superado</w:t>
            </w:r>
          </w:p>
          <w:p w14:paraId="5B32CB2A" w14:textId="77777777" w:rsidR="00296FB9" w:rsidRDefault="00296FB9" w:rsidP="000028DC">
            <w:r>
              <w:t>4b.- El sistema informa que el alumno o profesor superó el límite de ítems prestados.</w:t>
            </w:r>
          </w:p>
          <w:p w14:paraId="46A8EF56" w14:textId="77777777" w:rsidR="00296FB9" w:rsidRDefault="00296FB9" w:rsidP="000028DC">
            <w:r>
              <w:t>5b.- El usuario sale del sistema.</w:t>
            </w:r>
          </w:p>
          <w:p w14:paraId="59F2915B" w14:textId="77777777" w:rsidR="00296FB9" w:rsidRPr="006E29A4" w:rsidRDefault="00296FB9" w:rsidP="000028DC">
            <w:pPr>
              <w:rPr>
                <w:b/>
              </w:rPr>
            </w:pPr>
            <w:r>
              <w:rPr>
                <w:b/>
              </w:rPr>
              <w:t xml:space="preserve">Alterno </w:t>
            </w:r>
            <w:r w:rsidRPr="006E29A4">
              <w:rPr>
                <w:b/>
              </w:rPr>
              <w:t>– Matrícula o identificador erróneos</w:t>
            </w:r>
          </w:p>
          <w:p w14:paraId="49BF251A" w14:textId="77777777" w:rsidR="00296FB9" w:rsidRDefault="00296FB9" w:rsidP="000028DC">
            <w:r>
              <w:t>4c.- El sistema informa que uno de los campos contiene datos incorrectos.</w:t>
            </w:r>
          </w:p>
          <w:p w14:paraId="44FF3681" w14:textId="77777777" w:rsidR="00296FB9" w:rsidRDefault="00296FB9" w:rsidP="000028DC">
            <w:r>
              <w:t>5c.- El usuario sale del sistema.</w:t>
            </w:r>
          </w:p>
        </w:tc>
      </w:tr>
      <w:tr w:rsidR="00296FB9" w14:paraId="69A15C31" w14:textId="77777777" w:rsidTr="000028DC">
        <w:trPr>
          <w:trHeight w:val="912"/>
        </w:trPr>
        <w:tc>
          <w:tcPr>
            <w:tcW w:w="4414" w:type="dxa"/>
          </w:tcPr>
          <w:p w14:paraId="1D22B01E" w14:textId="77777777" w:rsidR="00296FB9" w:rsidRDefault="00296FB9" w:rsidP="000028DC">
            <w:pPr>
              <w:rPr>
                <w:b/>
              </w:rPr>
            </w:pPr>
            <w:r>
              <w:rPr>
                <w:b/>
              </w:rPr>
              <w:t>Excepción</w:t>
            </w:r>
          </w:p>
        </w:tc>
        <w:tc>
          <w:tcPr>
            <w:tcW w:w="4414" w:type="dxa"/>
          </w:tcPr>
          <w:p w14:paraId="56CB35DB" w14:textId="77777777" w:rsidR="00296FB9" w:rsidRDefault="00296FB9" w:rsidP="000028DC">
            <w:pPr>
              <w:rPr>
                <w:b/>
              </w:rPr>
            </w:pPr>
            <w:r>
              <w:rPr>
                <w:b/>
              </w:rPr>
              <w:t>Indeseable – No sé puede realizar</w:t>
            </w:r>
          </w:p>
          <w:p w14:paraId="4CDDECEC" w14:textId="77777777" w:rsidR="00296FB9" w:rsidRDefault="00296FB9" w:rsidP="000028DC">
            <w:r>
              <w:t xml:space="preserve">4d.-El sistema informa que no se puede conectar </w:t>
            </w:r>
            <w:proofErr w:type="gramStart"/>
            <w:r>
              <w:t>a la BD</w:t>
            </w:r>
            <w:proofErr w:type="gramEnd"/>
            <w:r>
              <w:t>.</w:t>
            </w:r>
          </w:p>
          <w:p w14:paraId="78D6F5D1" w14:textId="77777777" w:rsidR="00296FB9" w:rsidRDefault="00296FB9" w:rsidP="000028DC">
            <w:pPr>
              <w:rPr>
                <w:b/>
              </w:rPr>
            </w:pPr>
            <w:r>
              <w:t>5d.- El usuario sale del sistema.</w:t>
            </w:r>
          </w:p>
        </w:tc>
      </w:tr>
      <w:tr w:rsidR="00296FB9" w14:paraId="7426FF07" w14:textId="77777777" w:rsidTr="000028DC">
        <w:trPr>
          <w:trHeight w:val="488"/>
        </w:trPr>
        <w:tc>
          <w:tcPr>
            <w:tcW w:w="4414" w:type="dxa"/>
          </w:tcPr>
          <w:p w14:paraId="6E5ABB02" w14:textId="77777777" w:rsidR="00296FB9" w:rsidRDefault="00296FB9" w:rsidP="000028DC">
            <w:pPr>
              <w:rPr>
                <w:b/>
              </w:rPr>
            </w:pPr>
            <w:r>
              <w:rPr>
                <w:b/>
              </w:rPr>
              <w:t>Postcondiciones</w:t>
            </w:r>
          </w:p>
        </w:tc>
        <w:tc>
          <w:tcPr>
            <w:tcW w:w="4414" w:type="dxa"/>
          </w:tcPr>
          <w:p w14:paraId="29C53B8E" w14:textId="77777777" w:rsidR="00296FB9" w:rsidRDefault="00296FB9" w:rsidP="000028DC">
            <w:r>
              <w:t>Se puede realizar la devolución del ítem.</w:t>
            </w:r>
          </w:p>
          <w:p w14:paraId="0E8A8BEF" w14:textId="77777777" w:rsidR="00296FB9" w:rsidRDefault="00296FB9" w:rsidP="000028DC">
            <w:r>
              <w:t>Se puede renovar el préstamo.</w:t>
            </w:r>
          </w:p>
        </w:tc>
      </w:tr>
      <w:tr w:rsidR="00296FB9" w14:paraId="6318716B" w14:textId="77777777" w:rsidTr="000028DC">
        <w:trPr>
          <w:trHeight w:val="226"/>
        </w:trPr>
        <w:tc>
          <w:tcPr>
            <w:tcW w:w="4414" w:type="dxa"/>
          </w:tcPr>
          <w:p w14:paraId="17129A05" w14:textId="77777777" w:rsidR="00296FB9" w:rsidRDefault="00296FB9" w:rsidP="000028DC">
            <w:pPr>
              <w:rPr>
                <w:b/>
              </w:rPr>
            </w:pPr>
            <w:r>
              <w:rPr>
                <w:b/>
              </w:rPr>
              <w:t>Entrada:</w:t>
            </w:r>
          </w:p>
        </w:tc>
        <w:tc>
          <w:tcPr>
            <w:tcW w:w="4414" w:type="dxa"/>
          </w:tcPr>
          <w:p w14:paraId="3FAB69A3" w14:textId="77777777" w:rsidR="00296FB9" w:rsidRDefault="00296FB9" w:rsidP="000028DC">
            <w:r>
              <w:t>Matrícula del alumno.</w:t>
            </w:r>
          </w:p>
          <w:p w14:paraId="2E00786B" w14:textId="77777777" w:rsidR="00296FB9" w:rsidRDefault="00296FB9" w:rsidP="000028DC">
            <w:r>
              <w:t>Identificador del ítem</w:t>
            </w:r>
          </w:p>
        </w:tc>
      </w:tr>
      <w:tr w:rsidR="00296FB9" w14:paraId="7890F802" w14:textId="77777777" w:rsidTr="000028DC">
        <w:trPr>
          <w:trHeight w:val="70"/>
        </w:trPr>
        <w:tc>
          <w:tcPr>
            <w:tcW w:w="4414" w:type="dxa"/>
          </w:tcPr>
          <w:p w14:paraId="3BC3F9D3" w14:textId="77777777" w:rsidR="00296FB9" w:rsidRDefault="00296FB9" w:rsidP="000028DC">
            <w:pPr>
              <w:rPr>
                <w:b/>
              </w:rPr>
            </w:pPr>
            <w:r>
              <w:rPr>
                <w:b/>
              </w:rPr>
              <w:t>Salida:</w:t>
            </w:r>
          </w:p>
        </w:tc>
        <w:tc>
          <w:tcPr>
            <w:tcW w:w="4414" w:type="dxa"/>
          </w:tcPr>
          <w:p w14:paraId="6853F954" w14:textId="77777777" w:rsidR="00296FB9" w:rsidRDefault="00296FB9" w:rsidP="000028DC">
            <w:r>
              <w:t>Estado del registro</w:t>
            </w:r>
          </w:p>
        </w:tc>
      </w:tr>
      <w:tr w:rsidR="00296FB9" w14:paraId="676EB0CF" w14:textId="77777777" w:rsidTr="000028DC">
        <w:trPr>
          <w:trHeight w:val="70"/>
        </w:trPr>
        <w:tc>
          <w:tcPr>
            <w:tcW w:w="4414" w:type="dxa"/>
          </w:tcPr>
          <w:p w14:paraId="6C876587" w14:textId="77777777" w:rsidR="00296FB9" w:rsidRDefault="00296FB9" w:rsidP="000028DC">
            <w:pPr>
              <w:rPr>
                <w:b/>
              </w:rPr>
            </w:pPr>
            <w:r>
              <w:rPr>
                <w:b/>
              </w:rPr>
              <w:t>Prioridad:</w:t>
            </w:r>
          </w:p>
        </w:tc>
        <w:tc>
          <w:tcPr>
            <w:tcW w:w="4414" w:type="dxa"/>
          </w:tcPr>
          <w:p w14:paraId="214ECF2D" w14:textId="77777777" w:rsidR="00296FB9" w:rsidRDefault="00296FB9" w:rsidP="000028DC">
            <w:r>
              <w:t>Indispensable</w:t>
            </w:r>
          </w:p>
        </w:tc>
      </w:tr>
    </w:tbl>
    <w:p w14:paraId="7EA8FA4E" w14:textId="77777777" w:rsidR="00B22396" w:rsidRDefault="00B22396">
      <w:bookmarkStart w:id="32" w:name="_Toc452731652"/>
      <w:r>
        <w:br w:type="page"/>
      </w:r>
    </w:p>
    <w:p w14:paraId="6934084A" w14:textId="482B37D1" w:rsidR="00296FB9" w:rsidRDefault="00296FB9" w:rsidP="00E10958">
      <w:pPr>
        <w:pStyle w:val="H4"/>
      </w:pPr>
      <w:r>
        <w:lastRenderedPageBreak/>
        <w:t>Registrar devolución</w:t>
      </w:r>
      <w:bookmarkEnd w:id="32"/>
    </w:p>
    <w:tbl>
      <w:tblPr>
        <w:tblStyle w:val="Tablaconcuadrcula"/>
        <w:tblW w:w="0" w:type="auto"/>
        <w:tblLayout w:type="fixed"/>
        <w:tblLook w:val="04A0" w:firstRow="1" w:lastRow="0" w:firstColumn="1" w:lastColumn="0" w:noHBand="0" w:noVBand="1"/>
      </w:tblPr>
      <w:tblGrid>
        <w:gridCol w:w="4414"/>
        <w:gridCol w:w="4414"/>
      </w:tblGrid>
      <w:tr w:rsidR="00296FB9" w14:paraId="2FCCAF2A" w14:textId="77777777" w:rsidTr="000028DC">
        <w:trPr>
          <w:trHeight w:val="275"/>
        </w:trPr>
        <w:tc>
          <w:tcPr>
            <w:tcW w:w="4414" w:type="dxa"/>
          </w:tcPr>
          <w:p w14:paraId="0C2EE3AA" w14:textId="77777777" w:rsidR="00296FB9" w:rsidRPr="005B321B" w:rsidRDefault="00296FB9" w:rsidP="000028DC">
            <w:pPr>
              <w:rPr>
                <w:b/>
              </w:rPr>
            </w:pPr>
            <w:r w:rsidRPr="005B321B">
              <w:rPr>
                <w:b/>
              </w:rPr>
              <w:t>ID:</w:t>
            </w:r>
          </w:p>
        </w:tc>
        <w:tc>
          <w:tcPr>
            <w:tcW w:w="4414" w:type="dxa"/>
          </w:tcPr>
          <w:p w14:paraId="7DE0AFFE" w14:textId="77777777" w:rsidR="00296FB9" w:rsidRDefault="00296FB9" w:rsidP="000028DC">
            <w:r>
              <w:t>CU-3</w:t>
            </w:r>
          </w:p>
        </w:tc>
      </w:tr>
      <w:tr w:rsidR="00296FB9" w14:paraId="0B390682" w14:textId="77777777" w:rsidTr="000028DC">
        <w:trPr>
          <w:trHeight w:val="134"/>
        </w:trPr>
        <w:tc>
          <w:tcPr>
            <w:tcW w:w="4414" w:type="dxa"/>
          </w:tcPr>
          <w:p w14:paraId="5A68BCE4" w14:textId="77777777" w:rsidR="00296FB9" w:rsidRPr="005B321B" w:rsidRDefault="00296FB9" w:rsidP="000028DC">
            <w:pPr>
              <w:rPr>
                <w:b/>
              </w:rPr>
            </w:pPr>
            <w:r>
              <w:rPr>
                <w:b/>
              </w:rPr>
              <w:t>Nombre:</w:t>
            </w:r>
          </w:p>
        </w:tc>
        <w:tc>
          <w:tcPr>
            <w:tcW w:w="4414" w:type="dxa"/>
          </w:tcPr>
          <w:p w14:paraId="7F236079" w14:textId="77777777" w:rsidR="00296FB9" w:rsidRDefault="00296FB9" w:rsidP="000028DC">
            <w:r>
              <w:t>Registrar devolución</w:t>
            </w:r>
          </w:p>
        </w:tc>
      </w:tr>
      <w:tr w:rsidR="00296FB9" w14:paraId="7955E40D" w14:textId="77777777" w:rsidTr="000028DC">
        <w:trPr>
          <w:trHeight w:val="134"/>
        </w:trPr>
        <w:tc>
          <w:tcPr>
            <w:tcW w:w="4414" w:type="dxa"/>
          </w:tcPr>
          <w:p w14:paraId="25BB6924" w14:textId="77777777" w:rsidR="00296FB9" w:rsidRPr="005B321B" w:rsidRDefault="00296FB9" w:rsidP="000028DC">
            <w:pPr>
              <w:rPr>
                <w:b/>
              </w:rPr>
            </w:pPr>
            <w:r>
              <w:rPr>
                <w:b/>
              </w:rPr>
              <w:t>Autor:</w:t>
            </w:r>
          </w:p>
        </w:tc>
        <w:tc>
          <w:tcPr>
            <w:tcW w:w="4414" w:type="dxa"/>
          </w:tcPr>
          <w:p w14:paraId="21BD6199" w14:textId="77777777" w:rsidR="00296FB9" w:rsidRDefault="00296FB9" w:rsidP="000028DC">
            <w:r>
              <w:t>Francisco Gerardo Mares Solano</w:t>
            </w:r>
          </w:p>
        </w:tc>
      </w:tr>
      <w:tr w:rsidR="00296FB9" w14:paraId="0C9219EF" w14:textId="77777777" w:rsidTr="000028DC">
        <w:trPr>
          <w:trHeight w:val="70"/>
        </w:trPr>
        <w:tc>
          <w:tcPr>
            <w:tcW w:w="4414" w:type="dxa"/>
          </w:tcPr>
          <w:p w14:paraId="6F1AACC6" w14:textId="77777777" w:rsidR="00296FB9" w:rsidRPr="005B321B" w:rsidRDefault="00296FB9" w:rsidP="000028DC">
            <w:pPr>
              <w:rPr>
                <w:b/>
              </w:rPr>
            </w:pPr>
            <w:r>
              <w:rPr>
                <w:b/>
              </w:rPr>
              <w:t>Fecha de Creación:</w:t>
            </w:r>
          </w:p>
        </w:tc>
        <w:tc>
          <w:tcPr>
            <w:tcW w:w="4414" w:type="dxa"/>
          </w:tcPr>
          <w:p w14:paraId="6D63110D" w14:textId="77777777" w:rsidR="00296FB9" w:rsidRDefault="00296FB9" w:rsidP="000028DC">
            <w:r>
              <w:t>08/03/16</w:t>
            </w:r>
          </w:p>
        </w:tc>
      </w:tr>
      <w:tr w:rsidR="00296FB9" w14:paraId="10BD5CE7" w14:textId="77777777" w:rsidTr="000028DC">
        <w:trPr>
          <w:trHeight w:val="142"/>
        </w:trPr>
        <w:tc>
          <w:tcPr>
            <w:tcW w:w="4414" w:type="dxa"/>
          </w:tcPr>
          <w:p w14:paraId="5BF9A330" w14:textId="77777777" w:rsidR="00296FB9" w:rsidRPr="005B321B" w:rsidRDefault="00296FB9" w:rsidP="000028DC">
            <w:pPr>
              <w:rPr>
                <w:b/>
              </w:rPr>
            </w:pPr>
            <w:r>
              <w:rPr>
                <w:b/>
              </w:rPr>
              <w:t>Fecha de Modificación:</w:t>
            </w:r>
          </w:p>
        </w:tc>
        <w:tc>
          <w:tcPr>
            <w:tcW w:w="4414" w:type="dxa"/>
          </w:tcPr>
          <w:p w14:paraId="12F65F94" w14:textId="77777777" w:rsidR="00296FB9" w:rsidRDefault="00296FB9" w:rsidP="000028DC">
            <w:r>
              <w:t>17/05/16</w:t>
            </w:r>
          </w:p>
        </w:tc>
      </w:tr>
      <w:tr w:rsidR="00296FB9" w14:paraId="6413ECF0" w14:textId="77777777" w:rsidTr="000028DC">
        <w:trPr>
          <w:trHeight w:val="70"/>
        </w:trPr>
        <w:tc>
          <w:tcPr>
            <w:tcW w:w="4414" w:type="dxa"/>
          </w:tcPr>
          <w:p w14:paraId="4BA1BCDE" w14:textId="77777777" w:rsidR="00296FB9" w:rsidRPr="005B321B" w:rsidRDefault="00296FB9" w:rsidP="000028DC">
            <w:pPr>
              <w:rPr>
                <w:b/>
              </w:rPr>
            </w:pPr>
            <w:r>
              <w:rPr>
                <w:b/>
              </w:rPr>
              <w:t>Actores:</w:t>
            </w:r>
          </w:p>
        </w:tc>
        <w:tc>
          <w:tcPr>
            <w:tcW w:w="4414" w:type="dxa"/>
          </w:tcPr>
          <w:p w14:paraId="16D77E45" w14:textId="77777777" w:rsidR="00296FB9" w:rsidRDefault="00296FB9" w:rsidP="000028DC">
            <w:r>
              <w:t>Bibliotecario</w:t>
            </w:r>
          </w:p>
        </w:tc>
      </w:tr>
      <w:tr w:rsidR="00296FB9" w14:paraId="0E08A32B" w14:textId="77777777" w:rsidTr="000028DC">
        <w:trPr>
          <w:trHeight w:val="290"/>
        </w:trPr>
        <w:tc>
          <w:tcPr>
            <w:tcW w:w="4414" w:type="dxa"/>
          </w:tcPr>
          <w:p w14:paraId="6B75A527" w14:textId="77777777" w:rsidR="00296FB9" w:rsidRPr="005B321B" w:rsidRDefault="00296FB9" w:rsidP="000028DC">
            <w:pPr>
              <w:rPr>
                <w:b/>
              </w:rPr>
            </w:pPr>
            <w:r>
              <w:rPr>
                <w:b/>
              </w:rPr>
              <w:t>Descripción:</w:t>
            </w:r>
          </w:p>
        </w:tc>
        <w:tc>
          <w:tcPr>
            <w:tcW w:w="4414" w:type="dxa"/>
          </w:tcPr>
          <w:p w14:paraId="1B4DAD93" w14:textId="77777777" w:rsidR="00296FB9" w:rsidRDefault="00296FB9" w:rsidP="000028DC">
            <w:r>
              <w:t>El bibliotecario ingresa la devolución de los libros.</w:t>
            </w:r>
          </w:p>
        </w:tc>
      </w:tr>
      <w:tr w:rsidR="00296FB9" w14:paraId="3A8AB8EE" w14:textId="77777777" w:rsidTr="000028DC">
        <w:trPr>
          <w:trHeight w:val="912"/>
        </w:trPr>
        <w:tc>
          <w:tcPr>
            <w:tcW w:w="4414" w:type="dxa"/>
          </w:tcPr>
          <w:p w14:paraId="7C685606" w14:textId="77777777" w:rsidR="00296FB9" w:rsidRPr="005B321B" w:rsidRDefault="00296FB9" w:rsidP="000028DC">
            <w:pPr>
              <w:rPr>
                <w:b/>
              </w:rPr>
            </w:pPr>
            <w:r>
              <w:rPr>
                <w:b/>
              </w:rPr>
              <w:t>Precondiciones:</w:t>
            </w:r>
          </w:p>
        </w:tc>
        <w:tc>
          <w:tcPr>
            <w:tcW w:w="4414" w:type="dxa"/>
          </w:tcPr>
          <w:p w14:paraId="49B9273B" w14:textId="77777777" w:rsidR="00296FB9" w:rsidRDefault="00296FB9" w:rsidP="000028DC">
            <w:r>
              <w:t>Debe haber ítems prestados.</w:t>
            </w:r>
          </w:p>
          <w:p w14:paraId="5F22D06F" w14:textId="77777777" w:rsidR="00296FB9" w:rsidRDefault="00296FB9" w:rsidP="000028DC">
            <w:r>
              <w:t>Debe haber alumnos registrados.</w:t>
            </w:r>
          </w:p>
          <w:p w14:paraId="55A30F89" w14:textId="77777777" w:rsidR="00296FB9" w:rsidRDefault="00296FB9" w:rsidP="000028DC">
            <w:r>
              <w:t>El usuario debe tener la sesión iniciada.</w:t>
            </w:r>
          </w:p>
          <w:p w14:paraId="6B97D31C" w14:textId="77777777" w:rsidR="00296FB9" w:rsidRDefault="00296FB9" w:rsidP="000028DC">
            <w:r>
              <w:t>Debe haber conexión a la BD.</w:t>
            </w:r>
          </w:p>
        </w:tc>
      </w:tr>
      <w:tr w:rsidR="00296FB9" w14:paraId="77863ACD" w14:textId="77777777" w:rsidTr="000028DC">
        <w:trPr>
          <w:trHeight w:val="912"/>
        </w:trPr>
        <w:tc>
          <w:tcPr>
            <w:tcW w:w="4414" w:type="dxa"/>
          </w:tcPr>
          <w:p w14:paraId="76E561B1" w14:textId="77777777" w:rsidR="00296FB9" w:rsidRDefault="00296FB9" w:rsidP="000028DC">
            <w:pPr>
              <w:rPr>
                <w:b/>
              </w:rPr>
            </w:pPr>
            <w:r>
              <w:rPr>
                <w:b/>
              </w:rPr>
              <w:t>Flujo Normal:</w:t>
            </w:r>
          </w:p>
        </w:tc>
        <w:tc>
          <w:tcPr>
            <w:tcW w:w="4414" w:type="dxa"/>
          </w:tcPr>
          <w:p w14:paraId="58E1BE55" w14:textId="77777777" w:rsidR="00296FB9" w:rsidRPr="00D0354B" w:rsidRDefault="00296FB9" w:rsidP="000028DC">
            <w:pPr>
              <w:rPr>
                <w:b/>
              </w:rPr>
            </w:pPr>
            <w:r w:rsidRPr="00D0354B">
              <w:rPr>
                <w:b/>
              </w:rPr>
              <w:t>Exitoso – Registra devolución</w:t>
            </w:r>
          </w:p>
          <w:p w14:paraId="674FA69B" w14:textId="77777777" w:rsidR="00296FB9" w:rsidRDefault="00296FB9" w:rsidP="000028DC">
            <w:r>
              <w:t>1ª.- El usuario ingresa a la sección correspondiente.</w:t>
            </w:r>
          </w:p>
          <w:p w14:paraId="75B77F71" w14:textId="77777777" w:rsidR="00296FB9" w:rsidRDefault="00296FB9" w:rsidP="000028DC">
            <w:r>
              <w:t>2ª.- El sistema muestra el formulario para registrar una devolución.</w:t>
            </w:r>
          </w:p>
          <w:p w14:paraId="1BA10AEA" w14:textId="77777777" w:rsidR="00296FB9" w:rsidRDefault="00296FB9" w:rsidP="000028DC">
            <w:r>
              <w:t>3ª.- El usuario ingresa el identificador del ítem a devolver y envía la información.</w:t>
            </w:r>
          </w:p>
          <w:p w14:paraId="0C2C660A" w14:textId="77777777" w:rsidR="00296FB9" w:rsidRDefault="00296FB9" w:rsidP="000028DC">
            <w:r>
              <w:t>4ª.- El sistema muestra la información sobre el ítem a devolver.</w:t>
            </w:r>
          </w:p>
          <w:p w14:paraId="1E53357F" w14:textId="77777777" w:rsidR="00296FB9" w:rsidRDefault="00296FB9" w:rsidP="000028DC">
            <w:r>
              <w:t>5ª.- El usuario confirma la devolución</w:t>
            </w:r>
          </w:p>
          <w:p w14:paraId="793814E3" w14:textId="77777777" w:rsidR="00296FB9" w:rsidRDefault="00296FB9" w:rsidP="000028DC">
            <w:r>
              <w:t>6ª.- El sistema informa que se realizó el registro de la devolución y regresa al usuario al menú anterior.</w:t>
            </w:r>
          </w:p>
        </w:tc>
      </w:tr>
      <w:tr w:rsidR="00296FB9" w14:paraId="2452ACAF" w14:textId="77777777" w:rsidTr="000028DC">
        <w:trPr>
          <w:trHeight w:val="912"/>
        </w:trPr>
        <w:tc>
          <w:tcPr>
            <w:tcW w:w="4414" w:type="dxa"/>
          </w:tcPr>
          <w:p w14:paraId="738AD1DE" w14:textId="77777777" w:rsidR="00296FB9" w:rsidRDefault="00296FB9" w:rsidP="000028DC">
            <w:pPr>
              <w:rPr>
                <w:b/>
              </w:rPr>
            </w:pPr>
            <w:r>
              <w:rPr>
                <w:b/>
              </w:rPr>
              <w:t>Flujo Alterno:</w:t>
            </w:r>
          </w:p>
        </w:tc>
        <w:tc>
          <w:tcPr>
            <w:tcW w:w="4414" w:type="dxa"/>
          </w:tcPr>
          <w:p w14:paraId="2FA2142E" w14:textId="77777777" w:rsidR="00296FB9" w:rsidRPr="00F90089" w:rsidRDefault="00296FB9" w:rsidP="000028DC">
            <w:pPr>
              <w:rPr>
                <w:b/>
              </w:rPr>
            </w:pPr>
            <w:r w:rsidRPr="00F90089">
              <w:rPr>
                <w:b/>
              </w:rPr>
              <w:t>Alterno – No se devuelve</w:t>
            </w:r>
          </w:p>
          <w:p w14:paraId="77ECFD27" w14:textId="77777777" w:rsidR="00296FB9" w:rsidRDefault="00296FB9" w:rsidP="000028DC">
            <w:r>
              <w:t>5b.- El usuario decide no registrar la devolución y sale de la sección.</w:t>
            </w:r>
          </w:p>
          <w:p w14:paraId="59B8B634" w14:textId="77777777" w:rsidR="00296FB9" w:rsidRDefault="00296FB9" w:rsidP="000028DC"/>
          <w:p w14:paraId="1E32DE9B" w14:textId="77777777" w:rsidR="00296FB9" w:rsidRPr="006E29A4" w:rsidRDefault="00296FB9" w:rsidP="000028DC">
            <w:pPr>
              <w:rPr>
                <w:b/>
              </w:rPr>
            </w:pPr>
            <w:r w:rsidRPr="006E29A4">
              <w:rPr>
                <w:b/>
              </w:rPr>
              <w:t>Fallido – Datos erróneos</w:t>
            </w:r>
          </w:p>
          <w:p w14:paraId="2092A180" w14:textId="77777777" w:rsidR="00296FB9" w:rsidRDefault="00296FB9" w:rsidP="000028DC">
            <w:r>
              <w:t>4c.- El sistema informa que hay datos erróneos en el formulario.</w:t>
            </w:r>
          </w:p>
          <w:p w14:paraId="344A6007" w14:textId="77777777" w:rsidR="00296FB9" w:rsidRDefault="00296FB9" w:rsidP="000028DC">
            <w:r>
              <w:t>5c.- El usuario sale del sistema.</w:t>
            </w:r>
          </w:p>
        </w:tc>
      </w:tr>
      <w:tr w:rsidR="00296FB9" w14:paraId="7F45F0D2" w14:textId="77777777" w:rsidTr="000028DC">
        <w:trPr>
          <w:trHeight w:val="912"/>
        </w:trPr>
        <w:tc>
          <w:tcPr>
            <w:tcW w:w="4414" w:type="dxa"/>
          </w:tcPr>
          <w:p w14:paraId="12B77BA3" w14:textId="77777777" w:rsidR="00296FB9" w:rsidRDefault="00296FB9" w:rsidP="000028DC">
            <w:pPr>
              <w:rPr>
                <w:b/>
              </w:rPr>
            </w:pPr>
            <w:r>
              <w:rPr>
                <w:b/>
              </w:rPr>
              <w:t>Excepciones</w:t>
            </w:r>
          </w:p>
        </w:tc>
        <w:tc>
          <w:tcPr>
            <w:tcW w:w="4414" w:type="dxa"/>
          </w:tcPr>
          <w:p w14:paraId="240EC953" w14:textId="77777777" w:rsidR="00296FB9" w:rsidRDefault="00296FB9" w:rsidP="000028DC">
            <w:pPr>
              <w:rPr>
                <w:b/>
              </w:rPr>
            </w:pPr>
            <w:r>
              <w:rPr>
                <w:b/>
              </w:rPr>
              <w:t>Indeseable – No sé puede realizar</w:t>
            </w:r>
          </w:p>
          <w:p w14:paraId="664E35F7" w14:textId="77777777" w:rsidR="00296FB9" w:rsidRDefault="00296FB9" w:rsidP="000028DC">
            <w:r>
              <w:t xml:space="preserve">4d.- Existe un error con </w:t>
            </w:r>
            <w:proofErr w:type="gramStart"/>
            <w:r>
              <w:t>la BD</w:t>
            </w:r>
            <w:proofErr w:type="gramEnd"/>
            <w:r>
              <w:t xml:space="preserve"> y el sistema informa</w:t>
            </w:r>
          </w:p>
          <w:p w14:paraId="61792323" w14:textId="77777777" w:rsidR="00296FB9" w:rsidRPr="00F90089" w:rsidRDefault="00296FB9" w:rsidP="000028DC">
            <w:pPr>
              <w:rPr>
                <w:b/>
              </w:rPr>
            </w:pPr>
            <w:r>
              <w:t>5d.- El usuario sale de la sección.</w:t>
            </w:r>
          </w:p>
        </w:tc>
      </w:tr>
      <w:tr w:rsidR="00296FB9" w14:paraId="03173F3F" w14:textId="77777777" w:rsidTr="000028DC">
        <w:trPr>
          <w:trHeight w:val="410"/>
        </w:trPr>
        <w:tc>
          <w:tcPr>
            <w:tcW w:w="4414" w:type="dxa"/>
          </w:tcPr>
          <w:p w14:paraId="393492D6" w14:textId="77777777" w:rsidR="00296FB9" w:rsidRDefault="00296FB9" w:rsidP="000028DC">
            <w:pPr>
              <w:rPr>
                <w:b/>
              </w:rPr>
            </w:pPr>
            <w:r>
              <w:rPr>
                <w:b/>
              </w:rPr>
              <w:t>Postcondiciones</w:t>
            </w:r>
          </w:p>
        </w:tc>
        <w:tc>
          <w:tcPr>
            <w:tcW w:w="4414" w:type="dxa"/>
          </w:tcPr>
          <w:p w14:paraId="30F200F9" w14:textId="77777777" w:rsidR="00296FB9" w:rsidRDefault="00296FB9" w:rsidP="000028DC">
            <w:r>
              <w:t>El alumno puede registrar más préstamos.</w:t>
            </w:r>
          </w:p>
          <w:p w14:paraId="4F1C1325" w14:textId="77777777" w:rsidR="00296FB9" w:rsidRDefault="00296FB9" w:rsidP="000028DC">
            <w:r>
              <w:t>El ítem puede volver a ser prestado o renovado.</w:t>
            </w:r>
          </w:p>
        </w:tc>
      </w:tr>
      <w:tr w:rsidR="00296FB9" w14:paraId="752AA391" w14:textId="77777777" w:rsidTr="000028DC">
        <w:trPr>
          <w:trHeight w:val="70"/>
        </w:trPr>
        <w:tc>
          <w:tcPr>
            <w:tcW w:w="4414" w:type="dxa"/>
          </w:tcPr>
          <w:p w14:paraId="2DE20E55" w14:textId="77777777" w:rsidR="00296FB9" w:rsidRDefault="00296FB9" w:rsidP="000028DC">
            <w:pPr>
              <w:rPr>
                <w:b/>
              </w:rPr>
            </w:pPr>
            <w:r>
              <w:rPr>
                <w:b/>
              </w:rPr>
              <w:t>Entrada:</w:t>
            </w:r>
          </w:p>
        </w:tc>
        <w:tc>
          <w:tcPr>
            <w:tcW w:w="4414" w:type="dxa"/>
          </w:tcPr>
          <w:p w14:paraId="544CA06E" w14:textId="77777777" w:rsidR="00296FB9" w:rsidRDefault="00296FB9" w:rsidP="000028DC">
            <w:r>
              <w:t>Identificador del libro.</w:t>
            </w:r>
          </w:p>
          <w:p w14:paraId="1AB38CBB" w14:textId="77777777" w:rsidR="00296FB9" w:rsidRDefault="00296FB9" w:rsidP="000028DC"/>
        </w:tc>
      </w:tr>
      <w:tr w:rsidR="00296FB9" w14:paraId="65A144EB" w14:textId="77777777" w:rsidTr="000028DC">
        <w:trPr>
          <w:trHeight w:val="344"/>
        </w:trPr>
        <w:tc>
          <w:tcPr>
            <w:tcW w:w="4414" w:type="dxa"/>
          </w:tcPr>
          <w:p w14:paraId="7FD1F65F" w14:textId="77777777" w:rsidR="00296FB9" w:rsidRDefault="00296FB9" w:rsidP="000028DC">
            <w:pPr>
              <w:rPr>
                <w:b/>
              </w:rPr>
            </w:pPr>
            <w:r>
              <w:rPr>
                <w:b/>
              </w:rPr>
              <w:t>Salida:</w:t>
            </w:r>
          </w:p>
        </w:tc>
        <w:tc>
          <w:tcPr>
            <w:tcW w:w="4414" w:type="dxa"/>
          </w:tcPr>
          <w:p w14:paraId="34E58EBA" w14:textId="77777777" w:rsidR="00296FB9" w:rsidRDefault="00296FB9" w:rsidP="000028DC">
            <w:r>
              <w:t>Información sobre el estado de la devolución.</w:t>
            </w:r>
          </w:p>
        </w:tc>
      </w:tr>
      <w:tr w:rsidR="00296FB9" w14:paraId="6A2CF456" w14:textId="77777777" w:rsidTr="000028DC">
        <w:trPr>
          <w:trHeight w:val="275"/>
        </w:trPr>
        <w:tc>
          <w:tcPr>
            <w:tcW w:w="4414" w:type="dxa"/>
          </w:tcPr>
          <w:p w14:paraId="76DDD2EB" w14:textId="77777777" w:rsidR="00296FB9" w:rsidRDefault="00296FB9" w:rsidP="000028DC">
            <w:pPr>
              <w:rPr>
                <w:b/>
              </w:rPr>
            </w:pPr>
            <w:r>
              <w:rPr>
                <w:b/>
              </w:rPr>
              <w:t>Prioridad:</w:t>
            </w:r>
          </w:p>
        </w:tc>
        <w:tc>
          <w:tcPr>
            <w:tcW w:w="4414" w:type="dxa"/>
          </w:tcPr>
          <w:p w14:paraId="36F182A0" w14:textId="77777777" w:rsidR="00296FB9" w:rsidRDefault="00296FB9" w:rsidP="000028DC">
            <w:r>
              <w:t>Indispensable</w:t>
            </w:r>
          </w:p>
        </w:tc>
      </w:tr>
    </w:tbl>
    <w:p w14:paraId="67772603" w14:textId="10ED21AA" w:rsidR="009E5744" w:rsidRDefault="009E5744" w:rsidP="00FC250E">
      <w:pPr>
        <w:pStyle w:val="H3"/>
      </w:pPr>
      <w:bookmarkStart w:id="33" w:name="_Toc452731653"/>
      <w:r>
        <w:lastRenderedPageBreak/>
        <w:t>Administrar Usuarios</w:t>
      </w:r>
      <w:bookmarkEnd w:id="33"/>
    </w:p>
    <w:p w14:paraId="74C962E1" w14:textId="21830719" w:rsidR="009E5744" w:rsidRDefault="009E5744" w:rsidP="00E10958">
      <w:pPr>
        <w:pStyle w:val="H4"/>
      </w:pPr>
      <w:bookmarkStart w:id="34" w:name="_Toc452731654"/>
      <w:r>
        <w:t>Editar usuario</w:t>
      </w:r>
      <w:bookmarkEnd w:id="34"/>
    </w:p>
    <w:tbl>
      <w:tblPr>
        <w:tblStyle w:val="Tablaconcuadrcula"/>
        <w:tblW w:w="0" w:type="auto"/>
        <w:tblLayout w:type="fixed"/>
        <w:tblLook w:val="04A0" w:firstRow="1" w:lastRow="0" w:firstColumn="1" w:lastColumn="0" w:noHBand="0" w:noVBand="1"/>
      </w:tblPr>
      <w:tblGrid>
        <w:gridCol w:w="4414"/>
        <w:gridCol w:w="4414"/>
      </w:tblGrid>
      <w:tr w:rsidR="009E5744" w14:paraId="2BA8555F" w14:textId="77777777" w:rsidTr="009E5744">
        <w:trPr>
          <w:trHeight w:val="70"/>
        </w:trPr>
        <w:tc>
          <w:tcPr>
            <w:tcW w:w="4414" w:type="dxa"/>
          </w:tcPr>
          <w:p w14:paraId="6CE3359E" w14:textId="77777777" w:rsidR="009E5744" w:rsidRPr="005B321B" w:rsidRDefault="009E5744" w:rsidP="009E5744">
            <w:pPr>
              <w:rPr>
                <w:b/>
              </w:rPr>
            </w:pPr>
            <w:r w:rsidRPr="005B321B">
              <w:rPr>
                <w:b/>
              </w:rPr>
              <w:t>ID:</w:t>
            </w:r>
          </w:p>
        </w:tc>
        <w:tc>
          <w:tcPr>
            <w:tcW w:w="4414" w:type="dxa"/>
          </w:tcPr>
          <w:p w14:paraId="638CCD2E" w14:textId="77777777" w:rsidR="009E5744" w:rsidRDefault="009E5744" w:rsidP="009E5744">
            <w:r>
              <w:t>CU-7</w:t>
            </w:r>
          </w:p>
        </w:tc>
      </w:tr>
      <w:tr w:rsidR="009E5744" w14:paraId="21B82A22" w14:textId="77777777" w:rsidTr="009E5744">
        <w:trPr>
          <w:trHeight w:val="339"/>
        </w:trPr>
        <w:tc>
          <w:tcPr>
            <w:tcW w:w="4414" w:type="dxa"/>
          </w:tcPr>
          <w:p w14:paraId="73DFFA6C" w14:textId="77777777" w:rsidR="009E5744" w:rsidRPr="005B321B" w:rsidRDefault="009E5744" w:rsidP="009E5744">
            <w:pPr>
              <w:rPr>
                <w:b/>
              </w:rPr>
            </w:pPr>
            <w:r>
              <w:rPr>
                <w:b/>
              </w:rPr>
              <w:t>Nombre:</w:t>
            </w:r>
          </w:p>
        </w:tc>
        <w:tc>
          <w:tcPr>
            <w:tcW w:w="4414" w:type="dxa"/>
          </w:tcPr>
          <w:p w14:paraId="7296E410" w14:textId="77777777" w:rsidR="009E5744" w:rsidRDefault="009E5744" w:rsidP="009E5744">
            <w:r>
              <w:t>Editar usuario</w:t>
            </w:r>
          </w:p>
        </w:tc>
      </w:tr>
      <w:tr w:rsidR="009E5744" w14:paraId="20797C96" w14:textId="77777777" w:rsidTr="009E5744">
        <w:trPr>
          <w:trHeight w:val="70"/>
        </w:trPr>
        <w:tc>
          <w:tcPr>
            <w:tcW w:w="4414" w:type="dxa"/>
          </w:tcPr>
          <w:p w14:paraId="3135189E" w14:textId="77777777" w:rsidR="009E5744" w:rsidRPr="005B321B" w:rsidRDefault="009E5744" w:rsidP="009E5744">
            <w:pPr>
              <w:rPr>
                <w:b/>
              </w:rPr>
            </w:pPr>
            <w:r>
              <w:rPr>
                <w:b/>
              </w:rPr>
              <w:t>Actor:</w:t>
            </w:r>
          </w:p>
        </w:tc>
        <w:tc>
          <w:tcPr>
            <w:tcW w:w="4414" w:type="dxa"/>
          </w:tcPr>
          <w:p w14:paraId="5CFE3D10" w14:textId="77777777" w:rsidR="009E5744" w:rsidRDefault="009E5744" w:rsidP="009E5744">
            <w:r>
              <w:t>Bibliotecario</w:t>
            </w:r>
          </w:p>
        </w:tc>
      </w:tr>
      <w:tr w:rsidR="009E5744" w14:paraId="553F14DF" w14:textId="77777777" w:rsidTr="009E5744">
        <w:trPr>
          <w:trHeight w:val="70"/>
        </w:trPr>
        <w:tc>
          <w:tcPr>
            <w:tcW w:w="4414" w:type="dxa"/>
          </w:tcPr>
          <w:p w14:paraId="6FAD3DF0" w14:textId="77777777" w:rsidR="009E5744" w:rsidRPr="005B321B" w:rsidRDefault="009E5744" w:rsidP="009E5744">
            <w:pPr>
              <w:rPr>
                <w:b/>
              </w:rPr>
            </w:pPr>
            <w:r>
              <w:rPr>
                <w:b/>
              </w:rPr>
              <w:t>Fecha de Creación:</w:t>
            </w:r>
          </w:p>
        </w:tc>
        <w:tc>
          <w:tcPr>
            <w:tcW w:w="4414" w:type="dxa"/>
          </w:tcPr>
          <w:p w14:paraId="642E09E9" w14:textId="77777777" w:rsidR="009E5744" w:rsidRDefault="009E5744" w:rsidP="009E5744">
            <w:r>
              <w:t>8/03/2016</w:t>
            </w:r>
          </w:p>
        </w:tc>
      </w:tr>
      <w:tr w:rsidR="009E5744" w14:paraId="5654E9EB" w14:textId="77777777" w:rsidTr="009E5744">
        <w:trPr>
          <w:trHeight w:val="70"/>
        </w:trPr>
        <w:tc>
          <w:tcPr>
            <w:tcW w:w="4414" w:type="dxa"/>
          </w:tcPr>
          <w:p w14:paraId="7010980F" w14:textId="77777777" w:rsidR="009E5744" w:rsidRPr="005B321B" w:rsidRDefault="009E5744" w:rsidP="009E5744">
            <w:pPr>
              <w:rPr>
                <w:b/>
              </w:rPr>
            </w:pPr>
            <w:r>
              <w:rPr>
                <w:b/>
              </w:rPr>
              <w:t>Fecha de Modificación:</w:t>
            </w:r>
          </w:p>
        </w:tc>
        <w:tc>
          <w:tcPr>
            <w:tcW w:w="4414" w:type="dxa"/>
          </w:tcPr>
          <w:p w14:paraId="47A66A9D" w14:textId="77777777" w:rsidR="009E5744" w:rsidRDefault="009E5744" w:rsidP="009E5744">
            <w:r>
              <w:t>17/05/2016</w:t>
            </w:r>
          </w:p>
        </w:tc>
      </w:tr>
      <w:tr w:rsidR="009E5744" w14:paraId="0BBA1D0A" w14:textId="77777777" w:rsidTr="009E5744">
        <w:trPr>
          <w:trHeight w:val="70"/>
        </w:trPr>
        <w:tc>
          <w:tcPr>
            <w:tcW w:w="4414" w:type="dxa"/>
          </w:tcPr>
          <w:p w14:paraId="129EB0E5" w14:textId="77777777" w:rsidR="009E5744" w:rsidRPr="005B321B" w:rsidRDefault="009E5744" w:rsidP="009E5744">
            <w:pPr>
              <w:rPr>
                <w:b/>
              </w:rPr>
            </w:pPr>
            <w:r>
              <w:rPr>
                <w:b/>
              </w:rPr>
              <w:t>Autores:</w:t>
            </w:r>
          </w:p>
        </w:tc>
        <w:tc>
          <w:tcPr>
            <w:tcW w:w="4414" w:type="dxa"/>
          </w:tcPr>
          <w:p w14:paraId="6CF4F078" w14:textId="77777777" w:rsidR="009E5744" w:rsidRDefault="009E5744" w:rsidP="009E5744">
            <w:r>
              <w:t>FRANCISCO GERARDO MARES SOLANO</w:t>
            </w:r>
          </w:p>
        </w:tc>
      </w:tr>
      <w:tr w:rsidR="009E5744" w14:paraId="7EFE9291" w14:textId="77777777" w:rsidTr="009E5744">
        <w:trPr>
          <w:trHeight w:val="70"/>
        </w:trPr>
        <w:tc>
          <w:tcPr>
            <w:tcW w:w="4414" w:type="dxa"/>
          </w:tcPr>
          <w:p w14:paraId="7DF8BC68" w14:textId="77777777" w:rsidR="009E5744" w:rsidRPr="005B321B" w:rsidRDefault="009E5744" w:rsidP="009E5744">
            <w:pPr>
              <w:rPr>
                <w:b/>
              </w:rPr>
            </w:pPr>
            <w:r>
              <w:rPr>
                <w:b/>
              </w:rPr>
              <w:t>Descripción:</w:t>
            </w:r>
          </w:p>
        </w:tc>
        <w:tc>
          <w:tcPr>
            <w:tcW w:w="4414" w:type="dxa"/>
          </w:tcPr>
          <w:p w14:paraId="4A60CF53" w14:textId="77777777" w:rsidR="009E5744" w:rsidRDefault="009E5744" w:rsidP="009E5744">
            <w:r>
              <w:t>El usuario actualiza un usuario registrado en el sistema</w:t>
            </w:r>
          </w:p>
        </w:tc>
      </w:tr>
      <w:tr w:rsidR="009E5744" w14:paraId="72A1AA1D" w14:textId="77777777" w:rsidTr="009E5744">
        <w:trPr>
          <w:trHeight w:val="70"/>
        </w:trPr>
        <w:tc>
          <w:tcPr>
            <w:tcW w:w="4414" w:type="dxa"/>
          </w:tcPr>
          <w:p w14:paraId="0749C8B4" w14:textId="77777777" w:rsidR="009E5744" w:rsidRPr="005B321B" w:rsidRDefault="009E5744" w:rsidP="009E5744">
            <w:pPr>
              <w:rPr>
                <w:b/>
              </w:rPr>
            </w:pPr>
            <w:r>
              <w:rPr>
                <w:b/>
              </w:rPr>
              <w:t>Precondiciones:</w:t>
            </w:r>
          </w:p>
        </w:tc>
        <w:tc>
          <w:tcPr>
            <w:tcW w:w="4414" w:type="dxa"/>
          </w:tcPr>
          <w:p w14:paraId="34A556F7" w14:textId="77777777" w:rsidR="009E5744" w:rsidRDefault="009E5744" w:rsidP="009E5744">
            <w:r>
              <w:t>Deben existir el usuario registrado.</w:t>
            </w:r>
          </w:p>
          <w:p w14:paraId="460616B3" w14:textId="77777777" w:rsidR="009E5744" w:rsidRDefault="009E5744" w:rsidP="009E5744">
            <w:r>
              <w:t>Debe haber conexión a la BD.</w:t>
            </w:r>
          </w:p>
        </w:tc>
      </w:tr>
      <w:tr w:rsidR="009E5744" w14:paraId="12A2326C" w14:textId="77777777" w:rsidTr="009E5744">
        <w:trPr>
          <w:trHeight w:val="912"/>
        </w:trPr>
        <w:tc>
          <w:tcPr>
            <w:tcW w:w="4414" w:type="dxa"/>
          </w:tcPr>
          <w:p w14:paraId="3F08199D" w14:textId="77777777" w:rsidR="009E5744" w:rsidRDefault="009E5744" w:rsidP="009E5744">
            <w:pPr>
              <w:rPr>
                <w:b/>
              </w:rPr>
            </w:pPr>
            <w:r>
              <w:rPr>
                <w:b/>
              </w:rPr>
              <w:t>Flujo Normal:</w:t>
            </w:r>
          </w:p>
        </w:tc>
        <w:tc>
          <w:tcPr>
            <w:tcW w:w="4414" w:type="dxa"/>
          </w:tcPr>
          <w:p w14:paraId="34CB7846" w14:textId="77777777" w:rsidR="009E5744" w:rsidRPr="003C0E17" w:rsidRDefault="009E5744" w:rsidP="009E5744">
            <w:pPr>
              <w:rPr>
                <w:b/>
                <w:sz w:val="21"/>
              </w:rPr>
            </w:pPr>
            <w:r w:rsidRPr="003C0E17">
              <w:rPr>
                <w:b/>
                <w:sz w:val="21"/>
              </w:rPr>
              <w:t>Exitoso – Usuario actualizado</w:t>
            </w:r>
          </w:p>
          <w:p w14:paraId="7CD1DFE8" w14:textId="77777777" w:rsidR="009E5744" w:rsidRPr="003C0E17" w:rsidRDefault="009E5744" w:rsidP="009E5744">
            <w:pPr>
              <w:rPr>
                <w:sz w:val="21"/>
              </w:rPr>
            </w:pPr>
            <w:r w:rsidRPr="003C0E17">
              <w:rPr>
                <w:sz w:val="21"/>
              </w:rPr>
              <w:t>1ª.- El usuario ingresa a la sección correspondiente</w:t>
            </w:r>
          </w:p>
          <w:p w14:paraId="1A87B641" w14:textId="77777777" w:rsidR="009E5744" w:rsidRPr="003C0E17" w:rsidRDefault="009E5744" w:rsidP="009E5744">
            <w:pPr>
              <w:rPr>
                <w:sz w:val="21"/>
              </w:rPr>
            </w:pPr>
            <w:r w:rsidRPr="003C0E17">
              <w:rPr>
                <w:sz w:val="21"/>
              </w:rPr>
              <w:t>2ª.- El sistema muestra un campo para introducir la matrícula del usuario a editar.</w:t>
            </w:r>
          </w:p>
          <w:p w14:paraId="63678F89" w14:textId="77777777" w:rsidR="009E5744" w:rsidRPr="003C0E17" w:rsidRDefault="009E5744" w:rsidP="009E5744">
            <w:pPr>
              <w:rPr>
                <w:sz w:val="21"/>
              </w:rPr>
            </w:pPr>
            <w:r w:rsidRPr="003C0E17">
              <w:rPr>
                <w:sz w:val="21"/>
              </w:rPr>
              <w:t>3ª.- El usuario introduce la matrícula correspondiente.</w:t>
            </w:r>
          </w:p>
          <w:p w14:paraId="16FA7641" w14:textId="77777777" w:rsidR="009E5744" w:rsidRPr="003C0E17" w:rsidRDefault="009E5744" w:rsidP="009E5744">
            <w:pPr>
              <w:rPr>
                <w:sz w:val="21"/>
              </w:rPr>
            </w:pPr>
            <w:r w:rsidRPr="003C0E17">
              <w:rPr>
                <w:sz w:val="21"/>
              </w:rPr>
              <w:t>4ª.- El sistema muestra los campos para editar su información.</w:t>
            </w:r>
          </w:p>
          <w:p w14:paraId="21975C47" w14:textId="77777777" w:rsidR="009E5744" w:rsidRPr="003C0E17" w:rsidRDefault="009E5744" w:rsidP="009E5744">
            <w:pPr>
              <w:rPr>
                <w:sz w:val="21"/>
              </w:rPr>
            </w:pPr>
            <w:r w:rsidRPr="003C0E17">
              <w:rPr>
                <w:sz w:val="21"/>
              </w:rPr>
              <w:t>5ª.- El usuario llena los campos y envía la información.</w:t>
            </w:r>
          </w:p>
          <w:p w14:paraId="46BBE044" w14:textId="77777777" w:rsidR="009E5744" w:rsidRPr="003C0E17" w:rsidRDefault="009E5744" w:rsidP="009E5744">
            <w:pPr>
              <w:rPr>
                <w:sz w:val="21"/>
              </w:rPr>
            </w:pPr>
            <w:r w:rsidRPr="003C0E17">
              <w:rPr>
                <w:sz w:val="21"/>
              </w:rPr>
              <w:t>6ª.- El sistema pide aceptar la modificación.</w:t>
            </w:r>
          </w:p>
          <w:p w14:paraId="30976DB1" w14:textId="77777777" w:rsidR="009E5744" w:rsidRPr="003C0E17" w:rsidRDefault="009E5744" w:rsidP="009E5744">
            <w:pPr>
              <w:rPr>
                <w:sz w:val="21"/>
              </w:rPr>
            </w:pPr>
            <w:r w:rsidRPr="003C0E17">
              <w:rPr>
                <w:sz w:val="21"/>
              </w:rPr>
              <w:t>7ª.- El usuario acepta la solicitud.</w:t>
            </w:r>
          </w:p>
          <w:p w14:paraId="3C57E2BD" w14:textId="77777777" w:rsidR="009E5744" w:rsidRPr="003C0E17" w:rsidRDefault="009E5744" w:rsidP="009E5744">
            <w:pPr>
              <w:rPr>
                <w:sz w:val="21"/>
              </w:rPr>
            </w:pPr>
            <w:r w:rsidRPr="003C0E17">
              <w:rPr>
                <w:sz w:val="21"/>
              </w:rPr>
              <w:t>8ª.- El sistema informa que el usuario ha sido registrado.</w:t>
            </w:r>
          </w:p>
        </w:tc>
      </w:tr>
      <w:tr w:rsidR="009E5744" w14:paraId="4217B4D4" w14:textId="77777777" w:rsidTr="009E5744">
        <w:trPr>
          <w:trHeight w:val="912"/>
        </w:trPr>
        <w:tc>
          <w:tcPr>
            <w:tcW w:w="4414" w:type="dxa"/>
          </w:tcPr>
          <w:p w14:paraId="737510D4" w14:textId="77777777" w:rsidR="009E5744" w:rsidRDefault="009E5744" w:rsidP="009E5744">
            <w:pPr>
              <w:rPr>
                <w:b/>
              </w:rPr>
            </w:pPr>
            <w:r>
              <w:rPr>
                <w:b/>
              </w:rPr>
              <w:t>Flujo Alterno:</w:t>
            </w:r>
          </w:p>
        </w:tc>
        <w:tc>
          <w:tcPr>
            <w:tcW w:w="4414" w:type="dxa"/>
          </w:tcPr>
          <w:p w14:paraId="6D138CAC" w14:textId="77777777" w:rsidR="009E5744" w:rsidRPr="00DD0B37" w:rsidRDefault="009E5744" w:rsidP="009E5744">
            <w:pPr>
              <w:rPr>
                <w:b/>
              </w:rPr>
            </w:pPr>
            <w:r w:rsidRPr="00DD0B37">
              <w:rPr>
                <w:b/>
              </w:rPr>
              <w:t>Alterno –</w:t>
            </w:r>
            <w:r>
              <w:rPr>
                <w:b/>
              </w:rPr>
              <w:t xml:space="preserve"> Solicitud cancelada</w:t>
            </w:r>
          </w:p>
          <w:p w14:paraId="2208A5D6" w14:textId="77777777" w:rsidR="009E5744" w:rsidRDefault="009E5744" w:rsidP="009E5744">
            <w:r>
              <w:t>5b.- El usuario cancela la solicitud.</w:t>
            </w:r>
          </w:p>
          <w:p w14:paraId="40CEC641" w14:textId="77777777" w:rsidR="009E5744" w:rsidRDefault="009E5744" w:rsidP="009E5744">
            <w:r>
              <w:t>6b.- El sistema regresa al usuario a la sección anterior.</w:t>
            </w:r>
          </w:p>
          <w:p w14:paraId="57987857" w14:textId="77777777" w:rsidR="009E5744" w:rsidRDefault="009E5744" w:rsidP="009E5744"/>
          <w:p w14:paraId="0F4D7B73" w14:textId="77777777" w:rsidR="009E5744" w:rsidRPr="00DD0B37" w:rsidRDefault="009E5744" w:rsidP="009E5744">
            <w:pPr>
              <w:rPr>
                <w:b/>
              </w:rPr>
            </w:pPr>
            <w:r w:rsidRPr="00DD0B37">
              <w:rPr>
                <w:b/>
              </w:rPr>
              <w:t xml:space="preserve">Fallido – Imposible </w:t>
            </w:r>
            <w:r>
              <w:rPr>
                <w:b/>
              </w:rPr>
              <w:t>borrar</w:t>
            </w:r>
          </w:p>
          <w:p w14:paraId="2A859616" w14:textId="77777777" w:rsidR="009E5744" w:rsidRDefault="009E5744" w:rsidP="009E5744">
            <w:r>
              <w:t>4c.- El sistema informa al usuario no existe.</w:t>
            </w:r>
          </w:p>
          <w:p w14:paraId="61DBA361" w14:textId="77777777" w:rsidR="009E5744" w:rsidRDefault="009E5744" w:rsidP="009E5744">
            <w:r>
              <w:t>5c.- El usuario abandona el sistema.</w:t>
            </w:r>
          </w:p>
        </w:tc>
      </w:tr>
      <w:tr w:rsidR="009E5744" w14:paraId="268F971F" w14:textId="77777777" w:rsidTr="009E5744">
        <w:trPr>
          <w:trHeight w:val="912"/>
        </w:trPr>
        <w:tc>
          <w:tcPr>
            <w:tcW w:w="4414" w:type="dxa"/>
          </w:tcPr>
          <w:p w14:paraId="2280F4C5" w14:textId="77777777" w:rsidR="009E5744" w:rsidRDefault="009E5744" w:rsidP="009E5744">
            <w:pPr>
              <w:rPr>
                <w:b/>
              </w:rPr>
            </w:pPr>
            <w:r>
              <w:rPr>
                <w:b/>
              </w:rPr>
              <w:t xml:space="preserve">Excepciones: </w:t>
            </w:r>
          </w:p>
        </w:tc>
        <w:tc>
          <w:tcPr>
            <w:tcW w:w="4414" w:type="dxa"/>
          </w:tcPr>
          <w:p w14:paraId="483AF58B" w14:textId="77777777" w:rsidR="009E5744" w:rsidRPr="00DD0B37" w:rsidRDefault="009E5744" w:rsidP="009E5744">
            <w:pPr>
              <w:rPr>
                <w:b/>
              </w:rPr>
            </w:pPr>
            <w:r>
              <w:rPr>
                <w:b/>
              </w:rPr>
              <w:t>Indeseable</w:t>
            </w:r>
            <w:r w:rsidRPr="00DD0B37">
              <w:rPr>
                <w:b/>
              </w:rPr>
              <w:t xml:space="preserve"> – Error al recibir datos</w:t>
            </w:r>
          </w:p>
          <w:p w14:paraId="18EAB662" w14:textId="77777777" w:rsidR="009E5744" w:rsidRDefault="009E5744" w:rsidP="009E5744">
            <w:r>
              <w:t xml:space="preserve">2d.- El sistema no puede conectar con </w:t>
            </w:r>
            <w:proofErr w:type="gramStart"/>
            <w:r>
              <w:t>la BD</w:t>
            </w:r>
            <w:proofErr w:type="gramEnd"/>
            <w:r>
              <w:t xml:space="preserve"> e informa sobre el problema.</w:t>
            </w:r>
          </w:p>
          <w:p w14:paraId="7F637BC1" w14:textId="77777777" w:rsidR="009E5744" w:rsidRDefault="009E5744" w:rsidP="009E5744">
            <w:r>
              <w:t>3d.- El usuario sale del sistema.</w:t>
            </w:r>
          </w:p>
        </w:tc>
      </w:tr>
      <w:tr w:rsidR="009E5744" w14:paraId="4DAA6ADE" w14:textId="77777777" w:rsidTr="009E5744">
        <w:trPr>
          <w:trHeight w:val="125"/>
        </w:trPr>
        <w:tc>
          <w:tcPr>
            <w:tcW w:w="4414" w:type="dxa"/>
          </w:tcPr>
          <w:p w14:paraId="6DA54B6A" w14:textId="77777777" w:rsidR="009E5744" w:rsidRPr="00D461BB" w:rsidRDefault="009E5744" w:rsidP="009E5744">
            <w:r>
              <w:rPr>
                <w:b/>
              </w:rPr>
              <w:t>Post-condiciones:</w:t>
            </w:r>
          </w:p>
        </w:tc>
        <w:tc>
          <w:tcPr>
            <w:tcW w:w="4414" w:type="dxa"/>
          </w:tcPr>
          <w:p w14:paraId="794B0276" w14:textId="77777777" w:rsidR="009E5744" w:rsidRDefault="009E5744" w:rsidP="009E5744"/>
        </w:tc>
      </w:tr>
      <w:tr w:rsidR="009E5744" w14:paraId="35BB8FCB" w14:textId="77777777" w:rsidTr="009E5744">
        <w:trPr>
          <w:trHeight w:val="912"/>
        </w:trPr>
        <w:tc>
          <w:tcPr>
            <w:tcW w:w="4414" w:type="dxa"/>
          </w:tcPr>
          <w:p w14:paraId="1DD2A62F" w14:textId="77777777" w:rsidR="009E5744" w:rsidRDefault="009E5744" w:rsidP="009E5744">
            <w:pPr>
              <w:rPr>
                <w:b/>
              </w:rPr>
            </w:pPr>
            <w:r>
              <w:rPr>
                <w:b/>
              </w:rPr>
              <w:t>Entrada:</w:t>
            </w:r>
          </w:p>
        </w:tc>
        <w:tc>
          <w:tcPr>
            <w:tcW w:w="4414" w:type="dxa"/>
          </w:tcPr>
          <w:p w14:paraId="353E2341" w14:textId="77777777" w:rsidR="009E5744" w:rsidRDefault="009E5744" w:rsidP="009E5744">
            <w:r>
              <w:t>Matrícula</w:t>
            </w:r>
          </w:p>
          <w:p w14:paraId="2BDB47B6" w14:textId="77777777" w:rsidR="009E5744" w:rsidRDefault="009E5744" w:rsidP="009E5744">
            <w:r>
              <w:t>Datos del usuario</w:t>
            </w:r>
          </w:p>
          <w:p w14:paraId="165AD574" w14:textId="77777777" w:rsidR="009E5744" w:rsidRDefault="009E5744" w:rsidP="009E5744">
            <w:r>
              <w:t>Confirmación de edición</w:t>
            </w:r>
          </w:p>
        </w:tc>
      </w:tr>
      <w:tr w:rsidR="009E5744" w14:paraId="57E540E4" w14:textId="77777777" w:rsidTr="009E5744">
        <w:trPr>
          <w:trHeight w:val="70"/>
        </w:trPr>
        <w:tc>
          <w:tcPr>
            <w:tcW w:w="4414" w:type="dxa"/>
          </w:tcPr>
          <w:p w14:paraId="7788319D" w14:textId="77777777" w:rsidR="009E5744" w:rsidRDefault="009E5744" w:rsidP="009E5744">
            <w:pPr>
              <w:rPr>
                <w:b/>
              </w:rPr>
            </w:pPr>
            <w:r>
              <w:rPr>
                <w:b/>
              </w:rPr>
              <w:t>Salida:</w:t>
            </w:r>
          </w:p>
        </w:tc>
        <w:tc>
          <w:tcPr>
            <w:tcW w:w="4414" w:type="dxa"/>
          </w:tcPr>
          <w:p w14:paraId="3EE45031" w14:textId="77777777" w:rsidR="009E5744" w:rsidRDefault="009E5744" w:rsidP="009E5744">
            <w:r>
              <w:t>Estado de la edición</w:t>
            </w:r>
          </w:p>
        </w:tc>
      </w:tr>
      <w:tr w:rsidR="009E5744" w14:paraId="522081C6" w14:textId="77777777" w:rsidTr="009E5744">
        <w:trPr>
          <w:trHeight w:val="70"/>
        </w:trPr>
        <w:tc>
          <w:tcPr>
            <w:tcW w:w="4414" w:type="dxa"/>
          </w:tcPr>
          <w:p w14:paraId="10F7438C" w14:textId="77777777" w:rsidR="009E5744" w:rsidRDefault="009E5744" w:rsidP="009E5744">
            <w:pPr>
              <w:rPr>
                <w:b/>
              </w:rPr>
            </w:pPr>
            <w:r>
              <w:rPr>
                <w:b/>
              </w:rPr>
              <w:t>Prioridad:</w:t>
            </w:r>
          </w:p>
        </w:tc>
        <w:tc>
          <w:tcPr>
            <w:tcW w:w="4414" w:type="dxa"/>
          </w:tcPr>
          <w:p w14:paraId="78E707BB" w14:textId="77777777" w:rsidR="009E5744" w:rsidRDefault="009E5744" w:rsidP="009E5744">
            <w:r>
              <w:t>Indispensable</w:t>
            </w:r>
          </w:p>
        </w:tc>
      </w:tr>
    </w:tbl>
    <w:p w14:paraId="2F840B74" w14:textId="77777777" w:rsidR="007C313C" w:rsidRDefault="007C313C" w:rsidP="00E10958">
      <w:pPr>
        <w:pStyle w:val="H4"/>
      </w:pPr>
      <w:bookmarkStart w:id="35" w:name="_Toc452731655"/>
      <w:r>
        <w:lastRenderedPageBreak/>
        <w:t>Agregar usuario</w:t>
      </w:r>
      <w:bookmarkEnd w:id="35"/>
    </w:p>
    <w:tbl>
      <w:tblPr>
        <w:tblStyle w:val="Tablaconcuadrcula"/>
        <w:tblW w:w="0" w:type="auto"/>
        <w:tblLayout w:type="fixed"/>
        <w:tblLook w:val="04A0" w:firstRow="1" w:lastRow="0" w:firstColumn="1" w:lastColumn="0" w:noHBand="0" w:noVBand="1"/>
      </w:tblPr>
      <w:tblGrid>
        <w:gridCol w:w="4414"/>
        <w:gridCol w:w="4414"/>
      </w:tblGrid>
      <w:tr w:rsidR="007C313C" w14:paraId="414B2B19" w14:textId="77777777" w:rsidTr="000028DC">
        <w:trPr>
          <w:trHeight w:val="275"/>
        </w:trPr>
        <w:tc>
          <w:tcPr>
            <w:tcW w:w="4414" w:type="dxa"/>
          </w:tcPr>
          <w:p w14:paraId="77B83AFA" w14:textId="77777777" w:rsidR="007C313C" w:rsidRPr="005B321B" w:rsidRDefault="007C313C" w:rsidP="000028DC">
            <w:pPr>
              <w:rPr>
                <w:b/>
              </w:rPr>
            </w:pPr>
            <w:r w:rsidRPr="005B321B">
              <w:rPr>
                <w:b/>
              </w:rPr>
              <w:t>ID:</w:t>
            </w:r>
          </w:p>
        </w:tc>
        <w:tc>
          <w:tcPr>
            <w:tcW w:w="4414" w:type="dxa"/>
          </w:tcPr>
          <w:p w14:paraId="71BB80DA" w14:textId="77777777" w:rsidR="007C313C" w:rsidRDefault="007C313C" w:rsidP="000028DC">
            <w:r>
              <w:t>CU-7</w:t>
            </w:r>
          </w:p>
        </w:tc>
      </w:tr>
      <w:tr w:rsidR="007C313C" w14:paraId="44B3EDD2" w14:textId="77777777" w:rsidTr="000028DC">
        <w:trPr>
          <w:trHeight w:val="70"/>
        </w:trPr>
        <w:tc>
          <w:tcPr>
            <w:tcW w:w="4414" w:type="dxa"/>
          </w:tcPr>
          <w:p w14:paraId="7BC13A51" w14:textId="77777777" w:rsidR="007C313C" w:rsidRPr="005B321B" w:rsidRDefault="007C313C" w:rsidP="000028DC">
            <w:pPr>
              <w:rPr>
                <w:b/>
              </w:rPr>
            </w:pPr>
            <w:r>
              <w:rPr>
                <w:b/>
              </w:rPr>
              <w:t>Nombre:</w:t>
            </w:r>
          </w:p>
        </w:tc>
        <w:tc>
          <w:tcPr>
            <w:tcW w:w="4414" w:type="dxa"/>
          </w:tcPr>
          <w:p w14:paraId="3EE72645" w14:textId="77777777" w:rsidR="007C313C" w:rsidRDefault="007C313C" w:rsidP="000028DC">
            <w:r>
              <w:t>Agregar usuario</w:t>
            </w:r>
          </w:p>
        </w:tc>
      </w:tr>
      <w:tr w:rsidR="007C313C" w14:paraId="561707E6" w14:textId="77777777" w:rsidTr="000028DC">
        <w:trPr>
          <w:trHeight w:val="70"/>
        </w:trPr>
        <w:tc>
          <w:tcPr>
            <w:tcW w:w="4414" w:type="dxa"/>
          </w:tcPr>
          <w:p w14:paraId="45B77970" w14:textId="77777777" w:rsidR="007C313C" w:rsidRPr="005B321B" w:rsidRDefault="007C313C" w:rsidP="000028DC">
            <w:pPr>
              <w:rPr>
                <w:b/>
              </w:rPr>
            </w:pPr>
            <w:r>
              <w:rPr>
                <w:b/>
              </w:rPr>
              <w:t>Actor:</w:t>
            </w:r>
          </w:p>
        </w:tc>
        <w:tc>
          <w:tcPr>
            <w:tcW w:w="4414" w:type="dxa"/>
          </w:tcPr>
          <w:p w14:paraId="2ABAA9F6" w14:textId="77777777" w:rsidR="007C313C" w:rsidRDefault="007C313C" w:rsidP="000028DC">
            <w:r>
              <w:t>Bibliotecario</w:t>
            </w:r>
          </w:p>
        </w:tc>
      </w:tr>
      <w:tr w:rsidR="007C313C" w14:paraId="509049AF" w14:textId="77777777" w:rsidTr="000028DC">
        <w:trPr>
          <w:trHeight w:val="70"/>
        </w:trPr>
        <w:tc>
          <w:tcPr>
            <w:tcW w:w="4414" w:type="dxa"/>
          </w:tcPr>
          <w:p w14:paraId="4C96F1F9" w14:textId="77777777" w:rsidR="007C313C" w:rsidRPr="005B321B" w:rsidRDefault="007C313C" w:rsidP="000028DC">
            <w:pPr>
              <w:rPr>
                <w:b/>
              </w:rPr>
            </w:pPr>
            <w:r>
              <w:rPr>
                <w:b/>
              </w:rPr>
              <w:t>Fecha de Creación:</w:t>
            </w:r>
          </w:p>
        </w:tc>
        <w:tc>
          <w:tcPr>
            <w:tcW w:w="4414" w:type="dxa"/>
          </w:tcPr>
          <w:p w14:paraId="55CDBB1E" w14:textId="77777777" w:rsidR="007C313C" w:rsidRDefault="007C313C" w:rsidP="000028DC">
            <w:r>
              <w:t>8/03/2016</w:t>
            </w:r>
          </w:p>
        </w:tc>
      </w:tr>
      <w:tr w:rsidR="007C313C" w14:paraId="73916F90" w14:textId="77777777" w:rsidTr="000028DC">
        <w:trPr>
          <w:trHeight w:val="70"/>
        </w:trPr>
        <w:tc>
          <w:tcPr>
            <w:tcW w:w="4414" w:type="dxa"/>
          </w:tcPr>
          <w:p w14:paraId="4A67ABF8" w14:textId="77777777" w:rsidR="007C313C" w:rsidRPr="005B321B" w:rsidRDefault="007C313C" w:rsidP="000028DC">
            <w:pPr>
              <w:rPr>
                <w:b/>
              </w:rPr>
            </w:pPr>
            <w:r>
              <w:rPr>
                <w:b/>
              </w:rPr>
              <w:t>Fecha de Modificación:</w:t>
            </w:r>
          </w:p>
        </w:tc>
        <w:tc>
          <w:tcPr>
            <w:tcW w:w="4414" w:type="dxa"/>
          </w:tcPr>
          <w:p w14:paraId="063D2A6E" w14:textId="77777777" w:rsidR="007C313C" w:rsidRDefault="007C313C" w:rsidP="000028DC">
            <w:r>
              <w:t>17/05/2016</w:t>
            </w:r>
          </w:p>
        </w:tc>
      </w:tr>
      <w:tr w:rsidR="007C313C" w14:paraId="2582FD97" w14:textId="77777777" w:rsidTr="000028DC">
        <w:trPr>
          <w:trHeight w:val="70"/>
        </w:trPr>
        <w:tc>
          <w:tcPr>
            <w:tcW w:w="4414" w:type="dxa"/>
          </w:tcPr>
          <w:p w14:paraId="2D71CA98" w14:textId="77777777" w:rsidR="007C313C" w:rsidRPr="005B321B" w:rsidRDefault="007C313C" w:rsidP="000028DC">
            <w:pPr>
              <w:rPr>
                <w:b/>
              </w:rPr>
            </w:pPr>
            <w:r>
              <w:rPr>
                <w:b/>
              </w:rPr>
              <w:t>Autores:</w:t>
            </w:r>
          </w:p>
        </w:tc>
        <w:tc>
          <w:tcPr>
            <w:tcW w:w="4414" w:type="dxa"/>
          </w:tcPr>
          <w:p w14:paraId="0175F6A0" w14:textId="77777777" w:rsidR="007C313C" w:rsidRDefault="007C313C" w:rsidP="000028DC">
            <w:r>
              <w:t>FRANCISCO GERARDO MARES SOLANO</w:t>
            </w:r>
          </w:p>
        </w:tc>
      </w:tr>
      <w:tr w:rsidR="007C313C" w14:paraId="53B56BD7" w14:textId="77777777" w:rsidTr="000028DC">
        <w:trPr>
          <w:trHeight w:val="157"/>
        </w:trPr>
        <w:tc>
          <w:tcPr>
            <w:tcW w:w="4414" w:type="dxa"/>
          </w:tcPr>
          <w:p w14:paraId="2D475CCE" w14:textId="77777777" w:rsidR="007C313C" w:rsidRPr="005B321B" w:rsidRDefault="007C313C" w:rsidP="000028DC">
            <w:pPr>
              <w:rPr>
                <w:b/>
              </w:rPr>
            </w:pPr>
            <w:r>
              <w:rPr>
                <w:b/>
              </w:rPr>
              <w:t>Descripción:</w:t>
            </w:r>
          </w:p>
        </w:tc>
        <w:tc>
          <w:tcPr>
            <w:tcW w:w="4414" w:type="dxa"/>
          </w:tcPr>
          <w:p w14:paraId="25C00CBD" w14:textId="77777777" w:rsidR="007C313C" w:rsidRDefault="007C313C" w:rsidP="000028DC">
            <w:r>
              <w:t>El usuario registra a los alumnos y profesores en el sistema</w:t>
            </w:r>
          </w:p>
        </w:tc>
      </w:tr>
      <w:tr w:rsidR="007C313C" w14:paraId="1F55A0C2" w14:textId="77777777" w:rsidTr="000028DC">
        <w:trPr>
          <w:trHeight w:val="70"/>
        </w:trPr>
        <w:tc>
          <w:tcPr>
            <w:tcW w:w="4414" w:type="dxa"/>
          </w:tcPr>
          <w:p w14:paraId="71F6E9A3" w14:textId="77777777" w:rsidR="007C313C" w:rsidRPr="005B321B" w:rsidRDefault="007C313C" w:rsidP="000028DC">
            <w:pPr>
              <w:rPr>
                <w:b/>
              </w:rPr>
            </w:pPr>
            <w:r>
              <w:rPr>
                <w:b/>
              </w:rPr>
              <w:t>Precondiciones:</w:t>
            </w:r>
          </w:p>
        </w:tc>
        <w:tc>
          <w:tcPr>
            <w:tcW w:w="4414" w:type="dxa"/>
          </w:tcPr>
          <w:p w14:paraId="286E0229" w14:textId="77777777" w:rsidR="007C313C" w:rsidRDefault="007C313C" w:rsidP="000028DC">
            <w:r>
              <w:t>Deben existir en el BD del sistema de la UV.</w:t>
            </w:r>
          </w:p>
        </w:tc>
      </w:tr>
      <w:tr w:rsidR="007C313C" w14:paraId="6D9630BF" w14:textId="77777777" w:rsidTr="000028DC">
        <w:trPr>
          <w:trHeight w:val="912"/>
        </w:trPr>
        <w:tc>
          <w:tcPr>
            <w:tcW w:w="4414" w:type="dxa"/>
          </w:tcPr>
          <w:p w14:paraId="3304FF5B" w14:textId="77777777" w:rsidR="007C313C" w:rsidRDefault="007C313C" w:rsidP="000028DC">
            <w:pPr>
              <w:rPr>
                <w:b/>
              </w:rPr>
            </w:pPr>
            <w:r>
              <w:rPr>
                <w:b/>
              </w:rPr>
              <w:t>Flujo Normal:</w:t>
            </w:r>
          </w:p>
        </w:tc>
        <w:tc>
          <w:tcPr>
            <w:tcW w:w="4414" w:type="dxa"/>
          </w:tcPr>
          <w:p w14:paraId="61C50778" w14:textId="77777777" w:rsidR="007C313C" w:rsidRPr="00D26FB4" w:rsidRDefault="007C313C" w:rsidP="000028DC">
            <w:pPr>
              <w:rPr>
                <w:b/>
              </w:rPr>
            </w:pPr>
            <w:r w:rsidRPr="00D26FB4">
              <w:rPr>
                <w:b/>
              </w:rPr>
              <w:t xml:space="preserve">Exitoso – </w:t>
            </w:r>
            <w:r>
              <w:rPr>
                <w:b/>
              </w:rPr>
              <w:t>Usuario agregado</w:t>
            </w:r>
          </w:p>
          <w:p w14:paraId="5EBC7663" w14:textId="77777777" w:rsidR="007C313C" w:rsidRDefault="007C313C" w:rsidP="000028DC">
            <w:r>
              <w:t>1ª.- El usuario ingresa a la sección correspondiente</w:t>
            </w:r>
          </w:p>
          <w:p w14:paraId="7F168E1A" w14:textId="77777777" w:rsidR="007C313C" w:rsidRDefault="007C313C" w:rsidP="000028DC">
            <w:r>
              <w:t>2ª.- El sistema muestra un campo para agregar la matrícula del nuevo registro</w:t>
            </w:r>
          </w:p>
          <w:p w14:paraId="1F5668FE" w14:textId="77777777" w:rsidR="007C313C" w:rsidRDefault="007C313C" w:rsidP="000028DC">
            <w:r>
              <w:t>3ª.- El usuario introduce la matrícula correspondiente.</w:t>
            </w:r>
          </w:p>
          <w:p w14:paraId="5106A154" w14:textId="77777777" w:rsidR="007C313C" w:rsidRDefault="007C313C" w:rsidP="000028DC">
            <w:r>
              <w:t>4ª.- El sistema pide confirmación de la acción.</w:t>
            </w:r>
          </w:p>
          <w:p w14:paraId="0667F12E" w14:textId="77777777" w:rsidR="007C313C" w:rsidRDefault="007C313C" w:rsidP="000028DC">
            <w:r>
              <w:t>5ª.- El usuario acepta la solicitud.</w:t>
            </w:r>
          </w:p>
          <w:p w14:paraId="5C9C2722" w14:textId="77777777" w:rsidR="007C313C" w:rsidRDefault="007C313C" w:rsidP="000028DC">
            <w:r>
              <w:t>6ª.- El sistema informa que el usuario ha sido registrado.</w:t>
            </w:r>
          </w:p>
        </w:tc>
      </w:tr>
      <w:tr w:rsidR="007C313C" w14:paraId="4162A9FA" w14:textId="77777777" w:rsidTr="000028DC">
        <w:trPr>
          <w:trHeight w:val="912"/>
        </w:trPr>
        <w:tc>
          <w:tcPr>
            <w:tcW w:w="4414" w:type="dxa"/>
          </w:tcPr>
          <w:p w14:paraId="35D8F0B8" w14:textId="77777777" w:rsidR="007C313C" w:rsidRDefault="007C313C" w:rsidP="000028DC">
            <w:pPr>
              <w:rPr>
                <w:b/>
              </w:rPr>
            </w:pPr>
            <w:r>
              <w:rPr>
                <w:b/>
              </w:rPr>
              <w:t>Flujo Alterno:</w:t>
            </w:r>
          </w:p>
        </w:tc>
        <w:tc>
          <w:tcPr>
            <w:tcW w:w="4414" w:type="dxa"/>
          </w:tcPr>
          <w:p w14:paraId="5E979AE2" w14:textId="77777777" w:rsidR="007C313C" w:rsidRPr="00DD0B37" w:rsidRDefault="007C313C" w:rsidP="000028DC">
            <w:pPr>
              <w:rPr>
                <w:b/>
              </w:rPr>
            </w:pPr>
            <w:r w:rsidRPr="00DD0B37">
              <w:rPr>
                <w:b/>
              </w:rPr>
              <w:t xml:space="preserve">Alterno – </w:t>
            </w:r>
            <w:r>
              <w:rPr>
                <w:b/>
              </w:rPr>
              <w:t>Registro cancelado</w:t>
            </w:r>
          </w:p>
          <w:p w14:paraId="791DBA59" w14:textId="77777777" w:rsidR="007C313C" w:rsidRDefault="007C313C" w:rsidP="000028DC">
            <w:r>
              <w:t>5b.- El usuario cancela el registro.</w:t>
            </w:r>
          </w:p>
          <w:p w14:paraId="0482D7E7" w14:textId="77777777" w:rsidR="007C313C" w:rsidRDefault="007C313C" w:rsidP="000028DC">
            <w:r>
              <w:t>6b.- El sistema regresa al usuario a la sección anterior.</w:t>
            </w:r>
          </w:p>
          <w:p w14:paraId="2AA17E3A" w14:textId="77777777" w:rsidR="007C313C" w:rsidRDefault="007C313C" w:rsidP="000028DC"/>
          <w:p w14:paraId="10745196" w14:textId="77777777" w:rsidR="007C313C" w:rsidRPr="00DD0B37" w:rsidRDefault="007C313C" w:rsidP="000028DC">
            <w:pPr>
              <w:rPr>
                <w:b/>
              </w:rPr>
            </w:pPr>
            <w:r w:rsidRPr="00DD0B37">
              <w:rPr>
                <w:b/>
              </w:rPr>
              <w:t xml:space="preserve">Fallido – Imposible </w:t>
            </w:r>
            <w:r>
              <w:rPr>
                <w:b/>
              </w:rPr>
              <w:t>registrar</w:t>
            </w:r>
          </w:p>
          <w:p w14:paraId="596AAB27" w14:textId="77777777" w:rsidR="007C313C" w:rsidRDefault="007C313C" w:rsidP="000028DC">
            <w:r>
              <w:t>4c.- El sistema informa al usuario ya está registrado</w:t>
            </w:r>
          </w:p>
          <w:p w14:paraId="6C34D1D4" w14:textId="77777777" w:rsidR="007C313C" w:rsidRDefault="007C313C" w:rsidP="000028DC">
            <w:r>
              <w:t>5c.- El usuario abandona el sistema.</w:t>
            </w:r>
          </w:p>
        </w:tc>
      </w:tr>
      <w:tr w:rsidR="007C313C" w14:paraId="2713F6B9" w14:textId="77777777" w:rsidTr="000028DC">
        <w:trPr>
          <w:trHeight w:val="912"/>
        </w:trPr>
        <w:tc>
          <w:tcPr>
            <w:tcW w:w="4414" w:type="dxa"/>
          </w:tcPr>
          <w:p w14:paraId="011FAE52" w14:textId="77777777" w:rsidR="007C313C" w:rsidRDefault="007C313C" w:rsidP="000028DC">
            <w:pPr>
              <w:rPr>
                <w:b/>
              </w:rPr>
            </w:pPr>
            <w:r>
              <w:rPr>
                <w:b/>
              </w:rPr>
              <w:t xml:space="preserve">Excepciones: </w:t>
            </w:r>
          </w:p>
        </w:tc>
        <w:tc>
          <w:tcPr>
            <w:tcW w:w="4414" w:type="dxa"/>
          </w:tcPr>
          <w:p w14:paraId="376F32BE" w14:textId="77777777" w:rsidR="007C313C" w:rsidRPr="00DD0B37" w:rsidRDefault="007C313C" w:rsidP="000028DC">
            <w:pPr>
              <w:rPr>
                <w:b/>
              </w:rPr>
            </w:pPr>
            <w:r>
              <w:rPr>
                <w:b/>
              </w:rPr>
              <w:t>Indeseable</w:t>
            </w:r>
            <w:r w:rsidRPr="00DD0B37">
              <w:rPr>
                <w:b/>
              </w:rPr>
              <w:t xml:space="preserve"> – Error al recibir datos</w:t>
            </w:r>
          </w:p>
          <w:p w14:paraId="3FFA6A48" w14:textId="77777777" w:rsidR="007C313C" w:rsidRDefault="007C313C" w:rsidP="000028DC">
            <w:r>
              <w:t xml:space="preserve">2d.- El sistema no puede conectar con </w:t>
            </w:r>
            <w:proofErr w:type="gramStart"/>
            <w:r>
              <w:t>la BD</w:t>
            </w:r>
            <w:proofErr w:type="gramEnd"/>
            <w:r>
              <w:t xml:space="preserve"> e informa sobre el problema.</w:t>
            </w:r>
          </w:p>
          <w:p w14:paraId="04CC277F" w14:textId="77777777" w:rsidR="007C313C" w:rsidRDefault="007C313C" w:rsidP="000028DC">
            <w:r>
              <w:t>3d.- El usuario sale del sistema.</w:t>
            </w:r>
          </w:p>
        </w:tc>
      </w:tr>
      <w:tr w:rsidR="007C313C" w14:paraId="11BED11C" w14:textId="77777777" w:rsidTr="000028DC">
        <w:trPr>
          <w:trHeight w:val="70"/>
        </w:trPr>
        <w:tc>
          <w:tcPr>
            <w:tcW w:w="4414" w:type="dxa"/>
          </w:tcPr>
          <w:p w14:paraId="43ECEAE7" w14:textId="77777777" w:rsidR="007C313C" w:rsidRDefault="007C313C" w:rsidP="000028DC">
            <w:r>
              <w:rPr>
                <w:b/>
              </w:rPr>
              <w:t>Post-condiciones:</w:t>
            </w:r>
          </w:p>
          <w:p w14:paraId="72FC75A2" w14:textId="77777777" w:rsidR="007C313C" w:rsidRDefault="007C313C" w:rsidP="000028DC">
            <w:pPr>
              <w:rPr>
                <w:b/>
              </w:rPr>
            </w:pPr>
          </w:p>
        </w:tc>
        <w:tc>
          <w:tcPr>
            <w:tcW w:w="4414" w:type="dxa"/>
          </w:tcPr>
          <w:p w14:paraId="5A39C043" w14:textId="77777777" w:rsidR="007C313C" w:rsidRDefault="007C313C" w:rsidP="000028DC">
            <w:r>
              <w:t>Reservar ítem.</w:t>
            </w:r>
          </w:p>
          <w:p w14:paraId="7491A048" w14:textId="77777777" w:rsidR="007C313C" w:rsidRDefault="007C313C" w:rsidP="000028DC">
            <w:r>
              <w:t>Generar deuda.</w:t>
            </w:r>
          </w:p>
        </w:tc>
      </w:tr>
      <w:tr w:rsidR="007C313C" w14:paraId="53D9C4DC" w14:textId="77777777" w:rsidTr="000028DC">
        <w:trPr>
          <w:trHeight w:val="382"/>
        </w:trPr>
        <w:tc>
          <w:tcPr>
            <w:tcW w:w="4414" w:type="dxa"/>
          </w:tcPr>
          <w:p w14:paraId="6068E8D3" w14:textId="77777777" w:rsidR="007C313C" w:rsidRDefault="007C313C" w:rsidP="000028DC">
            <w:pPr>
              <w:rPr>
                <w:b/>
              </w:rPr>
            </w:pPr>
            <w:r>
              <w:rPr>
                <w:b/>
              </w:rPr>
              <w:t>Entrada:</w:t>
            </w:r>
          </w:p>
        </w:tc>
        <w:tc>
          <w:tcPr>
            <w:tcW w:w="4414" w:type="dxa"/>
          </w:tcPr>
          <w:p w14:paraId="33B8D5B2" w14:textId="77777777" w:rsidR="007C313C" w:rsidRDefault="007C313C" w:rsidP="000028DC">
            <w:r>
              <w:t>Matrícula</w:t>
            </w:r>
          </w:p>
          <w:p w14:paraId="54EAEED8" w14:textId="77777777" w:rsidR="007C313C" w:rsidRDefault="007C313C" w:rsidP="000028DC">
            <w:r>
              <w:t>Confirmación de registro</w:t>
            </w:r>
          </w:p>
        </w:tc>
      </w:tr>
      <w:tr w:rsidR="007C313C" w14:paraId="4972A82D" w14:textId="77777777" w:rsidTr="000028DC">
        <w:trPr>
          <w:trHeight w:val="70"/>
        </w:trPr>
        <w:tc>
          <w:tcPr>
            <w:tcW w:w="4414" w:type="dxa"/>
          </w:tcPr>
          <w:p w14:paraId="64621771" w14:textId="77777777" w:rsidR="007C313C" w:rsidRDefault="007C313C" w:rsidP="000028DC">
            <w:pPr>
              <w:rPr>
                <w:b/>
              </w:rPr>
            </w:pPr>
            <w:r>
              <w:rPr>
                <w:b/>
              </w:rPr>
              <w:t>Salida:</w:t>
            </w:r>
          </w:p>
        </w:tc>
        <w:tc>
          <w:tcPr>
            <w:tcW w:w="4414" w:type="dxa"/>
          </w:tcPr>
          <w:p w14:paraId="222A3CFE" w14:textId="77777777" w:rsidR="007C313C" w:rsidRDefault="007C313C" w:rsidP="000028DC">
            <w:r>
              <w:t>Estado del registro</w:t>
            </w:r>
          </w:p>
        </w:tc>
      </w:tr>
      <w:tr w:rsidR="007C313C" w14:paraId="74262C73" w14:textId="77777777" w:rsidTr="000028DC">
        <w:trPr>
          <w:trHeight w:val="124"/>
        </w:trPr>
        <w:tc>
          <w:tcPr>
            <w:tcW w:w="4414" w:type="dxa"/>
          </w:tcPr>
          <w:p w14:paraId="4EAAA043" w14:textId="77777777" w:rsidR="007C313C" w:rsidRDefault="007C313C" w:rsidP="000028DC">
            <w:pPr>
              <w:rPr>
                <w:b/>
              </w:rPr>
            </w:pPr>
            <w:r>
              <w:rPr>
                <w:b/>
              </w:rPr>
              <w:t>Prioridad:</w:t>
            </w:r>
          </w:p>
        </w:tc>
        <w:tc>
          <w:tcPr>
            <w:tcW w:w="4414" w:type="dxa"/>
          </w:tcPr>
          <w:p w14:paraId="02D302FC" w14:textId="77777777" w:rsidR="007C313C" w:rsidRDefault="007C313C" w:rsidP="000028DC">
            <w:r>
              <w:t>Indispensable</w:t>
            </w:r>
          </w:p>
        </w:tc>
      </w:tr>
    </w:tbl>
    <w:p w14:paraId="2D036379" w14:textId="77777777" w:rsidR="003C0E17" w:rsidRDefault="003C0E17">
      <w:pPr>
        <w:rPr>
          <w:rFonts w:ascii="Raleway" w:eastAsiaTheme="majorEastAsia" w:hAnsi="Raleway" w:cs="Arial"/>
          <w:i/>
          <w:iCs/>
          <w:sz w:val="28"/>
          <w:szCs w:val="28"/>
        </w:rPr>
      </w:pPr>
      <w:bookmarkStart w:id="36" w:name="_Toc452731656"/>
      <w:r>
        <w:br w:type="page"/>
      </w:r>
    </w:p>
    <w:p w14:paraId="4A3CD0C7" w14:textId="250ADE6B" w:rsidR="007C313C" w:rsidRDefault="007C313C" w:rsidP="00E10958">
      <w:pPr>
        <w:pStyle w:val="H4"/>
      </w:pPr>
      <w:r>
        <w:lastRenderedPageBreak/>
        <w:t>Borrar usuario</w:t>
      </w:r>
      <w:bookmarkEnd w:id="36"/>
    </w:p>
    <w:tbl>
      <w:tblPr>
        <w:tblStyle w:val="Tablaconcuadrcula"/>
        <w:tblW w:w="0" w:type="auto"/>
        <w:tblLayout w:type="fixed"/>
        <w:tblLook w:val="04A0" w:firstRow="1" w:lastRow="0" w:firstColumn="1" w:lastColumn="0" w:noHBand="0" w:noVBand="1"/>
      </w:tblPr>
      <w:tblGrid>
        <w:gridCol w:w="4414"/>
        <w:gridCol w:w="4414"/>
      </w:tblGrid>
      <w:tr w:rsidR="007C313C" w14:paraId="57D1D699" w14:textId="77777777" w:rsidTr="000028DC">
        <w:trPr>
          <w:trHeight w:val="133"/>
        </w:trPr>
        <w:tc>
          <w:tcPr>
            <w:tcW w:w="4414" w:type="dxa"/>
          </w:tcPr>
          <w:p w14:paraId="1A2238B0" w14:textId="77777777" w:rsidR="007C313C" w:rsidRPr="005B321B" w:rsidRDefault="007C313C" w:rsidP="000028DC">
            <w:pPr>
              <w:rPr>
                <w:b/>
              </w:rPr>
            </w:pPr>
            <w:r w:rsidRPr="005B321B">
              <w:rPr>
                <w:b/>
              </w:rPr>
              <w:t>ID:</w:t>
            </w:r>
          </w:p>
        </w:tc>
        <w:tc>
          <w:tcPr>
            <w:tcW w:w="4414" w:type="dxa"/>
          </w:tcPr>
          <w:p w14:paraId="2DE57BF9" w14:textId="77777777" w:rsidR="007C313C" w:rsidRDefault="007C313C" w:rsidP="000028DC">
            <w:r>
              <w:t>CU-7</w:t>
            </w:r>
          </w:p>
        </w:tc>
      </w:tr>
      <w:tr w:rsidR="007C313C" w14:paraId="31F292C9" w14:textId="77777777" w:rsidTr="000028DC">
        <w:trPr>
          <w:trHeight w:val="133"/>
        </w:trPr>
        <w:tc>
          <w:tcPr>
            <w:tcW w:w="4414" w:type="dxa"/>
          </w:tcPr>
          <w:p w14:paraId="28228EF0" w14:textId="77777777" w:rsidR="007C313C" w:rsidRPr="005B321B" w:rsidRDefault="007C313C" w:rsidP="000028DC">
            <w:pPr>
              <w:rPr>
                <w:b/>
              </w:rPr>
            </w:pPr>
            <w:r>
              <w:rPr>
                <w:b/>
              </w:rPr>
              <w:t>Nombre:</w:t>
            </w:r>
          </w:p>
        </w:tc>
        <w:tc>
          <w:tcPr>
            <w:tcW w:w="4414" w:type="dxa"/>
          </w:tcPr>
          <w:p w14:paraId="50D2617B" w14:textId="77777777" w:rsidR="007C313C" w:rsidRDefault="007C313C" w:rsidP="000028DC">
            <w:r>
              <w:t>Borrar usuario</w:t>
            </w:r>
          </w:p>
        </w:tc>
      </w:tr>
      <w:tr w:rsidR="007C313C" w14:paraId="656FFB1B" w14:textId="77777777" w:rsidTr="000028DC">
        <w:trPr>
          <w:trHeight w:val="70"/>
        </w:trPr>
        <w:tc>
          <w:tcPr>
            <w:tcW w:w="4414" w:type="dxa"/>
          </w:tcPr>
          <w:p w14:paraId="41F60076" w14:textId="77777777" w:rsidR="007C313C" w:rsidRPr="005B321B" w:rsidRDefault="007C313C" w:rsidP="000028DC">
            <w:pPr>
              <w:rPr>
                <w:b/>
              </w:rPr>
            </w:pPr>
            <w:r>
              <w:rPr>
                <w:b/>
              </w:rPr>
              <w:t>Actor:</w:t>
            </w:r>
          </w:p>
        </w:tc>
        <w:tc>
          <w:tcPr>
            <w:tcW w:w="4414" w:type="dxa"/>
          </w:tcPr>
          <w:p w14:paraId="157C87BC" w14:textId="77777777" w:rsidR="007C313C" w:rsidRDefault="007C313C" w:rsidP="000028DC">
            <w:r>
              <w:t>Bibliotecario</w:t>
            </w:r>
          </w:p>
        </w:tc>
      </w:tr>
      <w:tr w:rsidR="007C313C" w14:paraId="58F5CDAB" w14:textId="77777777" w:rsidTr="000028DC">
        <w:trPr>
          <w:trHeight w:val="70"/>
        </w:trPr>
        <w:tc>
          <w:tcPr>
            <w:tcW w:w="4414" w:type="dxa"/>
          </w:tcPr>
          <w:p w14:paraId="14012369" w14:textId="77777777" w:rsidR="007C313C" w:rsidRPr="005B321B" w:rsidRDefault="007C313C" w:rsidP="000028DC">
            <w:pPr>
              <w:rPr>
                <w:b/>
              </w:rPr>
            </w:pPr>
            <w:r>
              <w:rPr>
                <w:b/>
              </w:rPr>
              <w:t>Fecha de Creación:</w:t>
            </w:r>
          </w:p>
        </w:tc>
        <w:tc>
          <w:tcPr>
            <w:tcW w:w="4414" w:type="dxa"/>
          </w:tcPr>
          <w:p w14:paraId="0AB83C81" w14:textId="77777777" w:rsidR="007C313C" w:rsidRDefault="007C313C" w:rsidP="000028DC">
            <w:r>
              <w:t>8/03/2016</w:t>
            </w:r>
          </w:p>
        </w:tc>
      </w:tr>
      <w:tr w:rsidR="007C313C" w14:paraId="130B7742" w14:textId="77777777" w:rsidTr="000028DC">
        <w:trPr>
          <w:trHeight w:val="70"/>
        </w:trPr>
        <w:tc>
          <w:tcPr>
            <w:tcW w:w="4414" w:type="dxa"/>
          </w:tcPr>
          <w:p w14:paraId="68E00AC9" w14:textId="77777777" w:rsidR="007C313C" w:rsidRPr="005B321B" w:rsidRDefault="007C313C" w:rsidP="000028DC">
            <w:pPr>
              <w:rPr>
                <w:b/>
              </w:rPr>
            </w:pPr>
            <w:r>
              <w:rPr>
                <w:b/>
              </w:rPr>
              <w:t>Fecha de Modificación:</w:t>
            </w:r>
          </w:p>
        </w:tc>
        <w:tc>
          <w:tcPr>
            <w:tcW w:w="4414" w:type="dxa"/>
          </w:tcPr>
          <w:p w14:paraId="760AAFE9" w14:textId="77777777" w:rsidR="007C313C" w:rsidRDefault="007C313C" w:rsidP="000028DC">
            <w:r>
              <w:t>17/05/2016</w:t>
            </w:r>
          </w:p>
        </w:tc>
      </w:tr>
      <w:tr w:rsidR="007C313C" w14:paraId="619E10E2" w14:textId="77777777" w:rsidTr="000028DC">
        <w:trPr>
          <w:trHeight w:val="70"/>
        </w:trPr>
        <w:tc>
          <w:tcPr>
            <w:tcW w:w="4414" w:type="dxa"/>
          </w:tcPr>
          <w:p w14:paraId="39EACAF6" w14:textId="77777777" w:rsidR="007C313C" w:rsidRPr="005B321B" w:rsidRDefault="007C313C" w:rsidP="000028DC">
            <w:pPr>
              <w:rPr>
                <w:b/>
              </w:rPr>
            </w:pPr>
            <w:r>
              <w:rPr>
                <w:b/>
              </w:rPr>
              <w:t>Autores:</w:t>
            </w:r>
          </w:p>
        </w:tc>
        <w:tc>
          <w:tcPr>
            <w:tcW w:w="4414" w:type="dxa"/>
          </w:tcPr>
          <w:p w14:paraId="7F790ABE" w14:textId="77777777" w:rsidR="007C313C" w:rsidRDefault="007C313C" w:rsidP="000028DC">
            <w:r>
              <w:t>FRANCISCO GERARDO MARES SOLANO</w:t>
            </w:r>
          </w:p>
        </w:tc>
      </w:tr>
      <w:tr w:rsidR="007C313C" w14:paraId="137A41A5" w14:textId="77777777" w:rsidTr="000028DC">
        <w:trPr>
          <w:trHeight w:val="70"/>
        </w:trPr>
        <w:tc>
          <w:tcPr>
            <w:tcW w:w="4414" w:type="dxa"/>
          </w:tcPr>
          <w:p w14:paraId="07FAA3AB" w14:textId="77777777" w:rsidR="007C313C" w:rsidRPr="005B321B" w:rsidRDefault="007C313C" w:rsidP="000028DC">
            <w:pPr>
              <w:rPr>
                <w:b/>
              </w:rPr>
            </w:pPr>
            <w:r>
              <w:rPr>
                <w:b/>
              </w:rPr>
              <w:t>Descripción:</w:t>
            </w:r>
          </w:p>
        </w:tc>
        <w:tc>
          <w:tcPr>
            <w:tcW w:w="4414" w:type="dxa"/>
          </w:tcPr>
          <w:p w14:paraId="35658A5F" w14:textId="77777777" w:rsidR="007C313C" w:rsidRDefault="007C313C" w:rsidP="000028DC">
            <w:r>
              <w:t>El usuario borra la matrícula del sistema.</w:t>
            </w:r>
          </w:p>
        </w:tc>
      </w:tr>
      <w:tr w:rsidR="007C313C" w14:paraId="11F0D7EF" w14:textId="77777777" w:rsidTr="000028DC">
        <w:trPr>
          <w:trHeight w:val="70"/>
        </w:trPr>
        <w:tc>
          <w:tcPr>
            <w:tcW w:w="4414" w:type="dxa"/>
          </w:tcPr>
          <w:p w14:paraId="54351654" w14:textId="77777777" w:rsidR="007C313C" w:rsidRPr="005B321B" w:rsidRDefault="007C313C" w:rsidP="000028DC">
            <w:pPr>
              <w:rPr>
                <w:b/>
              </w:rPr>
            </w:pPr>
            <w:r>
              <w:rPr>
                <w:b/>
              </w:rPr>
              <w:t>Precondiciones:</w:t>
            </w:r>
          </w:p>
        </w:tc>
        <w:tc>
          <w:tcPr>
            <w:tcW w:w="4414" w:type="dxa"/>
          </w:tcPr>
          <w:p w14:paraId="13A687FC" w14:textId="77777777" w:rsidR="007C313C" w:rsidRDefault="007C313C" w:rsidP="000028DC">
            <w:r>
              <w:t>Deben existir el usuario registrado.</w:t>
            </w:r>
          </w:p>
          <w:p w14:paraId="76BB7E7F" w14:textId="77777777" w:rsidR="007C313C" w:rsidRDefault="007C313C" w:rsidP="000028DC">
            <w:r>
              <w:t>Debe haber conexión a la BD.</w:t>
            </w:r>
          </w:p>
        </w:tc>
      </w:tr>
      <w:tr w:rsidR="007C313C" w14:paraId="37DD22B7" w14:textId="77777777" w:rsidTr="000028DC">
        <w:trPr>
          <w:trHeight w:val="912"/>
        </w:trPr>
        <w:tc>
          <w:tcPr>
            <w:tcW w:w="4414" w:type="dxa"/>
          </w:tcPr>
          <w:p w14:paraId="5F98A0CC" w14:textId="77777777" w:rsidR="007C313C" w:rsidRDefault="007C313C" w:rsidP="000028DC">
            <w:pPr>
              <w:rPr>
                <w:b/>
              </w:rPr>
            </w:pPr>
            <w:r>
              <w:rPr>
                <w:b/>
              </w:rPr>
              <w:t>Flujo Normal:</w:t>
            </w:r>
          </w:p>
        </w:tc>
        <w:tc>
          <w:tcPr>
            <w:tcW w:w="4414" w:type="dxa"/>
          </w:tcPr>
          <w:p w14:paraId="7D5D9C0E" w14:textId="77777777" w:rsidR="007C313C" w:rsidRPr="00D26FB4" w:rsidRDefault="007C313C" w:rsidP="000028DC">
            <w:pPr>
              <w:rPr>
                <w:b/>
              </w:rPr>
            </w:pPr>
            <w:r w:rsidRPr="00D26FB4">
              <w:rPr>
                <w:b/>
              </w:rPr>
              <w:t xml:space="preserve">Exitoso – </w:t>
            </w:r>
            <w:r>
              <w:rPr>
                <w:b/>
              </w:rPr>
              <w:t>Usuario borrado</w:t>
            </w:r>
          </w:p>
          <w:p w14:paraId="0B38BF26" w14:textId="77777777" w:rsidR="007C313C" w:rsidRDefault="007C313C" w:rsidP="000028DC">
            <w:r>
              <w:t>1ª.- El usuario ingresa a la sección correspondiente</w:t>
            </w:r>
          </w:p>
          <w:p w14:paraId="1B09C43D" w14:textId="77777777" w:rsidR="007C313C" w:rsidRDefault="007C313C" w:rsidP="000028DC">
            <w:r>
              <w:t>2ª.- El sistema muestra un campo para borrar la matrícula del nuevo registro</w:t>
            </w:r>
          </w:p>
          <w:p w14:paraId="60BA0ACF" w14:textId="77777777" w:rsidR="007C313C" w:rsidRDefault="007C313C" w:rsidP="000028DC">
            <w:r>
              <w:t>3ª.- El usuario introduce la matrícula correspondiente.</w:t>
            </w:r>
          </w:p>
          <w:p w14:paraId="5C3D9F4F" w14:textId="77777777" w:rsidR="007C313C" w:rsidRDefault="007C313C" w:rsidP="000028DC">
            <w:r>
              <w:t>4ª.- El sistema pide confirmación de la acción.</w:t>
            </w:r>
          </w:p>
          <w:p w14:paraId="43157A0F" w14:textId="77777777" w:rsidR="007C313C" w:rsidRDefault="007C313C" w:rsidP="000028DC">
            <w:r>
              <w:t>5ª.- El usuario acepta la solicitud.</w:t>
            </w:r>
          </w:p>
          <w:p w14:paraId="29F85B8E" w14:textId="77777777" w:rsidR="007C313C" w:rsidRDefault="007C313C" w:rsidP="000028DC">
            <w:r>
              <w:t>6ª.- El sistema informa que el usuario ha sido registrado.</w:t>
            </w:r>
          </w:p>
        </w:tc>
      </w:tr>
      <w:tr w:rsidR="007C313C" w14:paraId="1B95C9CF" w14:textId="77777777" w:rsidTr="000028DC">
        <w:trPr>
          <w:trHeight w:val="912"/>
        </w:trPr>
        <w:tc>
          <w:tcPr>
            <w:tcW w:w="4414" w:type="dxa"/>
          </w:tcPr>
          <w:p w14:paraId="39898EF0" w14:textId="77777777" w:rsidR="007C313C" w:rsidRDefault="007C313C" w:rsidP="000028DC">
            <w:pPr>
              <w:rPr>
                <w:b/>
              </w:rPr>
            </w:pPr>
            <w:r>
              <w:rPr>
                <w:b/>
              </w:rPr>
              <w:t>Flujo Alterno:</w:t>
            </w:r>
          </w:p>
        </w:tc>
        <w:tc>
          <w:tcPr>
            <w:tcW w:w="4414" w:type="dxa"/>
          </w:tcPr>
          <w:p w14:paraId="6D3D5976" w14:textId="77777777" w:rsidR="007C313C" w:rsidRPr="00DD0B37" w:rsidRDefault="007C313C" w:rsidP="000028DC">
            <w:pPr>
              <w:rPr>
                <w:b/>
              </w:rPr>
            </w:pPr>
            <w:r w:rsidRPr="00DD0B37">
              <w:rPr>
                <w:b/>
              </w:rPr>
              <w:t>Alterno –</w:t>
            </w:r>
            <w:r>
              <w:rPr>
                <w:b/>
              </w:rPr>
              <w:t xml:space="preserve"> Solicitud cancelada</w:t>
            </w:r>
          </w:p>
          <w:p w14:paraId="659E009F" w14:textId="77777777" w:rsidR="007C313C" w:rsidRDefault="007C313C" w:rsidP="000028DC">
            <w:r>
              <w:t>5b.- El usuario cancela la solicitud.</w:t>
            </w:r>
          </w:p>
          <w:p w14:paraId="798ABE3B" w14:textId="77777777" w:rsidR="007C313C" w:rsidRDefault="007C313C" w:rsidP="000028DC">
            <w:r>
              <w:t>6b.- El sistema regresa al usuario a la sección anterior.</w:t>
            </w:r>
          </w:p>
          <w:p w14:paraId="5AB0E1E8" w14:textId="77777777" w:rsidR="007C313C" w:rsidRDefault="007C313C" w:rsidP="000028DC"/>
          <w:p w14:paraId="4ED76084" w14:textId="77777777" w:rsidR="007C313C" w:rsidRPr="00DD0B37" w:rsidRDefault="007C313C" w:rsidP="000028DC">
            <w:pPr>
              <w:rPr>
                <w:b/>
              </w:rPr>
            </w:pPr>
            <w:r w:rsidRPr="00DD0B37">
              <w:rPr>
                <w:b/>
              </w:rPr>
              <w:t xml:space="preserve">Fallido – Imposible </w:t>
            </w:r>
            <w:r>
              <w:rPr>
                <w:b/>
              </w:rPr>
              <w:t>borrar</w:t>
            </w:r>
          </w:p>
          <w:p w14:paraId="379E7C9F" w14:textId="77777777" w:rsidR="007C313C" w:rsidRDefault="007C313C" w:rsidP="000028DC">
            <w:r>
              <w:t>4c.- El sistema informa al usuario no existe.</w:t>
            </w:r>
          </w:p>
          <w:p w14:paraId="561FC357" w14:textId="77777777" w:rsidR="007C313C" w:rsidRDefault="007C313C" w:rsidP="000028DC">
            <w:r>
              <w:t>5c.- El usuario abandona el sistema.</w:t>
            </w:r>
          </w:p>
        </w:tc>
      </w:tr>
      <w:tr w:rsidR="007C313C" w14:paraId="0144DC5F" w14:textId="77777777" w:rsidTr="000028DC">
        <w:trPr>
          <w:trHeight w:val="912"/>
        </w:trPr>
        <w:tc>
          <w:tcPr>
            <w:tcW w:w="4414" w:type="dxa"/>
          </w:tcPr>
          <w:p w14:paraId="5C6BBE93" w14:textId="77777777" w:rsidR="007C313C" w:rsidRDefault="007C313C" w:rsidP="000028DC">
            <w:pPr>
              <w:rPr>
                <w:b/>
              </w:rPr>
            </w:pPr>
            <w:r>
              <w:rPr>
                <w:b/>
              </w:rPr>
              <w:t xml:space="preserve">Excepciones: </w:t>
            </w:r>
          </w:p>
        </w:tc>
        <w:tc>
          <w:tcPr>
            <w:tcW w:w="4414" w:type="dxa"/>
          </w:tcPr>
          <w:p w14:paraId="2C7AE5F8" w14:textId="77777777" w:rsidR="007C313C" w:rsidRPr="00DD0B37" w:rsidRDefault="007C313C" w:rsidP="000028DC">
            <w:pPr>
              <w:rPr>
                <w:b/>
              </w:rPr>
            </w:pPr>
            <w:r>
              <w:rPr>
                <w:b/>
              </w:rPr>
              <w:t>Indeseable</w:t>
            </w:r>
            <w:r w:rsidRPr="00DD0B37">
              <w:rPr>
                <w:b/>
              </w:rPr>
              <w:t xml:space="preserve"> – Error al recibir datos</w:t>
            </w:r>
          </w:p>
          <w:p w14:paraId="01D52966" w14:textId="77777777" w:rsidR="007C313C" w:rsidRDefault="007C313C" w:rsidP="000028DC">
            <w:r>
              <w:t xml:space="preserve">2d.- El sistema no puede conectar con </w:t>
            </w:r>
            <w:proofErr w:type="gramStart"/>
            <w:r>
              <w:t>la BD</w:t>
            </w:r>
            <w:proofErr w:type="gramEnd"/>
            <w:r>
              <w:t xml:space="preserve"> e informa sobre el problema.</w:t>
            </w:r>
          </w:p>
          <w:p w14:paraId="69A1DA69" w14:textId="77777777" w:rsidR="007C313C" w:rsidRDefault="007C313C" w:rsidP="000028DC">
            <w:r>
              <w:t>3d.- El usuario sale del sistema.</w:t>
            </w:r>
          </w:p>
        </w:tc>
      </w:tr>
      <w:tr w:rsidR="007C313C" w14:paraId="7CFC4292" w14:textId="77777777" w:rsidTr="000028DC">
        <w:trPr>
          <w:trHeight w:val="70"/>
        </w:trPr>
        <w:tc>
          <w:tcPr>
            <w:tcW w:w="4414" w:type="dxa"/>
          </w:tcPr>
          <w:p w14:paraId="49C6D40B" w14:textId="77777777" w:rsidR="007C313C" w:rsidRPr="005D213F" w:rsidRDefault="007C313C" w:rsidP="000028DC">
            <w:r>
              <w:rPr>
                <w:b/>
              </w:rPr>
              <w:t>Post-condiciones:</w:t>
            </w:r>
          </w:p>
        </w:tc>
        <w:tc>
          <w:tcPr>
            <w:tcW w:w="4414" w:type="dxa"/>
          </w:tcPr>
          <w:p w14:paraId="6BC1984A" w14:textId="77777777" w:rsidR="007C313C" w:rsidRDefault="007C313C" w:rsidP="000028DC"/>
        </w:tc>
      </w:tr>
      <w:tr w:rsidR="007C313C" w14:paraId="473F84CC" w14:textId="77777777" w:rsidTr="000028DC">
        <w:trPr>
          <w:trHeight w:val="70"/>
        </w:trPr>
        <w:tc>
          <w:tcPr>
            <w:tcW w:w="4414" w:type="dxa"/>
          </w:tcPr>
          <w:p w14:paraId="7492C642" w14:textId="77777777" w:rsidR="007C313C" w:rsidRDefault="007C313C" w:rsidP="000028DC">
            <w:pPr>
              <w:rPr>
                <w:b/>
              </w:rPr>
            </w:pPr>
            <w:r>
              <w:rPr>
                <w:b/>
              </w:rPr>
              <w:t>Entrada:</w:t>
            </w:r>
          </w:p>
        </w:tc>
        <w:tc>
          <w:tcPr>
            <w:tcW w:w="4414" w:type="dxa"/>
          </w:tcPr>
          <w:p w14:paraId="3DCCCF7B" w14:textId="77777777" w:rsidR="007C313C" w:rsidRDefault="007C313C" w:rsidP="000028DC">
            <w:r>
              <w:t>Matrícula</w:t>
            </w:r>
          </w:p>
          <w:p w14:paraId="7540851C" w14:textId="77777777" w:rsidR="007C313C" w:rsidRDefault="007C313C" w:rsidP="000028DC">
            <w:r>
              <w:t>Confirmación de borrado</w:t>
            </w:r>
          </w:p>
        </w:tc>
      </w:tr>
      <w:tr w:rsidR="007C313C" w14:paraId="3C649442" w14:textId="77777777" w:rsidTr="000028DC">
        <w:trPr>
          <w:trHeight w:val="70"/>
        </w:trPr>
        <w:tc>
          <w:tcPr>
            <w:tcW w:w="4414" w:type="dxa"/>
          </w:tcPr>
          <w:p w14:paraId="6AD6693D" w14:textId="77777777" w:rsidR="007C313C" w:rsidRDefault="007C313C" w:rsidP="000028DC">
            <w:pPr>
              <w:rPr>
                <w:b/>
              </w:rPr>
            </w:pPr>
            <w:r>
              <w:rPr>
                <w:b/>
              </w:rPr>
              <w:t>Salida:</w:t>
            </w:r>
          </w:p>
        </w:tc>
        <w:tc>
          <w:tcPr>
            <w:tcW w:w="4414" w:type="dxa"/>
          </w:tcPr>
          <w:p w14:paraId="3E902EEA" w14:textId="77777777" w:rsidR="007C313C" w:rsidRDefault="007C313C" w:rsidP="000028DC">
            <w:r>
              <w:t>Estado del borrado</w:t>
            </w:r>
          </w:p>
        </w:tc>
      </w:tr>
      <w:tr w:rsidR="007C313C" w14:paraId="369445D9" w14:textId="77777777" w:rsidTr="000028DC">
        <w:trPr>
          <w:trHeight w:val="91"/>
        </w:trPr>
        <w:tc>
          <w:tcPr>
            <w:tcW w:w="4414" w:type="dxa"/>
          </w:tcPr>
          <w:p w14:paraId="79988C3A" w14:textId="77777777" w:rsidR="007C313C" w:rsidRDefault="007C313C" w:rsidP="000028DC">
            <w:pPr>
              <w:rPr>
                <w:b/>
              </w:rPr>
            </w:pPr>
            <w:r>
              <w:rPr>
                <w:b/>
              </w:rPr>
              <w:t>Prioridad:</w:t>
            </w:r>
          </w:p>
        </w:tc>
        <w:tc>
          <w:tcPr>
            <w:tcW w:w="4414" w:type="dxa"/>
          </w:tcPr>
          <w:p w14:paraId="6C488E9E" w14:textId="77777777" w:rsidR="007C313C" w:rsidRDefault="007C313C" w:rsidP="000028DC">
            <w:r>
              <w:t>Indispensable</w:t>
            </w:r>
          </w:p>
        </w:tc>
      </w:tr>
    </w:tbl>
    <w:p w14:paraId="714878CF" w14:textId="77777777" w:rsidR="007C313C" w:rsidRDefault="007C313C" w:rsidP="007C313C">
      <w:pPr>
        <w:jc w:val="both"/>
        <w:rPr>
          <w:rFonts w:ascii="Arial" w:hAnsi="Arial" w:cs="Arial"/>
          <w:sz w:val="28"/>
          <w:szCs w:val="28"/>
        </w:rPr>
      </w:pPr>
    </w:p>
    <w:p w14:paraId="06E9B0E1" w14:textId="77777777" w:rsidR="00B22396" w:rsidRDefault="00B22396">
      <w:pPr>
        <w:rPr>
          <w:rFonts w:ascii="Raleway" w:eastAsiaTheme="majorEastAsia" w:hAnsi="Raleway" w:cstheme="majorBidi"/>
          <w:b/>
          <w:sz w:val="28"/>
          <w:szCs w:val="24"/>
        </w:rPr>
      </w:pPr>
      <w:bookmarkStart w:id="37" w:name="_Toc452731657"/>
      <w:r>
        <w:br w:type="page"/>
      </w:r>
    </w:p>
    <w:p w14:paraId="74312669" w14:textId="12EF71B4" w:rsidR="009E5744" w:rsidRPr="009E5744" w:rsidRDefault="009E5744" w:rsidP="009E5744">
      <w:pPr>
        <w:pStyle w:val="H3"/>
      </w:pPr>
      <w:r>
        <w:lastRenderedPageBreak/>
        <w:t>Funcionalidad del sistema</w:t>
      </w:r>
      <w:bookmarkEnd w:id="37"/>
    </w:p>
    <w:p w14:paraId="7E49EC35" w14:textId="6F9D638A" w:rsidR="00D74C30" w:rsidRPr="00D74C30" w:rsidRDefault="00C4054E" w:rsidP="00E10958">
      <w:pPr>
        <w:pStyle w:val="H4"/>
      </w:pPr>
      <w:bookmarkStart w:id="38" w:name="_Toc452731658"/>
      <w:r>
        <w:t xml:space="preserve">Agregar reseña </w:t>
      </w:r>
      <w:r w:rsidR="00BA174F">
        <w:t>del ítem</w:t>
      </w:r>
      <w:bookmarkEnd w:id="38"/>
    </w:p>
    <w:tbl>
      <w:tblPr>
        <w:tblStyle w:val="Tablaconcuadrcula"/>
        <w:tblW w:w="0" w:type="auto"/>
        <w:tblLayout w:type="fixed"/>
        <w:tblLook w:val="04A0" w:firstRow="1" w:lastRow="0" w:firstColumn="1" w:lastColumn="0" w:noHBand="0" w:noVBand="1"/>
      </w:tblPr>
      <w:tblGrid>
        <w:gridCol w:w="4414"/>
        <w:gridCol w:w="4414"/>
      </w:tblGrid>
      <w:tr w:rsidR="00F913C6" w14:paraId="22DD6510" w14:textId="77777777" w:rsidTr="00F6403E">
        <w:trPr>
          <w:trHeight w:val="70"/>
        </w:trPr>
        <w:tc>
          <w:tcPr>
            <w:tcW w:w="4414" w:type="dxa"/>
          </w:tcPr>
          <w:p w14:paraId="74F7B40C" w14:textId="77777777" w:rsidR="00F913C6" w:rsidRPr="005B321B" w:rsidRDefault="00F913C6" w:rsidP="00F21615">
            <w:pPr>
              <w:rPr>
                <w:b/>
              </w:rPr>
            </w:pPr>
            <w:r w:rsidRPr="005B321B">
              <w:rPr>
                <w:b/>
              </w:rPr>
              <w:t>ID:</w:t>
            </w:r>
          </w:p>
        </w:tc>
        <w:tc>
          <w:tcPr>
            <w:tcW w:w="4414" w:type="dxa"/>
          </w:tcPr>
          <w:p w14:paraId="5DC327DE" w14:textId="77777777" w:rsidR="00F913C6" w:rsidRDefault="00F913C6" w:rsidP="00F21615">
            <w:r>
              <w:t>CU-6.</w:t>
            </w:r>
          </w:p>
        </w:tc>
      </w:tr>
      <w:tr w:rsidR="00F913C6" w14:paraId="11A39DAA" w14:textId="77777777" w:rsidTr="00F6403E">
        <w:trPr>
          <w:trHeight w:val="70"/>
        </w:trPr>
        <w:tc>
          <w:tcPr>
            <w:tcW w:w="4414" w:type="dxa"/>
          </w:tcPr>
          <w:p w14:paraId="227AE27E" w14:textId="77777777" w:rsidR="00F913C6" w:rsidRPr="005B321B" w:rsidRDefault="00F913C6" w:rsidP="00F21615">
            <w:pPr>
              <w:rPr>
                <w:b/>
              </w:rPr>
            </w:pPr>
            <w:r>
              <w:rPr>
                <w:b/>
              </w:rPr>
              <w:t>Nombre:</w:t>
            </w:r>
          </w:p>
        </w:tc>
        <w:tc>
          <w:tcPr>
            <w:tcW w:w="4414" w:type="dxa"/>
          </w:tcPr>
          <w:p w14:paraId="5F4FC0C8" w14:textId="77777777" w:rsidR="00F913C6" w:rsidRDefault="00F913C6" w:rsidP="00BA174F">
            <w:r>
              <w:t xml:space="preserve">Agregar reseña </w:t>
            </w:r>
            <w:r w:rsidR="00BA174F">
              <w:t>del ítem.</w:t>
            </w:r>
          </w:p>
        </w:tc>
      </w:tr>
      <w:tr w:rsidR="00F913C6" w14:paraId="16E9FE4C" w14:textId="77777777" w:rsidTr="00F6403E">
        <w:trPr>
          <w:trHeight w:val="70"/>
        </w:trPr>
        <w:tc>
          <w:tcPr>
            <w:tcW w:w="4414" w:type="dxa"/>
          </w:tcPr>
          <w:p w14:paraId="4CE4308A" w14:textId="77777777" w:rsidR="00F913C6" w:rsidRPr="005B321B" w:rsidRDefault="00F913C6" w:rsidP="00F21615">
            <w:pPr>
              <w:rPr>
                <w:b/>
              </w:rPr>
            </w:pPr>
            <w:r>
              <w:rPr>
                <w:b/>
              </w:rPr>
              <w:t>Actor:</w:t>
            </w:r>
          </w:p>
        </w:tc>
        <w:tc>
          <w:tcPr>
            <w:tcW w:w="4414" w:type="dxa"/>
          </w:tcPr>
          <w:p w14:paraId="6926F74C" w14:textId="77777777" w:rsidR="00F913C6" w:rsidRDefault="00F913C6" w:rsidP="00F21615">
            <w:r>
              <w:t>Usuario.</w:t>
            </w:r>
          </w:p>
        </w:tc>
      </w:tr>
      <w:tr w:rsidR="00F913C6" w14:paraId="3EE25DAA" w14:textId="77777777" w:rsidTr="00F6403E">
        <w:trPr>
          <w:trHeight w:val="488"/>
        </w:trPr>
        <w:tc>
          <w:tcPr>
            <w:tcW w:w="4414" w:type="dxa"/>
          </w:tcPr>
          <w:p w14:paraId="29CD5B5D" w14:textId="77777777" w:rsidR="00F913C6" w:rsidRPr="005B321B" w:rsidRDefault="00F913C6" w:rsidP="00F21615">
            <w:pPr>
              <w:rPr>
                <w:b/>
              </w:rPr>
            </w:pPr>
            <w:r>
              <w:rPr>
                <w:b/>
              </w:rPr>
              <w:t>Fecha de Creación:</w:t>
            </w:r>
          </w:p>
        </w:tc>
        <w:tc>
          <w:tcPr>
            <w:tcW w:w="4414" w:type="dxa"/>
          </w:tcPr>
          <w:p w14:paraId="4636C9A3" w14:textId="77777777" w:rsidR="00F913C6" w:rsidRDefault="00F913C6" w:rsidP="00F21615">
            <w:r>
              <w:t>8/03/2016</w:t>
            </w:r>
          </w:p>
        </w:tc>
      </w:tr>
      <w:tr w:rsidR="00F913C6" w14:paraId="3A9B4786" w14:textId="77777777" w:rsidTr="00F6403E">
        <w:trPr>
          <w:trHeight w:val="70"/>
        </w:trPr>
        <w:tc>
          <w:tcPr>
            <w:tcW w:w="4414" w:type="dxa"/>
          </w:tcPr>
          <w:p w14:paraId="0D30085F" w14:textId="77777777" w:rsidR="00F913C6" w:rsidRPr="005B321B" w:rsidRDefault="00F913C6" w:rsidP="00F21615">
            <w:pPr>
              <w:rPr>
                <w:b/>
              </w:rPr>
            </w:pPr>
            <w:r>
              <w:rPr>
                <w:b/>
              </w:rPr>
              <w:t>Fecha de Modificación:</w:t>
            </w:r>
          </w:p>
        </w:tc>
        <w:tc>
          <w:tcPr>
            <w:tcW w:w="4414" w:type="dxa"/>
          </w:tcPr>
          <w:p w14:paraId="06BDCE2D" w14:textId="77777777" w:rsidR="00F913C6" w:rsidRDefault="000D6D77" w:rsidP="000D6D77">
            <w:r>
              <w:t>17</w:t>
            </w:r>
            <w:r w:rsidR="00F913C6">
              <w:t>/0</w:t>
            </w:r>
            <w:r>
              <w:t>5</w:t>
            </w:r>
            <w:r w:rsidR="00F913C6">
              <w:t>/2016</w:t>
            </w:r>
          </w:p>
        </w:tc>
      </w:tr>
      <w:tr w:rsidR="00F913C6" w14:paraId="550A39FC" w14:textId="77777777" w:rsidTr="00F6403E">
        <w:trPr>
          <w:trHeight w:val="70"/>
        </w:trPr>
        <w:tc>
          <w:tcPr>
            <w:tcW w:w="4414" w:type="dxa"/>
          </w:tcPr>
          <w:p w14:paraId="7213BBD7" w14:textId="77777777" w:rsidR="00F913C6" w:rsidRPr="005B321B" w:rsidRDefault="00F913C6" w:rsidP="00F21615">
            <w:pPr>
              <w:rPr>
                <w:b/>
              </w:rPr>
            </w:pPr>
            <w:r>
              <w:rPr>
                <w:b/>
              </w:rPr>
              <w:t>Autores:</w:t>
            </w:r>
          </w:p>
        </w:tc>
        <w:tc>
          <w:tcPr>
            <w:tcW w:w="4414" w:type="dxa"/>
          </w:tcPr>
          <w:p w14:paraId="7A1A10FA" w14:textId="77777777" w:rsidR="00F913C6" w:rsidRDefault="000D6D77" w:rsidP="00F21615">
            <w:r>
              <w:t xml:space="preserve">Francisco Gerardo Mares Solano </w:t>
            </w:r>
          </w:p>
        </w:tc>
      </w:tr>
      <w:tr w:rsidR="00F913C6" w14:paraId="09373555" w14:textId="77777777" w:rsidTr="00F6403E">
        <w:trPr>
          <w:trHeight w:val="70"/>
        </w:trPr>
        <w:tc>
          <w:tcPr>
            <w:tcW w:w="4414" w:type="dxa"/>
          </w:tcPr>
          <w:p w14:paraId="045F596F" w14:textId="77777777" w:rsidR="00F913C6" w:rsidRPr="005B321B" w:rsidRDefault="00F913C6" w:rsidP="00F21615">
            <w:pPr>
              <w:rPr>
                <w:b/>
              </w:rPr>
            </w:pPr>
            <w:r>
              <w:rPr>
                <w:b/>
              </w:rPr>
              <w:t>Descripción:</w:t>
            </w:r>
          </w:p>
        </w:tc>
        <w:tc>
          <w:tcPr>
            <w:tcW w:w="4414" w:type="dxa"/>
          </w:tcPr>
          <w:p w14:paraId="58F6A57B" w14:textId="77777777" w:rsidR="00F913C6" w:rsidRDefault="000D6D77" w:rsidP="000D6D77">
            <w:r>
              <w:t>El usuario ingresa un comentario hacer de un ítem del catálogo disponible</w:t>
            </w:r>
            <w:r w:rsidR="00F913C6">
              <w:t>.</w:t>
            </w:r>
          </w:p>
        </w:tc>
      </w:tr>
      <w:tr w:rsidR="00F913C6" w14:paraId="3C6FFB4D" w14:textId="77777777" w:rsidTr="00F21615">
        <w:trPr>
          <w:trHeight w:val="912"/>
        </w:trPr>
        <w:tc>
          <w:tcPr>
            <w:tcW w:w="4414" w:type="dxa"/>
          </w:tcPr>
          <w:p w14:paraId="2605A298" w14:textId="77777777" w:rsidR="00F913C6" w:rsidRPr="005B321B" w:rsidRDefault="00F913C6" w:rsidP="00F21615">
            <w:pPr>
              <w:rPr>
                <w:b/>
              </w:rPr>
            </w:pPr>
            <w:r>
              <w:rPr>
                <w:b/>
              </w:rPr>
              <w:t>Precondiciones:</w:t>
            </w:r>
          </w:p>
        </w:tc>
        <w:tc>
          <w:tcPr>
            <w:tcW w:w="4414" w:type="dxa"/>
          </w:tcPr>
          <w:p w14:paraId="413B7B35" w14:textId="77777777" w:rsidR="000D6D77" w:rsidRDefault="000D6D77" w:rsidP="000D6D77">
            <w:r>
              <w:t>Debe haber ítems registrados</w:t>
            </w:r>
          </w:p>
          <w:p w14:paraId="21F27FDD" w14:textId="77777777" w:rsidR="000D6D77" w:rsidRDefault="000D6D77" w:rsidP="000D6D77">
            <w:r>
              <w:t>Debe haber alumnos registrados</w:t>
            </w:r>
          </w:p>
          <w:p w14:paraId="6F20126E" w14:textId="77777777" w:rsidR="000D6D77" w:rsidRDefault="000D6D77" w:rsidP="000D6D77">
            <w:r>
              <w:t>El alumno debe tener la sesión iniciada</w:t>
            </w:r>
          </w:p>
        </w:tc>
      </w:tr>
      <w:tr w:rsidR="00F913C6" w14:paraId="3D62EF7B" w14:textId="77777777" w:rsidTr="00F21615">
        <w:trPr>
          <w:trHeight w:val="912"/>
        </w:trPr>
        <w:tc>
          <w:tcPr>
            <w:tcW w:w="4414" w:type="dxa"/>
          </w:tcPr>
          <w:p w14:paraId="2F087DD5" w14:textId="77777777" w:rsidR="00F913C6" w:rsidRDefault="00F913C6" w:rsidP="00F21615">
            <w:pPr>
              <w:rPr>
                <w:b/>
              </w:rPr>
            </w:pPr>
            <w:r>
              <w:rPr>
                <w:b/>
              </w:rPr>
              <w:t>Flujo Normal:</w:t>
            </w:r>
          </w:p>
        </w:tc>
        <w:tc>
          <w:tcPr>
            <w:tcW w:w="4414" w:type="dxa"/>
          </w:tcPr>
          <w:p w14:paraId="73D02B71" w14:textId="77777777" w:rsidR="000D6D77" w:rsidRPr="000D6D77" w:rsidRDefault="000D6D77" w:rsidP="000D6D77">
            <w:pPr>
              <w:rPr>
                <w:b/>
              </w:rPr>
            </w:pPr>
            <w:r w:rsidRPr="000D6D77">
              <w:rPr>
                <w:b/>
              </w:rPr>
              <w:t xml:space="preserve">Exitoso – Reseña </w:t>
            </w:r>
            <w:r w:rsidR="001A6942" w:rsidRPr="000D6D77">
              <w:rPr>
                <w:b/>
              </w:rPr>
              <w:t>exitosa</w:t>
            </w:r>
          </w:p>
          <w:p w14:paraId="141F90CE" w14:textId="77777777" w:rsidR="00F913C6" w:rsidRDefault="000D6D77" w:rsidP="000D6D77">
            <w:r>
              <w:t>1ª.- El usuario ingresa a la descripción del ítem.</w:t>
            </w:r>
          </w:p>
          <w:p w14:paraId="1A02E0F7" w14:textId="77777777" w:rsidR="000D6D77" w:rsidRDefault="000D6D77" w:rsidP="000D6D77">
            <w:r>
              <w:t>2ª.- El sistema muestra información la información del ítem y un botón para escribir reseña.</w:t>
            </w:r>
          </w:p>
          <w:p w14:paraId="7B7D2B0F" w14:textId="77777777" w:rsidR="000D6D77" w:rsidRDefault="000D6D77" w:rsidP="000D6D77">
            <w:pPr>
              <w:rPr>
                <w:i/>
              </w:rPr>
            </w:pPr>
            <w:r>
              <w:t xml:space="preserve">3ª.- El usuario da clic en </w:t>
            </w:r>
            <w:r w:rsidRPr="000D6D77">
              <w:rPr>
                <w:i/>
              </w:rPr>
              <w:t>escribir reseña</w:t>
            </w:r>
            <w:r>
              <w:rPr>
                <w:i/>
              </w:rPr>
              <w:t>.</w:t>
            </w:r>
          </w:p>
          <w:p w14:paraId="0BE9DBA8" w14:textId="77777777" w:rsidR="000D6D77" w:rsidRDefault="000D6D77" w:rsidP="000D6D77">
            <w:r>
              <w:t>4ª.- El sistema despliega un campo de texto para la reseña.</w:t>
            </w:r>
          </w:p>
          <w:p w14:paraId="259C8397" w14:textId="77777777" w:rsidR="000D6D77" w:rsidRDefault="000D6D77" w:rsidP="000D6D77">
            <w:r>
              <w:t>5ª.- El usuario rellena el campo y envía su información.</w:t>
            </w:r>
          </w:p>
          <w:p w14:paraId="0070FD3E" w14:textId="77777777" w:rsidR="000D6D77" w:rsidRDefault="000D6D77" w:rsidP="000D6D77">
            <w:r>
              <w:t>6ª.- El sistema pide confirmación.</w:t>
            </w:r>
          </w:p>
          <w:p w14:paraId="09AFEEA5" w14:textId="77777777" w:rsidR="000D6D77" w:rsidRPr="000D6D77" w:rsidRDefault="000D6D77" w:rsidP="000D6D77">
            <w:r>
              <w:t>7ª.- El usuario confirma la solicitud.</w:t>
            </w:r>
          </w:p>
        </w:tc>
      </w:tr>
      <w:tr w:rsidR="00F913C6" w14:paraId="07C3A0ED" w14:textId="77777777" w:rsidTr="00F21615">
        <w:trPr>
          <w:trHeight w:val="912"/>
        </w:trPr>
        <w:tc>
          <w:tcPr>
            <w:tcW w:w="4414" w:type="dxa"/>
          </w:tcPr>
          <w:p w14:paraId="178A283A" w14:textId="77777777" w:rsidR="00F913C6" w:rsidRDefault="00F913C6" w:rsidP="00F21615">
            <w:pPr>
              <w:rPr>
                <w:b/>
              </w:rPr>
            </w:pPr>
            <w:r>
              <w:rPr>
                <w:b/>
              </w:rPr>
              <w:t>Flujo Alterno:</w:t>
            </w:r>
          </w:p>
        </w:tc>
        <w:tc>
          <w:tcPr>
            <w:tcW w:w="4414" w:type="dxa"/>
          </w:tcPr>
          <w:p w14:paraId="2A35EF78" w14:textId="77777777" w:rsidR="00F913C6" w:rsidRPr="000D6D77" w:rsidRDefault="000D6D77" w:rsidP="00F21615">
            <w:pPr>
              <w:rPr>
                <w:b/>
              </w:rPr>
            </w:pPr>
            <w:r w:rsidRPr="000D6D77">
              <w:rPr>
                <w:b/>
              </w:rPr>
              <w:t>Alterno – Deja la reseña</w:t>
            </w:r>
          </w:p>
          <w:p w14:paraId="7230A37C" w14:textId="77777777" w:rsidR="000D6D77" w:rsidRDefault="000D6D77" w:rsidP="00F21615">
            <w:r>
              <w:t>5b.- El usuario decide no escribir la reseña y da clic en cerrar.</w:t>
            </w:r>
          </w:p>
          <w:p w14:paraId="4EFCC488" w14:textId="77777777" w:rsidR="000D6D77" w:rsidRDefault="000D6D77" w:rsidP="00F21615">
            <w:r>
              <w:t>6b.- El sistema regresa al usuario a la sección anterior.</w:t>
            </w:r>
          </w:p>
          <w:p w14:paraId="520C723E" w14:textId="77777777" w:rsidR="000D6D77" w:rsidRPr="000D6D77" w:rsidRDefault="000D6D77" w:rsidP="00F21615">
            <w:pPr>
              <w:rPr>
                <w:b/>
              </w:rPr>
            </w:pPr>
          </w:p>
          <w:p w14:paraId="42879063" w14:textId="77777777" w:rsidR="000D6D77" w:rsidRPr="000D6D77" w:rsidRDefault="000D6D77" w:rsidP="00F21615">
            <w:pPr>
              <w:rPr>
                <w:b/>
              </w:rPr>
            </w:pPr>
            <w:r w:rsidRPr="000D6D77">
              <w:rPr>
                <w:b/>
              </w:rPr>
              <w:t>Fallido – Reseña vacía.</w:t>
            </w:r>
          </w:p>
          <w:p w14:paraId="65BAF3F7" w14:textId="77777777" w:rsidR="000D6D77" w:rsidRDefault="000D6D77" w:rsidP="00F21615">
            <w:r>
              <w:t>5c.- El usuario envía el formulario vacío.</w:t>
            </w:r>
          </w:p>
          <w:p w14:paraId="502E27F1" w14:textId="77777777" w:rsidR="000D6D77" w:rsidRDefault="000D6D77" w:rsidP="00F21615">
            <w:r>
              <w:t>6c.- El sistema informa que el campo no puede estar vacío.</w:t>
            </w:r>
          </w:p>
          <w:p w14:paraId="15BF20E5" w14:textId="77777777" w:rsidR="000D6D77" w:rsidRDefault="000D6D77" w:rsidP="00F21615">
            <w:r>
              <w:t>7c. Regresa al flujo normal.</w:t>
            </w:r>
          </w:p>
          <w:p w14:paraId="605DAA96" w14:textId="77777777" w:rsidR="000D6D77" w:rsidRDefault="000D6D77" w:rsidP="00F21615"/>
          <w:p w14:paraId="04661B95" w14:textId="77777777" w:rsidR="000D6D77" w:rsidRPr="000D6D77" w:rsidRDefault="000D6D77" w:rsidP="00F21615">
            <w:pPr>
              <w:rPr>
                <w:b/>
              </w:rPr>
            </w:pPr>
            <w:r w:rsidRPr="000D6D77">
              <w:rPr>
                <w:b/>
              </w:rPr>
              <w:t>Fallido – Valores inválidos</w:t>
            </w:r>
          </w:p>
          <w:p w14:paraId="5C3CC37F" w14:textId="77777777" w:rsidR="000D6D77" w:rsidRDefault="000D6D77" w:rsidP="00F21615">
            <w:r>
              <w:t>5d.- El usuario ingresa mucho texto o texto inválido.</w:t>
            </w:r>
          </w:p>
          <w:p w14:paraId="2224CAF6" w14:textId="77777777" w:rsidR="000D6D77" w:rsidRDefault="000D6D77" w:rsidP="00F21615">
            <w:r>
              <w:t>6d.- El sistema informa que no es posible registrar esa reseña.</w:t>
            </w:r>
          </w:p>
          <w:p w14:paraId="788B0173" w14:textId="77777777" w:rsidR="000D6D77" w:rsidRDefault="000D6D77" w:rsidP="00F21615">
            <w:r>
              <w:t>7d.- Regresa al flujo normal.</w:t>
            </w:r>
          </w:p>
        </w:tc>
      </w:tr>
      <w:tr w:rsidR="00F913C6" w14:paraId="685B74FA" w14:textId="77777777" w:rsidTr="00F21615">
        <w:trPr>
          <w:trHeight w:val="912"/>
        </w:trPr>
        <w:tc>
          <w:tcPr>
            <w:tcW w:w="4414" w:type="dxa"/>
          </w:tcPr>
          <w:p w14:paraId="77015938" w14:textId="77777777" w:rsidR="00F913C6" w:rsidRDefault="00F913C6" w:rsidP="00F21615">
            <w:pPr>
              <w:rPr>
                <w:b/>
              </w:rPr>
            </w:pPr>
            <w:r>
              <w:rPr>
                <w:b/>
              </w:rPr>
              <w:lastRenderedPageBreak/>
              <w:t xml:space="preserve">Excepciones: </w:t>
            </w:r>
          </w:p>
        </w:tc>
        <w:tc>
          <w:tcPr>
            <w:tcW w:w="4414" w:type="dxa"/>
          </w:tcPr>
          <w:p w14:paraId="09C8B13C" w14:textId="77777777" w:rsidR="000D6D77" w:rsidRPr="000D6D77" w:rsidRDefault="000D6D77" w:rsidP="00F21615">
            <w:pPr>
              <w:rPr>
                <w:b/>
              </w:rPr>
            </w:pPr>
            <w:r w:rsidRPr="000D6D77">
              <w:rPr>
                <w:b/>
              </w:rPr>
              <w:t>Indeseable – Error en la conexión</w:t>
            </w:r>
          </w:p>
          <w:p w14:paraId="7343EFE2" w14:textId="77777777" w:rsidR="000D6D77" w:rsidRDefault="000D6D77" w:rsidP="000D6D77">
            <w:r>
              <w:t>6e.- El sistema avisa que hay un error en la conexión.</w:t>
            </w:r>
          </w:p>
          <w:p w14:paraId="1056ADEF" w14:textId="77777777" w:rsidR="000D6D77" w:rsidRPr="000D6D77" w:rsidRDefault="000D6D77" w:rsidP="000D6D77">
            <w:r>
              <w:t>7e.- El usuario regresa a la sección anterior</w:t>
            </w:r>
          </w:p>
        </w:tc>
      </w:tr>
      <w:tr w:rsidR="00F913C6" w14:paraId="5584362D" w14:textId="77777777" w:rsidTr="00F6403E">
        <w:trPr>
          <w:trHeight w:val="70"/>
        </w:trPr>
        <w:tc>
          <w:tcPr>
            <w:tcW w:w="4414" w:type="dxa"/>
          </w:tcPr>
          <w:p w14:paraId="17A37BC8" w14:textId="77777777" w:rsidR="00F913C6" w:rsidRDefault="00F913C6" w:rsidP="00F21615">
            <w:pPr>
              <w:rPr>
                <w:b/>
              </w:rPr>
            </w:pPr>
            <w:r>
              <w:rPr>
                <w:b/>
              </w:rPr>
              <w:t>Post-condiciones:</w:t>
            </w:r>
          </w:p>
        </w:tc>
        <w:tc>
          <w:tcPr>
            <w:tcW w:w="4414" w:type="dxa"/>
          </w:tcPr>
          <w:p w14:paraId="75D05CC7" w14:textId="77777777" w:rsidR="00F913C6" w:rsidRDefault="00F913C6" w:rsidP="00F21615"/>
        </w:tc>
      </w:tr>
      <w:tr w:rsidR="00F913C6" w14:paraId="5B2BE592" w14:textId="77777777" w:rsidTr="00F6403E">
        <w:trPr>
          <w:trHeight w:val="70"/>
        </w:trPr>
        <w:tc>
          <w:tcPr>
            <w:tcW w:w="4414" w:type="dxa"/>
          </w:tcPr>
          <w:p w14:paraId="4C1F4E2A" w14:textId="77777777" w:rsidR="00F913C6" w:rsidRDefault="00F913C6" w:rsidP="00F21615">
            <w:pPr>
              <w:rPr>
                <w:b/>
              </w:rPr>
            </w:pPr>
            <w:r>
              <w:rPr>
                <w:b/>
              </w:rPr>
              <w:t>Entrada:</w:t>
            </w:r>
          </w:p>
        </w:tc>
        <w:tc>
          <w:tcPr>
            <w:tcW w:w="4414" w:type="dxa"/>
          </w:tcPr>
          <w:p w14:paraId="680677B9" w14:textId="77777777" w:rsidR="00F913C6" w:rsidRDefault="00505014" w:rsidP="00F21615">
            <w:r>
              <w:t>Reseña</w:t>
            </w:r>
          </w:p>
        </w:tc>
      </w:tr>
      <w:tr w:rsidR="00F913C6" w14:paraId="46800181" w14:textId="77777777" w:rsidTr="00F6403E">
        <w:trPr>
          <w:trHeight w:val="70"/>
        </w:trPr>
        <w:tc>
          <w:tcPr>
            <w:tcW w:w="4414" w:type="dxa"/>
          </w:tcPr>
          <w:p w14:paraId="3E130B6C" w14:textId="77777777" w:rsidR="00F913C6" w:rsidRDefault="00F913C6" w:rsidP="00F21615">
            <w:pPr>
              <w:rPr>
                <w:b/>
              </w:rPr>
            </w:pPr>
            <w:r>
              <w:rPr>
                <w:b/>
              </w:rPr>
              <w:t>Salida:</w:t>
            </w:r>
          </w:p>
        </w:tc>
        <w:tc>
          <w:tcPr>
            <w:tcW w:w="4414" w:type="dxa"/>
          </w:tcPr>
          <w:p w14:paraId="7BAA11F6" w14:textId="77777777" w:rsidR="00F913C6" w:rsidRDefault="00505014" w:rsidP="00F21615">
            <w:r>
              <w:t>Estado de la reseña.</w:t>
            </w:r>
          </w:p>
        </w:tc>
      </w:tr>
      <w:tr w:rsidR="00F913C6" w14:paraId="1AC06BB3" w14:textId="77777777" w:rsidTr="00F6403E">
        <w:trPr>
          <w:trHeight w:val="130"/>
        </w:trPr>
        <w:tc>
          <w:tcPr>
            <w:tcW w:w="4414" w:type="dxa"/>
          </w:tcPr>
          <w:p w14:paraId="37C68483" w14:textId="77777777" w:rsidR="00F913C6" w:rsidRDefault="00F913C6" w:rsidP="00F21615">
            <w:pPr>
              <w:rPr>
                <w:b/>
              </w:rPr>
            </w:pPr>
            <w:r>
              <w:rPr>
                <w:b/>
              </w:rPr>
              <w:t>Prioridad:</w:t>
            </w:r>
          </w:p>
        </w:tc>
        <w:tc>
          <w:tcPr>
            <w:tcW w:w="4414" w:type="dxa"/>
          </w:tcPr>
          <w:p w14:paraId="55D6567A" w14:textId="77777777" w:rsidR="00F913C6" w:rsidRDefault="00505014" w:rsidP="00F21615">
            <w:r>
              <w:t>Deseable.</w:t>
            </w:r>
          </w:p>
        </w:tc>
      </w:tr>
    </w:tbl>
    <w:p w14:paraId="7B8E2747" w14:textId="77777777" w:rsidR="003C0E17" w:rsidRDefault="003C0E17">
      <w:pPr>
        <w:rPr>
          <w:rFonts w:ascii="Raleway" w:eastAsiaTheme="majorEastAsia" w:hAnsi="Raleway" w:cs="Arial"/>
          <w:i/>
          <w:iCs/>
          <w:sz w:val="28"/>
          <w:szCs w:val="28"/>
        </w:rPr>
      </w:pPr>
      <w:bookmarkStart w:id="39" w:name="_Toc452731659"/>
      <w:r>
        <w:br w:type="page"/>
      </w:r>
    </w:p>
    <w:p w14:paraId="3FD1053A" w14:textId="5683061B" w:rsidR="00F913C6" w:rsidRDefault="00BA174F" w:rsidP="00E10958">
      <w:pPr>
        <w:pStyle w:val="H4"/>
      </w:pPr>
      <w:r>
        <w:lastRenderedPageBreak/>
        <w:t>Reservar ítem</w:t>
      </w:r>
      <w:bookmarkEnd w:id="39"/>
    </w:p>
    <w:tbl>
      <w:tblPr>
        <w:tblStyle w:val="Tablaconcuadrcula"/>
        <w:tblW w:w="0" w:type="auto"/>
        <w:tblLayout w:type="fixed"/>
        <w:tblLook w:val="04A0" w:firstRow="1" w:lastRow="0" w:firstColumn="1" w:lastColumn="0" w:noHBand="0" w:noVBand="1"/>
      </w:tblPr>
      <w:tblGrid>
        <w:gridCol w:w="4414"/>
        <w:gridCol w:w="4414"/>
      </w:tblGrid>
      <w:tr w:rsidR="00F913C6" w14:paraId="3A75568E" w14:textId="77777777" w:rsidTr="00F6403E">
        <w:trPr>
          <w:trHeight w:val="70"/>
        </w:trPr>
        <w:tc>
          <w:tcPr>
            <w:tcW w:w="4414" w:type="dxa"/>
          </w:tcPr>
          <w:p w14:paraId="50C263A0" w14:textId="77777777" w:rsidR="00F913C6" w:rsidRPr="005B321B" w:rsidRDefault="00F913C6" w:rsidP="00F21615">
            <w:pPr>
              <w:rPr>
                <w:b/>
              </w:rPr>
            </w:pPr>
            <w:r w:rsidRPr="005B321B">
              <w:rPr>
                <w:b/>
              </w:rPr>
              <w:t>ID:</w:t>
            </w:r>
          </w:p>
        </w:tc>
        <w:tc>
          <w:tcPr>
            <w:tcW w:w="4414" w:type="dxa"/>
          </w:tcPr>
          <w:p w14:paraId="4C74DDFF" w14:textId="77777777" w:rsidR="00F913C6" w:rsidRDefault="00F913C6" w:rsidP="00F21615">
            <w:r>
              <w:t>CU-7</w:t>
            </w:r>
          </w:p>
        </w:tc>
      </w:tr>
      <w:tr w:rsidR="00F913C6" w14:paraId="1F4D1314" w14:textId="77777777" w:rsidTr="00F6403E">
        <w:trPr>
          <w:trHeight w:val="124"/>
        </w:trPr>
        <w:tc>
          <w:tcPr>
            <w:tcW w:w="4414" w:type="dxa"/>
          </w:tcPr>
          <w:p w14:paraId="42865409" w14:textId="77777777" w:rsidR="00F913C6" w:rsidRPr="005B321B" w:rsidRDefault="00F913C6" w:rsidP="00F21615">
            <w:pPr>
              <w:rPr>
                <w:b/>
              </w:rPr>
            </w:pPr>
            <w:r>
              <w:rPr>
                <w:b/>
              </w:rPr>
              <w:t>Nombre:</w:t>
            </w:r>
          </w:p>
        </w:tc>
        <w:tc>
          <w:tcPr>
            <w:tcW w:w="4414" w:type="dxa"/>
          </w:tcPr>
          <w:p w14:paraId="3652BDEE" w14:textId="77777777" w:rsidR="00F913C6" w:rsidRDefault="00BA174F" w:rsidP="00F21615">
            <w:r>
              <w:t>Reservar ítem</w:t>
            </w:r>
          </w:p>
        </w:tc>
      </w:tr>
      <w:tr w:rsidR="00F913C6" w14:paraId="2E349F36" w14:textId="77777777" w:rsidTr="00F6403E">
        <w:trPr>
          <w:trHeight w:val="70"/>
        </w:trPr>
        <w:tc>
          <w:tcPr>
            <w:tcW w:w="4414" w:type="dxa"/>
          </w:tcPr>
          <w:p w14:paraId="6AE1A1E8" w14:textId="77777777" w:rsidR="00F913C6" w:rsidRPr="005B321B" w:rsidRDefault="00F913C6" w:rsidP="00F21615">
            <w:pPr>
              <w:rPr>
                <w:b/>
              </w:rPr>
            </w:pPr>
            <w:r>
              <w:rPr>
                <w:b/>
              </w:rPr>
              <w:t>Actor:</w:t>
            </w:r>
          </w:p>
        </w:tc>
        <w:tc>
          <w:tcPr>
            <w:tcW w:w="4414" w:type="dxa"/>
          </w:tcPr>
          <w:p w14:paraId="6D0D3199" w14:textId="77777777" w:rsidR="00F913C6" w:rsidRDefault="00F913C6" w:rsidP="00F21615">
            <w:r>
              <w:t>Usuario.</w:t>
            </w:r>
          </w:p>
        </w:tc>
      </w:tr>
      <w:tr w:rsidR="00F913C6" w14:paraId="7F6008CC" w14:textId="77777777" w:rsidTr="00F6403E">
        <w:trPr>
          <w:trHeight w:val="123"/>
        </w:trPr>
        <w:tc>
          <w:tcPr>
            <w:tcW w:w="4414" w:type="dxa"/>
          </w:tcPr>
          <w:p w14:paraId="33CCB25C" w14:textId="77777777" w:rsidR="00F913C6" w:rsidRPr="005B321B" w:rsidRDefault="00F913C6" w:rsidP="00F21615">
            <w:pPr>
              <w:rPr>
                <w:b/>
              </w:rPr>
            </w:pPr>
            <w:r>
              <w:rPr>
                <w:b/>
              </w:rPr>
              <w:t>Fecha de Creación:</w:t>
            </w:r>
          </w:p>
        </w:tc>
        <w:tc>
          <w:tcPr>
            <w:tcW w:w="4414" w:type="dxa"/>
          </w:tcPr>
          <w:p w14:paraId="4EE341CC" w14:textId="77777777" w:rsidR="00F913C6" w:rsidRDefault="00F913C6" w:rsidP="00F21615">
            <w:r>
              <w:t>8/03/2016</w:t>
            </w:r>
          </w:p>
        </w:tc>
      </w:tr>
      <w:tr w:rsidR="00F913C6" w14:paraId="17BB9FF2" w14:textId="77777777" w:rsidTr="00F6403E">
        <w:trPr>
          <w:trHeight w:val="70"/>
        </w:trPr>
        <w:tc>
          <w:tcPr>
            <w:tcW w:w="4414" w:type="dxa"/>
          </w:tcPr>
          <w:p w14:paraId="223E6436" w14:textId="77777777" w:rsidR="00F913C6" w:rsidRPr="005B321B" w:rsidRDefault="00F913C6" w:rsidP="00F21615">
            <w:pPr>
              <w:rPr>
                <w:b/>
              </w:rPr>
            </w:pPr>
            <w:r>
              <w:rPr>
                <w:b/>
              </w:rPr>
              <w:t>Fecha de Modificación:</w:t>
            </w:r>
          </w:p>
        </w:tc>
        <w:tc>
          <w:tcPr>
            <w:tcW w:w="4414" w:type="dxa"/>
          </w:tcPr>
          <w:p w14:paraId="4E9726E3" w14:textId="77777777" w:rsidR="00F913C6" w:rsidRDefault="00DB6099" w:rsidP="00F21615">
            <w:r>
              <w:t>17/05</w:t>
            </w:r>
            <w:r w:rsidR="00F913C6">
              <w:t>/2016</w:t>
            </w:r>
          </w:p>
        </w:tc>
      </w:tr>
      <w:tr w:rsidR="00F913C6" w14:paraId="778ED7AA" w14:textId="77777777" w:rsidTr="00F6403E">
        <w:trPr>
          <w:trHeight w:val="70"/>
        </w:trPr>
        <w:tc>
          <w:tcPr>
            <w:tcW w:w="4414" w:type="dxa"/>
          </w:tcPr>
          <w:p w14:paraId="13F3B359" w14:textId="77777777" w:rsidR="00F913C6" w:rsidRPr="005B321B" w:rsidRDefault="00F913C6" w:rsidP="00F21615">
            <w:pPr>
              <w:rPr>
                <w:b/>
              </w:rPr>
            </w:pPr>
            <w:r>
              <w:rPr>
                <w:b/>
              </w:rPr>
              <w:t>Autores:</w:t>
            </w:r>
          </w:p>
        </w:tc>
        <w:tc>
          <w:tcPr>
            <w:tcW w:w="4414" w:type="dxa"/>
          </w:tcPr>
          <w:p w14:paraId="07342C29" w14:textId="77777777" w:rsidR="00F913C6" w:rsidRDefault="00DB6099" w:rsidP="00F21615">
            <w:r>
              <w:t>FRANCISCO GERARDO MARES SOLANO</w:t>
            </w:r>
          </w:p>
        </w:tc>
      </w:tr>
      <w:tr w:rsidR="00F913C6" w14:paraId="5152221E" w14:textId="77777777" w:rsidTr="00F6403E">
        <w:trPr>
          <w:trHeight w:val="317"/>
        </w:trPr>
        <w:tc>
          <w:tcPr>
            <w:tcW w:w="4414" w:type="dxa"/>
          </w:tcPr>
          <w:p w14:paraId="3DF48C7E" w14:textId="77777777" w:rsidR="00F913C6" w:rsidRPr="005B321B" w:rsidRDefault="00F913C6" w:rsidP="00F21615">
            <w:pPr>
              <w:rPr>
                <w:b/>
              </w:rPr>
            </w:pPr>
            <w:r>
              <w:rPr>
                <w:b/>
              </w:rPr>
              <w:t>Descripción:</w:t>
            </w:r>
          </w:p>
        </w:tc>
        <w:tc>
          <w:tcPr>
            <w:tcW w:w="4414" w:type="dxa"/>
          </w:tcPr>
          <w:p w14:paraId="69BEA1CD" w14:textId="77777777" w:rsidR="00F913C6" w:rsidRDefault="00F913C6" w:rsidP="00C16733">
            <w:r>
              <w:t xml:space="preserve">El usuario </w:t>
            </w:r>
            <w:r w:rsidR="00C16733">
              <w:t>ingresa al sistema para reservar un ítem.</w:t>
            </w:r>
          </w:p>
        </w:tc>
      </w:tr>
      <w:tr w:rsidR="00F913C6" w14:paraId="2B2FEDD4" w14:textId="77777777" w:rsidTr="00F21615">
        <w:trPr>
          <w:trHeight w:val="912"/>
        </w:trPr>
        <w:tc>
          <w:tcPr>
            <w:tcW w:w="4414" w:type="dxa"/>
          </w:tcPr>
          <w:p w14:paraId="56F3C146" w14:textId="77777777" w:rsidR="00F913C6" w:rsidRPr="005B321B" w:rsidRDefault="00F913C6" w:rsidP="00F21615">
            <w:pPr>
              <w:rPr>
                <w:b/>
              </w:rPr>
            </w:pPr>
            <w:r>
              <w:rPr>
                <w:b/>
              </w:rPr>
              <w:t>Precondiciones:</w:t>
            </w:r>
          </w:p>
        </w:tc>
        <w:tc>
          <w:tcPr>
            <w:tcW w:w="4414" w:type="dxa"/>
          </w:tcPr>
          <w:p w14:paraId="604A753E" w14:textId="77777777" w:rsidR="00F913C6" w:rsidRDefault="00C16733" w:rsidP="00C16733">
            <w:r>
              <w:t>Deben existir ítems en el sistema.</w:t>
            </w:r>
          </w:p>
          <w:p w14:paraId="2380AB0F" w14:textId="77777777" w:rsidR="00C16733" w:rsidRDefault="00C16733" w:rsidP="00C16733">
            <w:r>
              <w:t>Debe estar registrado.</w:t>
            </w:r>
          </w:p>
          <w:p w14:paraId="1A2F28A2" w14:textId="77777777" w:rsidR="00C16733" w:rsidRDefault="00C16733" w:rsidP="00C16733">
            <w:r>
              <w:t>Debe estar disponible el ítem.</w:t>
            </w:r>
          </w:p>
          <w:p w14:paraId="1E367B96" w14:textId="77777777" w:rsidR="00C16733" w:rsidRDefault="00C16733" w:rsidP="00C16733">
            <w:r>
              <w:t>Debe haber acceso al sistema.</w:t>
            </w:r>
          </w:p>
        </w:tc>
      </w:tr>
      <w:tr w:rsidR="00F913C6" w14:paraId="71658EEF" w14:textId="77777777" w:rsidTr="00F21615">
        <w:trPr>
          <w:trHeight w:val="912"/>
        </w:trPr>
        <w:tc>
          <w:tcPr>
            <w:tcW w:w="4414" w:type="dxa"/>
          </w:tcPr>
          <w:p w14:paraId="68C3AAAA" w14:textId="77777777" w:rsidR="00F913C6" w:rsidRDefault="00F913C6" w:rsidP="00F21615">
            <w:pPr>
              <w:rPr>
                <w:b/>
              </w:rPr>
            </w:pPr>
            <w:r>
              <w:rPr>
                <w:b/>
              </w:rPr>
              <w:t>Flujo Normal:</w:t>
            </w:r>
          </w:p>
        </w:tc>
        <w:tc>
          <w:tcPr>
            <w:tcW w:w="4414" w:type="dxa"/>
          </w:tcPr>
          <w:p w14:paraId="357734FE" w14:textId="77777777" w:rsidR="00F913C6" w:rsidRPr="00D26FB4" w:rsidRDefault="00C16733" w:rsidP="00F21615">
            <w:pPr>
              <w:rPr>
                <w:b/>
              </w:rPr>
            </w:pPr>
            <w:r w:rsidRPr="00D26FB4">
              <w:rPr>
                <w:b/>
              </w:rPr>
              <w:t xml:space="preserve">Exitoso – Reservar </w:t>
            </w:r>
            <w:r w:rsidR="00D26FB4" w:rsidRPr="00D26FB4">
              <w:rPr>
                <w:b/>
              </w:rPr>
              <w:t>ítem</w:t>
            </w:r>
          </w:p>
          <w:p w14:paraId="3938CA11" w14:textId="77777777" w:rsidR="00D26FB4" w:rsidRDefault="00D26FB4" w:rsidP="00F21615">
            <w:r>
              <w:t>1ª.- El usuario ingresa a la sección de reservación del ítem.</w:t>
            </w:r>
          </w:p>
          <w:p w14:paraId="52ACC731" w14:textId="77777777" w:rsidR="00D26FB4" w:rsidRDefault="00D26FB4" w:rsidP="00D26FB4">
            <w:r>
              <w:t>2ª.- El sistema informa al usuario la disponibilidad y características de la reservación.</w:t>
            </w:r>
          </w:p>
          <w:p w14:paraId="4962748C" w14:textId="77777777" w:rsidR="00D26FB4" w:rsidRDefault="00D26FB4" w:rsidP="00D26FB4">
            <w:r>
              <w:t>3ª.- El usuario solicita la reservación del ítem.</w:t>
            </w:r>
          </w:p>
          <w:p w14:paraId="611DFF37" w14:textId="77777777" w:rsidR="00D26FB4" w:rsidRDefault="00D26FB4" w:rsidP="00D26FB4">
            <w:r>
              <w:t>4ª.- El sistema pide confirmación de la acción.</w:t>
            </w:r>
          </w:p>
          <w:p w14:paraId="56D4D172" w14:textId="77777777" w:rsidR="00D26FB4" w:rsidRDefault="00D26FB4" w:rsidP="00D26FB4">
            <w:r>
              <w:t>5ª.- El usuario acepta la solicitud.</w:t>
            </w:r>
          </w:p>
          <w:p w14:paraId="3D73F4E8" w14:textId="77777777" w:rsidR="00D26FB4" w:rsidRDefault="00D26FB4" w:rsidP="00D26FB4">
            <w:r>
              <w:t>6ª.- El sistema informa que el ítem ha sido reservado.</w:t>
            </w:r>
          </w:p>
          <w:p w14:paraId="248730BD" w14:textId="77777777" w:rsidR="00D26FB4" w:rsidRDefault="00D26FB4" w:rsidP="00D26FB4">
            <w:r>
              <w:t>7ª.- El usuario regresa al sistema.</w:t>
            </w:r>
          </w:p>
        </w:tc>
      </w:tr>
      <w:tr w:rsidR="00F913C6" w14:paraId="24E477AC" w14:textId="77777777" w:rsidTr="00F21615">
        <w:trPr>
          <w:trHeight w:val="912"/>
        </w:trPr>
        <w:tc>
          <w:tcPr>
            <w:tcW w:w="4414" w:type="dxa"/>
          </w:tcPr>
          <w:p w14:paraId="60296394" w14:textId="77777777" w:rsidR="00F913C6" w:rsidRDefault="00F913C6" w:rsidP="00F21615">
            <w:pPr>
              <w:rPr>
                <w:b/>
              </w:rPr>
            </w:pPr>
            <w:r>
              <w:rPr>
                <w:b/>
              </w:rPr>
              <w:t>Flujo Alterno:</w:t>
            </w:r>
          </w:p>
        </w:tc>
        <w:tc>
          <w:tcPr>
            <w:tcW w:w="4414" w:type="dxa"/>
          </w:tcPr>
          <w:p w14:paraId="2EDE0F3D" w14:textId="77777777" w:rsidR="00F913C6" w:rsidRPr="00DD0B37" w:rsidRDefault="00D26FB4" w:rsidP="00F21615">
            <w:pPr>
              <w:rPr>
                <w:b/>
              </w:rPr>
            </w:pPr>
            <w:r w:rsidRPr="00DD0B37">
              <w:rPr>
                <w:b/>
              </w:rPr>
              <w:t>Alterno – Reservación cancelada</w:t>
            </w:r>
          </w:p>
          <w:p w14:paraId="17FB7546" w14:textId="77777777" w:rsidR="00D26FB4" w:rsidRDefault="00D26FB4" w:rsidP="00F21615">
            <w:r>
              <w:t>5b.- El usuario cancela la reservación y sale del sistema.</w:t>
            </w:r>
          </w:p>
          <w:p w14:paraId="24CEB74D" w14:textId="77777777" w:rsidR="00D26FB4" w:rsidRDefault="00D26FB4" w:rsidP="00F21615"/>
          <w:p w14:paraId="295AD9A5" w14:textId="77777777" w:rsidR="00D26FB4" w:rsidRPr="00DD0B37" w:rsidRDefault="00D26FB4" w:rsidP="00F21615">
            <w:pPr>
              <w:rPr>
                <w:b/>
              </w:rPr>
            </w:pPr>
            <w:r w:rsidRPr="00DD0B37">
              <w:rPr>
                <w:b/>
              </w:rPr>
              <w:t>Fallido – Imposible reservar</w:t>
            </w:r>
          </w:p>
          <w:p w14:paraId="1D5C4C29" w14:textId="77777777" w:rsidR="00D26FB4" w:rsidRDefault="00DD0B37" w:rsidP="00F21615">
            <w:r>
              <w:t>4c.- El sistema informa al usuario que tiene demasiados préstamos activos y no puede reservar.</w:t>
            </w:r>
          </w:p>
          <w:p w14:paraId="78E283BA" w14:textId="77777777" w:rsidR="00DD0B37" w:rsidRDefault="00DD0B37" w:rsidP="00F21615">
            <w:r>
              <w:t>5c.- El usuario abandona el sistema.</w:t>
            </w:r>
          </w:p>
        </w:tc>
      </w:tr>
      <w:tr w:rsidR="00F913C6" w14:paraId="14A42057" w14:textId="77777777" w:rsidTr="00F21615">
        <w:trPr>
          <w:trHeight w:val="912"/>
        </w:trPr>
        <w:tc>
          <w:tcPr>
            <w:tcW w:w="4414" w:type="dxa"/>
          </w:tcPr>
          <w:p w14:paraId="6BCFDA1F" w14:textId="77777777" w:rsidR="00F913C6" w:rsidRDefault="00F913C6" w:rsidP="00F21615">
            <w:pPr>
              <w:rPr>
                <w:b/>
              </w:rPr>
            </w:pPr>
            <w:r>
              <w:rPr>
                <w:b/>
              </w:rPr>
              <w:t xml:space="preserve">Excepciones: </w:t>
            </w:r>
          </w:p>
        </w:tc>
        <w:tc>
          <w:tcPr>
            <w:tcW w:w="4414" w:type="dxa"/>
          </w:tcPr>
          <w:p w14:paraId="1FEFD2E5" w14:textId="77777777" w:rsidR="00F913C6" w:rsidRPr="00DD0B37" w:rsidRDefault="001A6942" w:rsidP="00F21615">
            <w:pPr>
              <w:rPr>
                <w:b/>
              </w:rPr>
            </w:pPr>
            <w:r>
              <w:rPr>
                <w:b/>
              </w:rPr>
              <w:t>Indeseable</w:t>
            </w:r>
            <w:r w:rsidR="00DD0B37" w:rsidRPr="00DD0B37">
              <w:rPr>
                <w:b/>
              </w:rPr>
              <w:t xml:space="preserve"> – Error al recibir datos</w:t>
            </w:r>
          </w:p>
          <w:p w14:paraId="4E7A69F1" w14:textId="77777777" w:rsidR="00DD0B37" w:rsidRDefault="00DD0B37" w:rsidP="00F21615">
            <w:r>
              <w:t xml:space="preserve">2d.- El sistema no puede conectar con </w:t>
            </w:r>
            <w:proofErr w:type="gramStart"/>
            <w:r>
              <w:t xml:space="preserve">la </w:t>
            </w:r>
            <w:r w:rsidR="00F20581">
              <w:t>BD</w:t>
            </w:r>
            <w:proofErr w:type="gramEnd"/>
            <w:r>
              <w:t xml:space="preserve"> e informa sobre el problema.</w:t>
            </w:r>
          </w:p>
          <w:p w14:paraId="493F18B8" w14:textId="77777777" w:rsidR="00DD0B37" w:rsidRDefault="00DD0B37" w:rsidP="00F21615">
            <w:r>
              <w:t>3d.- El usuario sale del sistema.</w:t>
            </w:r>
          </w:p>
        </w:tc>
      </w:tr>
      <w:tr w:rsidR="00F913C6" w14:paraId="5A0ABF09" w14:textId="77777777" w:rsidTr="00F6403E">
        <w:trPr>
          <w:trHeight w:val="70"/>
        </w:trPr>
        <w:tc>
          <w:tcPr>
            <w:tcW w:w="4414" w:type="dxa"/>
          </w:tcPr>
          <w:p w14:paraId="07678F9F" w14:textId="1EC08ED5" w:rsidR="00F913C6" w:rsidRPr="00F6403E" w:rsidRDefault="00F913C6" w:rsidP="00F21615">
            <w:r>
              <w:rPr>
                <w:b/>
              </w:rPr>
              <w:t>Post-condiciones:</w:t>
            </w:r>
          </w:p>
        </w:tc>
        <w:tc>
          <w:tcPr>
            <w:tcW w:w="4414" w:type="dxa"/>
          </w:tcPr>
          <w:p w14:paraId="2AFD7F56" w14:textId="77777777" w:rsidR="00F913C6" w:rsidRDefault="00C32D5B" w:rsidP="00F21615">
            <w:r>
              <w:t>Pedir prestado el ítem.</w:t>
            </w:r>
          </w:p>
        </w:tc>
      </w:tr>
      <w:tr w:rsidR="00F913C6" w14:paraId="164CDA98" w14:textId="77777777" w:rsidTr="00F6403E">
        <w:trPr>
          <w:trHeight w:val="166"/>
        </w:trPr>
        <w:tc>
          <w:tcPr>
            <w:tcW w:w="4414" w:type="dxa"/>
          </w:tcPr>
          <w:p w14:paraId="694FB055" w14:textId="77777777" w:rsidR="00F913C6" w:rsidRDefault="00F913C6" w:rsidP="00F21615">
            <w:pPr>
              <w:rPr>
                <w:b/>
              </w:rPr>
            </w:pPr>
            <w:r>
              <w:rPr>
                <w:b/>
              </w:rPr>
              <w:t>Entrada:</w:t>
            </w:r>
          </w:p>
        </w:tc>
        <w:tc>
          <w:tcPr>
            <w:tcW w:w="4414" w:type="dxa"/>
          </w:tcPr>
          <w:p w14:paraId="312C9495" w14:textId="77777777" w:rsidR="00F913C6" w:rsidRDefault="00BA4B1E" w:rsidP="00F21615">
            <w:r>
              <w:t>Solicitud de reserva  y confirmación</w:t>
            </w:r>
          </w:p>
        </w:tc>
      </w:tr>
      <w:tr w:rsidR="00F913C6" w14:paraId="6D1DF62E" w14:textId="77777777" w:rsidTr="00F6403E">
        <w:trPr>
          <w:trHeight w:val="70"/>
        </w:trPr>
        <w:tc>
          <w:tcPr>
            <w:tcW w:w="4414" w:type="dxa"/>
          </w:tcPr>
          <w:p w14:paraId="1D6AB11E" w14:textId="77777777" w:rsidR="00F913C6" w:rsidRDefault="00F913C6" w:rsidP="00F21615">
            <w:pPr>
              <w:rPr>
                <w:b/>
              </w:rPr>
            </w:pPr>
            <w:r>
              <w:rPr>
                <w:b/>
              </w:rPr>
              <w:t>Salida:</w:t>
            </w:r>
          </w:p>
        </w:tc>
        <w:tc>
          <w:tcPr>
            <w:tcW w:w="4414" w:type="dxa"/>
          </w:tcPr>
          <w:p w14:paraId="211992B5" w14:textId="77777777" w:rsidR="00F913C6" w:rsidRDefault="00BA4B1E" w:rsidP="00F21615">
            <w:r>
              <w:t>Estado de la reserva</w:t>
            </w:r>
          </w:p>
        </w:tc>
      </w:tr>
      <w:tr w:rsidR="00F913C6" w14:paraId="3280D925" w14:textId="77777777" w:rsidTr="00F6403E">
        <w:trPr>
          <w:trHeight w:val="70"/>
        </w:trPr>
        <w:tc>
          <w:tcPr>
            <w:tcW w:w="4414" w:type="dxa"/>
          </w:tcPr>
          <w:p w14:paraId="317A270B" w14:textId="77777777" w:rsidR="00F913C6" w:rsidRDefault="00F913C6" w:rsidP="00F21615">
            <w:pPr>
              <w:rPr>
                <w:b/>
              </w:rPr>
            </w:pPr>
            <w:r>
              <w:rPr>
                <w:b/>
              </w:rPr>
              <w:t>Prioridad:</w:t>
            </w:r>
          </w:p>
        </w:tc>
        <w:tc>
          <w:tcPr>
            <w:tcW w:w="4414" w:type="dxa"/>
          </w:tcPr>
          <w:p w14:paraId="36388CDD" w14:textId="77777777" w:rsidR="00F913C6" w:rsidRDefault="00BA4B1E" w:rsidP="00F21615">
            <w:r>
              <w:t>Deseable</w:t>
            </w:r>
          </w:p>
        </w:tc>
      </w:tr>
    </w:tbl>
    <w:p w14:paraId="141738A3" w14:textId="77777777" w:rsidR="00F913C6" w:rsidRDefault="00F913C6" w:rsidP="00F913C6"/>
    <w:p w14:paraId="59E470AC" w14:textId="77777777" w:rsidR="00D34330" w:rsidRDefault="00D34330" w:rsidP="00E10958">
      <w:pPr>
        <w:pStyle w:val="H4"/>
      </w:pPr>
      <w:bookmarkStart w:id="40" w:name="_Toc452731660"/>
      <w:r>
        <w:lastRenderedPageBreak/>
        <w:t xml:space="preserve">Buscar </w:t>
      </w:r>
      <w:r w:rsidR="00BA174F">
        <w:t>ítem</w:t>
      </w:r>
      <w:bookmarkEnd w:id="40"/>
    </w:p>
    <w:tbl>
      <w:tblPr>
        <w:tblStyle w:val="Tablaconcuadrcula"/>
        <w:tblW w:w="0" w:type="auto"/>
        <w:tblLayout w:type="fixed"/>
        <w:tblLook w:val="04A0" w:firstRow="1" w:lastRow="0" w:firstColumn="1" w:lastColumn="0" w:noHBand="0" w:noVBand="1"/>
      </w:tblPr>
      <w:tblGrid>
        <w:gridCol w:w="4414"/>
        <w:gridCol w:w="4414"/>
      </w:tblGrid>
      <w:tr w:rsidR="00F913C6" w14:paraId="7AEB595C" w14:textId="77777777" w:rsidTr="00F6403E">
        <w:trPr>
          <w:trHeight w:val="70"/>
        </w:trPr>
        <w:tc>
          <w:tcPr>
            <w:tcW w:w="4414" w:type="dxa"/>
          </w:tcPr>
          <w:p w14:paraId="2BC35DD0" w14:textId="77777777" w:rsidR="00F913C6" w:rsidRPr="005B321B" w:rsidRDefault="00F913C6" w:rsidP="00F21615">
            <w:pPr>
              <w:rPr>
                <w:b/>
              </w:rPr>
            </w:pPr>
            <w:r>
              <w:br w:type="page"/>
            </w:r>
            <w:r w:rsidRPr="005B321B">
              <w:rPr>
                <w:b/>
              </w:rPr>
              <w:t>ID:</w:t>
            </w:r>
          </w:p>
        </w:tc>
        <w:tc>
          <w:tcPr>
            <w:tcW w:w="4414" w:type="dxa"/>
          </w:tcPr>
          <w:p w14:paraId="00F2BA8D" w14:textId="77777777" w:rsidR="00F913C6" w:rsidRDefault="00F913C6" w:rsidP="00F21615">
            <w:r>
              <w:t>CU-8</w:t>
            </w:r>
          </w:p>
        </w:tc>
      </w:tr>
      <w:tr w:rsidR="00F913C6" w14:paraId="6535FD16" w14:textId="77777777" w:rsidTr="00F6403E">
        <w:trPr>
          <w:trHeight w:val="70"/>
        </w:trPr>
        <w:tc>
          <w:tcPr>
            <w:tcW w:w="4414" w:type="dxa"/>
          </w:tcPr>
          <w:p w14:paraId="31D009B9" w14:textId="77777777" w:rsidR="00F913C6" w:rsidRPr="005B321B" w:rsidRDefault="00F913C6" w:rsidP="00F21615">
            <w:pPr>
              <w:rPr>
                <w:b/>
              </w:rPr>
            </w:pPr>
            <w:r>
              <w:rPr>
                <w:b/>
              </w:rPr>
              <w:t>Nombre:</w:t>
            </w:r>
          </w:p>
        </w:tc>
        <w:tc>
          <w:tcPr>
            <w:tcW w:w="4414" w:type="dxa"/>
          </w:tcPr>
          <w:p w14:paraId="1511C16C" w14:textId="77777777" w:rsidR="00F913C6" w:rsidRDefault="00F913C6" w:rsidP="00D34330">
            <w:r>
              <w:t xml:space="preserve">Buscar </w:t>
            </w:r>
            <w:r w:rsidR="00D34330">
              <w:t>ítem</w:t>
            </w:r>
          </w:p>
        </w:tc>
      </w:tr>
      <w:tr w:rsidR="00F913C6" w14:paraId="5794730F" w14:textId="77777777" w:rsidTr="00F6403E">
        <w:trPr>
          <w:trHeight w:val="70"/>
        </w:trPr>
        <w:tc>
          <w:tcPr>
            <w:tcW w:w="4414" w:type="dxa"/>
          </w:tcPr>
          <w:p w14:paraId="633B1F50" w14:textId="77777777" w:rsidR="00F913C6" w:rsidRPr="005B321B" w:rsidRDefault="00F913C6" w:rsidP="00F21615">
            <w:pPr>
              <w:rPr>
                <w:b/>
              </w:rPr>
            </w:pPr>
            <w:r>
              <w:rPr>
                <w:b/>
              </w:rPr>
              <w:t>Actor:</w:t>
            </w:r>
          </w:p>
        </w:tc>
        <w:tc>
          <w:tcPr>
            <w:tcW w:w="4414" w:type="dxa"/>
          </w:tcPr>
          <w:p w14:paraId="6E2D3699" w14:textId="77777777" w:rsidR="00F913C6" w:rsidRPr="00F20581" w:rsidRDefault="00F20581" w:rsidP="00F21615">
            <w:r w:rsidRPr="00F20581">
              <w:t>Usuario y bibliotecario</w:t>
            </w:r>
          </w:p>
        </w:tc>
      </w:tr>
      <w:tr w:rsidR="00F913C6" w14:paraId="69DB0580" w14:textId="77777777" w:rsidTr="00F6403E">
        <w:trPr>
          <w:trHeight w:val="70"/>
        </w:trPr>
        <w:tc>
          <w:tcPr>
            <w:tcW w:w="4414" w:type="dxa"/>
          </w:tcPr>
          <w:p w14:paraId="750EDA71" w14:textId="77777777" w:rsidR="00F913C6" w:rsidRPr="005B321B" w:rsidRDefault="00F913C6" w:rsidP="00F21615">
            <w:pPr>
              <w:rPr>
                <w:b/>
              </w:rPr>
            </w:pPr>
            <w:r>
              <w:rPr>
                <w:b/>
              </w:rPr>
              <w:t>Fecha de Creación:</w:t>
            </w:r>
          </w:p>
        </w:tc>
        <w:tc>
          <w:tcPr>
            <w:tcW w:w="4414" w:type="dxa"/>
          </w:tcPr>
          <w:p w14:paraId="55DF12A4" w14:textId="77777777" w:rsidR="00F913C6" w:rsidRDefault="00F913C6" w:rsidP="00F21615">
            <w:r>
              <w:t>8/03/2016</w:t>
            </w:r>
          </w:p>
        </w:tc>
      </w:tr>
      <w:tr w:rsidR="00F913C6" w14:paraId="55FB8ECF" w14:textId="77777777" w:rsidTr="00F6403E">
        <w:trPr>
          <w:trHeight w:val="70"/>
        </w:trPr>
        <w:tc>
          <w:tcPr>
            <w:tcW w:w="4414" w:type="dxa"/>
          </w:tcPr>
          <w:p w14:paraId="126EFD3C" w14:textId="77777777" w:rsidR="00F913C6" w:rsidRPr="005B321B" w:rsidRDefault="00F913C6" w:rsidP="00F21615">
            <w:pPr>
              <w:rPr>
                <w:b/>
              </w:rPr>
            </w:pPr>
            <w:r>
              <w:rPr>
                <w:b/>
              </w:rPr>
              <w:t>Fecha de Modificación:</w:t>
            </w:r>
          </w:p>
        </w:tc>
        <w:tc>
          <w:tcPr>
            <w:tcW w:w="4414" w:type="dxa"/>
          </w:tcPr>
          <w:p w14:paraId="46F59255" w14:textId="77777777" w:rsidR="00F913C6" w:rsidRDefault="00D34330" w:rsidP="00F21615">
            <w:r>
              <w:t>17/05</w:t>
            </w:r>
            <w:r w:rsidR="00F913C6">
              <w:t>/2016</w:t>
            </w:r>
          </w:p>
        </w:tc>
      </w:tr>
      <w:tr w:rsidR="00F913C6" w14:paraId="1D103EBC" w14:textId="77777777" w:rsidTr="00F6403E">
        <w:trPr>
          <w:trHeight w:val="70"/>
        </w:trPr>
        <w:tc>
          <w:tcPr>
            <w:tcW w:w="4414" w:type="dxa"/>
          </w:tcPr>
          <w:p w14:paraId="2EA2836D" w14:textId="77777777" w:rsidR="00F913C6" w:rsidRPr="005B321B" w:rsidRDefault="00F913C6" w:rsidP="00F21615">
            <w:pPr>
              <w:rPr>
                <w:b/>
              </w:rPr>
            </w:pPr>
            <w:r>
              <w:rPr>
                <w:b/>
              </w:rPr>
              <w:t>Autores:</w:t>
            </w:r>
          </w:p>
        </w:tc>
        <w:tc>
          <w:tcPr>
            <w:tcW w:w="4414" w:type="dxa"/>
          </w:tcPr>
          <w:p w14:paraId="2B98B97A" w14:textId="77777777" w:rsidR="00F913C6" w:rsidRDefault="00D34330" w:rsidP="00F21615">
            <w:r>
              <w:t>FRANCISCO GERARDO MARES SOLANO</w:t>
            </w:r>
          </w:p>
        </w:tc>
      </w:tr>
      <w:tr w:rsidR="00F913C6" w14:paraId="3B33D54D" w14:textId="77777777" w:rsidTr="00F6403E">
        <w:trPr>
          <w:trHeight w:val="552"/>
        </w:trPr>
        <w:tc>
          <w:tcPr>
            <w:tcW w:w="4414" w:type="dxa"/>
          </w:tcPr>
          <w:p w14:paraId="13437BBB" w14:textId="77777777" w:rsidR="00F913C6" w:rsidRPr="005B321B" w:rsidRDefault="00F913C6" w:rsidP="00F21615">
            <w:pPr>
              <w:rPr>
                <w:b/>
              </w:rPr>
            </w:pPr>
            <w:r>
              <w:rPr>
                <w:b/>
              </w:rPr>
              <w:t>Descripción:</w:t>
            </w:r>
          </w:p>
        </w:tc>
        <w:tc>
          <w:tcPr>
            <w:tcW w:w="4414" w:type="dxa"/>
          </w:tcPr>
          <w:p w14:paraId="1EEE68B6" w14:textId="77777777" w:rsidR="00F913C6" w:rsidRDefault="00D34330" w:rsidP="00D34330">
            <w:r>
              <w:t>El usuario ingresa al sistema, introduce un criterio de búsqueda y observa los resultados obtenidos.</w:t>
            </w:r>
            <w:r w:rsidR="00F913C6">
              <w:t xml:space="preserve"> </w:t>
            </w:r>
          </w:p>
        </w:tc>
      </w:tr>
      <w:tr w:rsidR="00F913C6" w14:paraId="56B6C5D6" w14:textId="77777777" w:rsidTr="00F6403E">
        <w:trPr>
          <w:trHeight w:val="70"/>
        </w:trPr>
        <w:tc>
          <w:tcPr>
            <w:tcW w:w="4414" w:type="dxa"/>
          </w:tcPr>
          <w:p w14:paraId="4E8AB3E1" w14:textId="77777777" w:rsidR="00F913C6" w:rsidRPr="005B321B" w:rsidRDefault="00F913C6" w:rsidP="00F21615">
            <w:pPr>
              <w:rPr>
                <w:b/>
              </w:rPr>
            </w:pPr>
            <w:r>
              <w:rPr>
                <w:b/>
              </w:rPr>
              <w:t>Precondiciones:</w:t>
            </w:r>
          </w:p>
        </w:tc>
        <w:tc>
          <w:tcPr>
            <w:tcW w:w="4414" w:type="dxa"/>
          </w:tcPr>
          <w:p w14:paraId="3A238E76" w14:textId="77777777" w:rsidR="00F913C6" w:rsidRDefault="00D34330" w:rsidP="00F21615">
            <w:r>
              <w:t>Deben existir ítems en el sistema.</w:t>
            </w:r>
          </w:p>
          <w:p w14:paraId="011D28E7" w14:textId="77777777" w:rsidR="00D34330" w:rsidRDefault="00D34330" w:rsidP="00F21615">
            <w:r>
              <w:t>Debe haber conexión en el sistema.</w:t>
            </w:r>
          </w:p>
        </w:tc>
      </w:tr>
      <w:tr w:rsidR="00F913C6" w14:paraId="6FF22748" w14:textId="77777777" w:rsidTr="00F21615">
        <w:trPr>
          <w:trHeight w:val="912"/>
        </w:trPr>
        <w:tc>
          <w:tcPr>
            <w:tcW w:w="4414" w:type="dxa"/>
          </w:tcPr>
          <w:p w14:paraId="3CD08B1E" w14:textId="77777777" w:rsidR="00F913C6" w:rsidRDefault="00F913C6" w:rsidP="00F21615">
            <w:pPr>
              <w:rPr>
                <w:b/>
              </w:rPr>
            </w:pPr>
            <w:r>
              <w:rPr>
                <w:b/>
              </w:rPr>
              <w:t>Flujo Normal:</w:t>
            </w:r>
          </w:p>
        </w:tc>
        <w:tc>
          <w:tcPr>
            <w:tcW w:w="4414" w:type="dxa"/>
          </w:tcPr>
          <w:p w14:paraId="2775E42D" w14:textId="77777777" w:rsidR="00D34330" w:rsidRPr="0080234C" w:rsidRDefault="00D34330" w:rsidP="00D34330">
            <w:pPr>
              <w:rPr>
                <w:b/>
              </w:rPr>
            </w:pPr>
            <w:r w:rsidRPr="0080234C">
              <w:rPr>
                <w:b/>
              </w:rPr>
              <w:t>Exitoso - Búsqueda realizada</w:t>
            </w:r>
          </w:p>
          <w:p w14:paraId="70BF69DC" w14:textId="77777777" w:rsidR="00D34330" w:rsidRDefault="00D34330" w:rsidP="00D34330">
            <w:r>
              <w:t>1ª.- El usuario, dentro del sistema, da clic en el cuadro de búsqueda e introduce un criterio.</w:t>
            </w:r>
          </w:p>
          <w:p w14:paraId="7A4D231D" w14:textId="77777777" w:rsidR="00D34330" w:rsidRDefault="00D34330" w:rsidP="00D34330">
            <w:r>
              <w:t>2a.- El sistema muestra al usuario los resultados congruentes con su búsqueda.</w:t>
            </w:r>
          </w:p>
          <w:p w14:paraId="1BC50233" w14:textId="04CD54EC" w:rsidR="00F913C6" w:rsidRDefault="00D34330" w:rsidP="00F21615">
            <w:r>
              <w:t>3a.- El usuari</w:t>
            </w:r>
            <w:r w:rsidR="00F6403E">
              <w:t xml:space="preserve">o ingresa al ítem de su gusto. </w:t>
            </w:r>
          </w:p>
        </w:tc>
      </w:tr>
      <w:tr w:rsidR="00F913C6" w14:paraId="234C2997" w14:textId="77777777" w:rsidTr="00F21615">
        <w:trPr>
          <w:trHeight w:val="912"/>
        </w:trPr>
        <w:tc>
          <w:tcPr>
            <w:tcW w:w="4414" w:type="dxa"/>
          </w:tcPr>
          <w:p w14:paraId="37D9DD4F" w14:textId="77777777" w:rsidR="00F913C6" w:rsidRDefault="00F913C6" w:rsidP="00F21615">
            <w:pPr>
              <w:rPr>
                <w:b/>
              </w:rPr>
            </w:pPr>
            <w:r>
              <w:rPr>
                <w:b/>
              </w:rPr>
              <w:t>Flujo Alterno:</w:t>
            </w:r>
          </w:p>
        </w:tc>
        <w:tc>
          <w:tcPr>
            <w:tcW w:w="4414" w:type="dxa"/>
          </w:tcPr>
          <w:p w14:paraId="3C0BE5C2" w14:textId="77777777" w:rsidR="00F913C6" w:rsidRPr="0080234C" w:rsidRDefault="00D34330" w:rsidP="00F21615">
            <w:pPr>
              <w:rPr>
                <w:b/>
              </w:rPr>
            </w:pPr>
            <w:r w:rsidRPr="0080234C">
              <w:rPr>
                <w:b/>
              </w:rPr>
              <w:t>Alternativo – Ningún resultado satisfactorio</w:t>
            </w:r>
          </w:p>
          <w:p w14:paraId="2F7A16F3" w14:textId="77777777" w:rsidR="00D34330" w:rsidRDefault="00D34330" w:rsidP="00D34330">
            <w:r>
              <w:t>3b.- Ningún resultado es de interés y el usuario realiza otra búsqueda.</w:t>
            </w:r>
          </w:p>
          <w:p w14:paraId="79CF2916" w14:textId="77777777" w:rsidR="00D34330" w:rsidRDefault="00D34330" w:rsidP="00D34330">
            <w:r>
              <w:t>4b.- El sistema regresa a su flujo normal.</w:t>
            </w:r>
          </w:p>
          <w:p w14:paraId="1B6835C5" w14:textId="77777777" w:rsidR="00D34330" w:rsidRDefault="00D34330" w:rsidP="00D34330"/>
          <w:p w14:paraId="07E374F3" w14:textId="77777777" w:rsidR="00D34330" w:rsidRPr="0080234C" w:rsidRDefault="00D34330" w:rsidP="00D34330">
            <w:pPr>
              <w:rPr>
                <w:b/>
              </w:rPr>
            </w:pPr>
            <w:r w:rsidRPr="0080234C">
              <w:rPr>
                <w:b/>
              </w:rPr>
              <w:t>Fallido – Búsqueda no encontrada</w:t>
            </w:r>
          </w:p>
          <w:p w14:paraId="3C0A5276" w14:textId="77777777" w:rsidR="00D34330" w:rsidRDefault="00D34330" w:rsidP="00D34330">
            <w:r>
              <w:t xml:space="preserve">2c.- El sistema </w:t>
            </w:r>
            <w:r w:rsidR="00D626C6">
              <w:t>informa al usuario que su búsqueda no coincide con ningún registro.</w:t>
            </w:r>
          </w:p>
          <w:p w14:paraId="730A5DF1" w14:textId="77777777" w:rsidR="00D626C6" w:rsidRDefault="00D626C6" w:rsidP="00D34330">
            <w:r>
              <w:t>3c.- El usuario realiza otra búsqueda con un criterio diferente.</w:t>
            </w:r>
          </w:p>
          <w:p w14:paraId="6FC2E806" w14:textId="77777777" w:rsidR="00D626C6" w:rsidRDefault="00D626C6" w:rsidP="00D34330">
            <w:r>
              <w:t>4c.- El s</w:t>
            </w:r>
            <w:r w:rsidR="0080234C">
              <w:t>istema regresa al flujo normal.</w:t>
            </w:r>
          </w:p>
        </w:tc>
      </w:tr>
      <w:tr w:rsidR="0080234C" w14:paraId="529EFB16" w14:textId="77777777" w:rsidTr="00F21615">
        <w:trPr>
          <w:trHeight w:val="912"/>
        </w:trPr>
        <w:tc>
          <w:tcPr>
            <w:tcW w:w="4414" w:type="dxa"/>
          </w:tcPr>
          <w:p w14:paraId="3BE43FA0" w14:textId="77777777" w:rsidR="0080234C" w:rsidRDefault="0080234C" w:rsidP="0080234C">
            <w:pPr>
              <w:rPr>
                <w:b/>
              </w:rPr>
            </w:pPr>
            <w:r>
              <w:rPr>
                <w:b/>
              </w:rPr>
              <w:t xml:space="preserve">Excepciones: </w:t>
            </w:r>
          </w:p>
        </w:tc>
        <w:tc>
          <w:tcPr>
            <w:tcW w:w="4414" w:type="dxa"/>
          </w:tcPr>
          <w:p w14:paraId="3E69B8B0" w14:textId="77777777" w:rsidR="0080234C" w:rsidRPr="00DD0B37" w:rsidRDefault="001A6942" w:rsidP="0080234C">
            <w:pPr>
              <w:rPr>
                <w:b/>
              </w:rPr>
            </w:pPr>
            <w:r>
              <w:rPr>
                <w:b/>
              </w:rPr>
              <w:t>Indeseable</w:t>
            </w:r>
            <w:r w:rsidR="0080234C" w:rsidRPr="00DD0B37">
              <w:rPr>
                <w:b/>
              </w:rPr>
              <w:t xml:space="preserve"> – Error al recibir datos</w:t>
            </w:r>
          </w:p>
          <w:p w14:paraId="78DF106D" w14:textId="77777777" w:rsidR="0080234C" w:rsidRDefault="0080234C" w:rsidP="0080234C">
            <w:r>
              <w:t xml:space="preserve">2d.- El sistema no puede conectar con </w:t>
            </w:r>
            <w:proofErr w:type="gramStart"/>
            <w:r>
              <w:t xml:space="preserve">la </w:t>
            </w:r>
            <w:r w:rsidR="00F20581">
              <w:t>BD</w:t>
            </w:r>
            <w:proofErr w:type="gramEnd"/>
            <w:r>
              <w:t xml:space="preserve"> e informa sobre el problema.</w:t>
            </w:r>
          </w:p>
          <w:p w14:paraId="2086134B" w14:textId="77777777" w:rsidR="0080234C" w:rsidRDefault="0080234C" w:rsidP="0080234C">
            <w:r>
              <w:t>3d.- El usuario sale del sistema.</w:t>
            </w:r>
          </w:p>
        </w:tc>
      </w:tr>
      <w:tr w:rsidR="0080234C" w14:paraId="60FAF1E6" w14:textId="77777777" w:rsidTr="00F6403E">
        <w:trPr>
          <w:trHeight w:val="70"/>
        </w:trPr>
        <w:tc>
          <w:tcPr>
            <w:tcW w:w="4414" w:type="dxa"/>
          </w:tcPr>
          <w:p w14:paraId="5BA9BE85" w14:textId="3D617E1B" w:rsidR="0080234C" w:rsidRPr="00F6403E" w:rsidRDefault="0080234C" w:rsidP="0080234C">
            <w:r>
              <w:rPr>
                <w:b/>
              </w:rPr>
              <w:t>Post-condiciones:</w:t>
            </w:r>
          </w:p>
        </w:tc>
        <w:tc>
          <w:tcPr>
            <w:tcW w:w="4414" w:type="dxa"/>
          </w:tcPr>
          <w:p w14:paraId="19FED9EC" w14:textId="77777777" w:rsidR="0080234C" w:rsidRDefault="0080234C" w:rsidP="0080234C"/>
        </w:tc>
      </w:tr>
      <w:tr w:rsidR="0080234C" w14:paraId="07F0CA4A" w14:textId="77777777" w:rsidTr="00F6403E">
        <w:trPr>
          <w:trHeight w:val="70"/>
        </w:trPr>
        <w:tc>
          <w:tcPr>
            <w:tcW w:w="4414" w:type="dxa"/>
          </w:tcPr>
          <w:p w14:paraId="161EE31E" w14:textId="77777777" w:rsidR="0080234C" w:rsidRDefault="0080234C" w:rsidP="0080234C">
            <w:pPr>
              <w:rPr>
                <w:b/>
              </w:rPr>
            </w:pPr>
            <w:r>
              <w:rPr>
                <w:b/>
              </w:rPr>
              <w:t>Entrada:</w:t>
            </w:r>
          </w:p>
        </w:tc>
        <w:tc>
          <w:tcPr>
            <w:tcW w:w="4414" w:type="dxa"/>
          </w:tcPr>
          <w:p w14:paraId="39FBB237" w14:textId="77777777" w:rsidR="0080234C" w:rsidRDefault="0080234C" w:rsidP="0080234C">
            <w:r>
              <w:t>Palabras clave para buscar un libro.</w:t>
            </w:r>
          </w:p>
        </w:tc>
      </w:tr>
      <w:tr w:rsidR="0080234C" w14:paraId="22127B9E" w14:textId="77777777" w:rsidTr="00F6403E">
        <w:trPr>
          <w:trHeight w:val="241"/>
        </w:trPr>
        <w:tc>
          <w:tcPr>
            <w:tcW w:w="4414" w:type="dxa"/>
          </w:tcPr>
          <w:p w14:paraId="3B8D3859" w14:textId="77777777" w:rsidR="0080234C" w:rsidRDefault="0080234C" w:rsidP="0080234C">
            <w:pPr>
              <w:rPr>
                <w:b/>
              </w:rPr>
            </w:pPr>
            <w:r>
              <w:rPr>
                <w:b/>
              </w:rPr>
              <w:t>Salida:</w:t>
            </w:r>
          </w:p>
        </w:tc>
        <w:tc>
          <w:tcPr>
            <w:tcW w:w="4414" w:type="dxa"/>
          </w:tcPr>
          <w:p w14:paraId="33B78267" w14:textId="77777777" w:rsidR="0080234C" w:rsidRDefault="0080234C" w:rsidP="0080234C">
            <w:r>
              <w:t>Libros que coincidan con la palabra clave buscada.</w:t>
            </w:r>
          </w:p>
        </w:tc>
      </w:tr>
      <w:tr w:rsidR="0080234C" w14:paraId="6E136734" w14:textId="77777777" w:rsidTr="00F6403E">
        <w:trPr>
          <w:trHeight w:val="70"/>
        </w:trPr>
        <w:tc>
          <w:tcPr>
            <w:tcW w:w="4414" w:type="dxa"/>
          </w:tcPr>
          <w:p w14:paraId="3A1D19D7" w14:textId="77777777" w:rsidR="0080234C" w:rsidRDefault="0080234C" w:rsidP="0080234C">
            <w:pPr>
              <w:rPr>
                <w:b/>
              </w:rPr>
            </w:pPr>
            <w:r>
              <w:rPr>
                <w:b/>
              </w:rPr>
              <w:t>Prioridad:</w:t>
            </w:r>
          </w:p>
        </w:tc>
        <w:tc>
          <w:tcPr>
            <w:tcW w:w="4414" w:type="dxa"/>
          </w:tcPr>
          <w:p w14:paraId="097524DA" w14:textId="77777777" w:rsidR="0080234C" w:rsidRDefault="00200AB8" w:rsidP="0080234C">
            <w:r>
              <w:t>Deseable.</w:t>
            </w:r>
          </w:p>
        </w:tc>
      </w:tr>
    </w:tbl>
    <w:p w14:paraId="15293F42" w14:textId="77777777" w:rsidR="003C0E17" w:rsidRDefault="003C0E17">
      <w:r>
        <w:br w:type="page"/>
      </w:r>
    </w:p>
    <w:p w14:paraId="210148BA" w14:textId="77777777" w:rsidR="00200AB8" w:rsidRDefault="00BD4F20" w:rsidP="00E10958">
      <w:pPr>
        <w:pStyle w:val="H4"/>
      </w:pPr>
      <w:bookmarkStart w:id="41" w:name="_Toc452731661"/>
      <w:r>
        <w:lastRenderedPageBreak/>
        <w:t>Registrar adquisición</w:t>
      </w:r>
      <w:bookmarkEnd w:id="41"/>
    </w:p>
    <w:tbl>
      <w:tblPr>
        <w:tblStyle w:val="Tablaconcuadrcula"/>
        <w:tblW w:w="0" w:type="auto"/>
        <w:tblLayout w:type="fixed"/>
        <w:tblLook w:val="04A0" w:firstRow="1" w:lastRow="0" w:firstColumn="1" w:lastColumn="0" w:noHBand="0" w:noVBand="1"/>
      </w:tblPr>
      <w:tblGrid>
        <w:gridCol w:w="4414"/>
        <w:gridCol w:w="4414"/>
      </w:tblGrid>
      <w:tr w:rsidR="00F913C6" w14:paraId="56F02BA5" w14:textId="77777777" w:rsidTr="00F6403E">
        <w:trPr>
          <w:trHeight w:val="70"/>
        </w:trPr>
        <w:tc>
          <w:tcPr>
            <w:tcW w:w="4414" w:type="dxa"/>
          </w:tcPr>
          <w:p w14:paraId="494FC9E2" w14:textId="77777777" w:rsidR="00F913C6" w:rsidRPr="005B321B" w:rsidRDefault="00F913C6" w:rsidP="00F21615">
            <w:pPr>
              <w:rPr>
                <w:b/>
              </w:rPr>
            </w:pPr>
            <w:r w:rsidRPr="005B321B">
              <w:rPr>
                <w:b/>
              </w:rPr>
              <w:t>ID:</w:t>
            </w:r>
          </w:p>
        </w:tc>
        <w:tc>
          <w:tcPr>
            <w:tcW w:w="4414" w:type="dxa"/>
          </w:tcPr>
          <w:p w14:paraId="1500B36D" w14:textId="77777777" w:rsidR="00F913C6" w:rsidRDefault="00F913C6" w:rsidP="00F21615">
            <w:r>
              <w:t>CU-9</w:t>
            </w:r>
          </w:p>
        </w:tc>
      </w:tr>
      <w:tr w:rsidR="00F913C6" w14:paraId="76C8AE96" w14:textId="77777777" w:rsidTr="00F6403E">
        <w:trPr>
          <w:trHeight w:val="275"/>
        </w:trPr>
        <w:tc>
          <w:tcPr>
            <w:tcW w:w="4414" w:type="dxa"/>
          </w:tcPr>
          <w:p w14:paraId="56C74AFB" w14:textId="77777777" w:rsidR="00F913C6" w:rsidRPr="005B321B" w:rsidRDefault="00F913C6" w:rsidP="00F21615">
            <w:pPr>
              <w:rPr>
                <w:b/>
              </w:rPr>
            </w:pPr>
            <w:r>
              <w:rPr>
                <w:b/>
              </w:rPr>
              <w:t>Nombre:</w:t>
            </w:r>
          </w:p>
        </w:tc>
        <w:tc>
          <w:tcPr>
            <w:tcW w:w="4414" w:type="dxa"/>
          </w:tcPr>
          <w:p w14:paraId="36946A8F" w14:textId="77777777" w:rsidR="00F913C6" w:rsidRDefault="00BD4F20" w:rsidP="00F21615">
            <w:r>
              <w:t>Registrar adquisición</w:t>
            </w:r>
          </w:p>
        </w:tc>
      </w:tr>
      <w:tr w:rsidR="00F913C6" w14:paraId="220A22D0" w14:textId="77777777" w:rsidTr="00F6403E">
        <w:trPr>
          <w:trHeight w:val="70"/>
        </w:trPr>
        <w:tc>
          <w:tcPr>
            <w:tcW w:w="4414" w:type="dxa"/>
          </w:tcPr>
          <w:p w14:paraId="0BDEAB01" w14:textId="77777777" w:rsidR="00F913C6" w:rsidRPr="005B321B" w:rsidRDefault="00F913C6" w:rsidP="00F21615">
            <w:pPr>
              <w:rPr>
                <w:b/>
              </w:rPr>
            </w:pPr>
            <w:r>
              <w:rPr>
                <w:b/>
              </w:rPr>
              <w:t>Actor:</w:t>
            </w:r>
          </w:p>
        </w:tc>
        <w:tc>
          <w:tcPr>
            <w:tcW w:w="4414" w:type="dxa"/>
          </w:tcPr>
          <w:p w14:paraId="7852F83D" w14:textId="77777777" w:rsidR="00F913C6" w:rsidRDefault="0047530A" w:rsidP="00F21615">
            <w:r>
              <w:t>Bibliotecario</w:t>
            </w:r>
          </w:p>
        </w:tc>
      </w:tr>
      <w:tr w:rsidR="00F913C6" w14:paraId="14161035" w14:textId="77777777" w:rsidTr="00F6403E">
        <w:trPr>
          <w:trHeight w:val="70"/>
        </w:trPr>
        <w:tc>
          <w:tcPr>
            <w:tcW w:w="4414" w:type="dxa"/>
          </w:tcPr>
          <w:p w14:paraId="79E659B4" w14:textId="77777777" w:rsidR="00F913C6" w:rsidRPr="005B321B" w:rsidRDefault="00F913C6" w:rsidP="00F21615">
            <w:pPr>
              <w:rPr>
                <w:b/>
              </w:rPr>
            </w:pPr>
            <w:r>
              <w:rPr>
                <w:b/>
              </w:rPr>
              <w:t>Fecha de Creación:</w:t>
            </w:r>
          </w:p>
        </w:tc>
        <w:tc>
          <w:tcPr>
            <w:tcW w:w="4414" w:type="dxa"/>
          </w:tcPr>
          <w:p w14:paraId="150C4DEC" w14:textId="77777777" w:rsidR="00F913C6" w:rsidRDefault="00F913C6" w:rsidP="00F21615">
            <w:r>
              <w:t>8/03/2016</w:t>
            </w:r>
          </w:p>
        </w:tc>
      </w:tr>
      <w:tr w:rsidR="00F913C6" w14:paraId="6CF0AEE0" w14:textId="77777777" w:rsidTr="00F6403E">
        <w:trPr>
          <w:trHeight w:val="201"/>
        </w:trPr>
        <w:tc>
          <w:tcPr>
            <w:tcW w:w="4414" w:type="dxa"/>
          </w:tcPr>
          <w:p w14:paraId="2D7880F2" w14:textId="77777777" w:rsidR="00F913C6" w:rsidRPr="005B321B" w:rsidRDefault="00F913C6" w:rsidP="00F21615">
            <w:pPr>
              <w:rPr>
                <w:b/>
              </w:rPr>
            </w:pPr>
            <w:r>
              <w:rPr>
                <w:b/>
              </w:rPr>
              <w:t>Fecha de Modificación:</w:t>
            </w:r>
          </w:p>
        </w:tc>
        <w:tc>
          <w:tcPr>
            <w:tcW w:w="4414" w:type="dxa"/>
          </w:tcPr>
          <w:p w14:paraId="02F78688" w14:textId="77777777" w:rsidR="00F913C6" w:rsidRDefault="00BD4F20" w:rsidP="00F21615">
            <w:r>
              <w:t>17/05</w:t>
            </w:r>
            <w:r w:rsidR="00F913C6">
              <w:t>/2016</w:t>
            </w:r>
          </w:p>
        </w:tc>
      </w:tr>
      <w:tr w:rsidR="00F913C6" w14:paraId="5A426C2C" w14:textId="77777777" w:rsidTr="00F6403E">
        <w:trPr>
          <w:trHeight w:val="70"/>
        </w:trPr>
        <w:tc>
          <w:tcPr>
            <w:tcW w:w="4414" w:type="dxa"/>
          </w:tcPr>
          <w:p w14:paraId="6871AC4E" w14:textId="77777777" w:rsidR="00F913C6" w:rsidRPr="005B321B" w:rsidRDefault="00F913C6" w:rsidP="00F21615">
            <w:pPr>
              <w:rPr>
                <w:b/>
              </w:rPr>
            </w:pPr>
            <w:r>
              <w:rPr>
                <w:b/>
              </w:rPr>
              <w:t>Autores:</w:t>
            </w:r>
          </w:p>
        </w:tc>
        <w:tc>
          <w:tcPr>
            <w:tcW w:w="4414" w:type="dxa"/>
          </w:tcPr>
          <w:p w14:paraId="6BEC1083" w14:textId="77777777" w:rsidR="00F913C6" w:rsidRDefault="00BD4F20" w:rsidP="00F21615">
            <w:r>
              <w:t>FRANCISCO GERARDO MARES SOLANO</w:t>
            </w:r>
          </w:p>
        </w:tc>
      </w:tr>
      <w:tr w:rsidR="00F913C6" w14:paraId="59558D5B" w14:textId="77777777" w:rsidTr="00F6403E">
        <w:trPr>
          <w:trHeight w:val="340"/>
        </w:trPr>
        <w:tc>
          <w:tcPr>
            <w:tcW w:w="4414" w:type="dxa"/>
          </w:tcPr>
          <w:p w14:paraId="413CB41E" w14:textId="77777777" w:rsidR="00F913C6" w:rsidRPr="005B321B" w:rsidRDefault="00F913C6" w:rsidP="00F21615">
            <w:pPr>
              <w:rPr>
                <w:b/>
              </w:rPr>
            </w:pPr>
            <w:r>
              <w:rPr>
                <w:b/>
              </w:rPr>
              <w:t>Descripción:</w:t>
            </w:r>
          </w:p>
        </w:tc>
        <w:tc>
          <w:tcPr>
            <w:tcW w:w="4414" w:type="dxa"/>
          </w:tcPr>
          <w:p w14:paraId="50D6BE76" w14:textId="77777777" w:rsidR="00F913C6" w:rsidRDefault="0047530A" w:rsidP="00F21615">
            <w:r>
              <w:t xml:space="preserve">El usuario agrega a la </w:t>
            </w:r>
            <w:r w:rsidR="00F20581">
              <w:t>BD</w:t>
            </w:r>
            <w:r>
              <w:t xml:space="preserve"> información sobre un nuevo ítem que fue adquirido recientemente.</w:t>
            </w:r>
          </w:p>
        </w:tc>
      </w:tr>
      <w:tr w:rsidR="00F913C6" w14:paraId="2D697ED4" w14:textId="77777777" w:rsidTr="00F6403E">
        <w:trPr>
          <w:trHeight w:val="694"/>
        </w:trPr>
        <w:tc>
          <w:tcPr>
            <w:tcW w:w="4414" w:type="dxa"/>
          </w:tcPr>
          <w:p w14:paraId="421CC9C1" w14:textId="77777777" w:rsidR="00F913C6" w:rsidRPr="005B321B" w:rsidRDefault="00F913C6" w:rsidP="00F21615">
            <w:pPr>
              <w:rPr>
                <w:b/>
              </w:rPr>
            </w:pPr>
            <w:r>
              <w:rPr>
                <w:b/>
              </w:rPr>
              <w:t>Precondiciones:</w:t>
            </w:r>
          </w:p>
        </w:tc>
        <w:tc>
          <w:tcPr>
            <w:tcW w:w="4414" w:type="dxa"/>
          </w:tcPr>
          <w:p w14:paraId="6574C7F4" w14:textId="77777777" w:rsidR="00F913C6" w:rsidRDefault="00F913C6" w:rsidP="00F21615">
            <w:r>
              <w:t>El usuario debe estar registrado en el sistema de la biblioteca.</w:t>
            </w:r>
          </w:p>
          <w:p w14:paraId="4C27C97C" w14:textId="77777777" w:rsidR="00CE5333" w:rsidRDefault="00CE5333" w:rsidP="00F21615">
            <w:r>
              <w:t>Se deben tener los datos correctos del ítem.</w:t>
            </w:r>
          </w:p>
        </w:tc>
      </w:tr>
      <w:tr w:rsidR="00F913C6" w14:paraId="5AC64FED" w14:textId="77777777" w:rsidTr="00F21615">
        <w:trPr>
          <w:trHeight w:val="912"/>
        </w:trPr>
        <w:tc>
          <w:tcPr>
            <w:tcW w:w="4414" w:type="dxa"/>
          </w:tcPr>
          <w:p w14:paraId="43334A41" w14:textId="77777777" w:rsidR="00F913C6" w:rsidRDefault="00F913C6" w:rsidP="00F21615">
            <w:pPr>
              <w:rPr>
                <w:b/>
              </w:rPr>
            </w:pPr>
            <w:r>
              <w:rPr>
                <w:b/>
              </w:rPr>
              <w:t>Flujo Normal:</w:t>
            </w:r>
          </w:p>
        </w:tc>
        <w:tc>
          <w:tcPr>
            <w:tcW w:w="4414" w:type="dxa"/>
          </w:tcPr>
          <w:p w14:paraId="21B48525" w14:textId="77777777" w:rsidR="00F913C6" w:rsidRPr="003C0E17" w:rsidRDefault="00791FEC" w:rsidP="00F21615">
            <w:pPr>
              <w:rPr>
                <w:b/>
                <w:sz w:val="21"/>
              </w:rPr>
            </w:pPr>
            <w:r w:rsidRPr="003C0E17">
              <w:rPr>
                <w:b/>
                <w:sz w:val="21"/>
              </w:rPr>
              <w:t>Exitoso – Ítem registrado</w:t>
            </w:r>
          </w:p>
          <w:p w14:paraId="256494A4" w14:textId="77777777" w:rsidR="00791FEC" w:rsidRPr="003C0E17" w:rsidRDefault="00791FEC" w:rsidP="00F21615">
            <w:pPr>
              <w:rPr>
                <w:sz w:val="21"/>
              </w:rPr>
            </w:pPr>
            <w:r w:rsidRPr="003C0E17">
              <w:rPr>
                <w:sz w:val="21"/>
              </w:rPr>
              <w:t>1ª.- El usuario ingresa a la sección de registro.</w:t>
            </w:r>
          </w:p>
          <w:p w14:paraId="1EA713E6" w14:textId="77777777" w:rsidR="00791FEC" w:rsidRPr="003C0E17" w:rsidRDefault="00791FEC" w:rsidP="00F21615">
            <w:pPr>
              <w:rPr>
                <w:sz w:val="21"/>
              </w:rPr>
            </w:pPr>
            <w:r w:rsidRPr="003C0E17">
              <w:rPr>
                <w:sz w:val="21"/>
              </w:rPr>
              <w:t>2ª.- El sistema despliega un formulario</w:t>
            </w:r>
            <w:r w:rsidR="00CE4337" w:rsidRPr="003C0E17">
              <w:rPr>
                <w:sz w:val="21"/>
              </w:rPr>
              <w:t xml:space="preserve"> para registrar el nuevo ítem</w:t>
            </w:r>
            <w:r w:rsidR="004309FE" w:rsidRPr="003C0E17">
              <w:rPr>
                <w:sz w:val="21"/>
              </w:rPr>
              <w:t>, entre ello, si fue donación o adquisición</w:t>
            </w:r>
            <w:r w:rsidR="00CE4337" w:rsidRPr="003C0E17">
              <w:rPr>
                <w:sz w:val="21"/>
              </w:rPr>
              <w:t>.</w:t>
            </w:r>
          </w:p>
          <w:p w14:paraId="0AB31A80" w14:textId="77777777" w:rsidR="00CE4337" w:rsidRPr="003C0E17" w:rsidRDefault="00CE4337" w:rsidP="00F21615">
            <w:pPr>
              <w:rPr>
                <w:sz w:val="21"/>
              </w:rPr>
            </w:pPr>
            <w:r w:rsidRPr="003C0E17">
              <w:rPr>
                <w:sz w:val="21"/>
              </w:rPr>
              <w:t>3ª.- El usuario ingresa los datos y envía la información.</w:t>
            </w:r>
          </w:p>
          <w:p w14:paraId="140C5FF8" w14:textId="77777777" w:rsidR="00CE4337" w:rsidRPr="003C0E17" w:rsidRDefault="00CE4337" w:rsidP="00F21615">
            <w:pPr>
              <w:rPr>
                <w:sz w:val="21"/>
              </w:rPr>
            </w:pPr>
            <w:r w:rsidRPr="003C0E17">
              <w:rPr>
                <w:sz w:val="21"/>
              </w:rPr>
              <w:t>4ª.- El sistema pide confirmación del registro.</w:t>
            </w:r>
          </w:p>
          <w:p w14:paraId="39CA5ACD" w14:textId="77777777" w:rsidR="00CE4337" w:rsidRPr="003C0E17" w:rsidRDefault="00CE4337" w:rsidP="00F21615">
            <w:pPr>
              <w:rPr>
                <w:sz w:val="21"/>
              </w:rPr>
            </w:pPr>
            <w:r w:rsidRPr="003C0E17">
              <w:rPr>
                <w:sz w:val="21"/>
              </w:rPr>
              <w:t>5ª.- El usuario acepta el registro.</w:t>
            </w:r>
          </w:p>
          <w:p w14:paraId="230A3CAC" w14:textId="77777777" w:rsidR="00CE4337" w:rsidRPr="003C0E17" w:rsidRDefault="00CE4337" w:rsidP="00F21615">
            <w:pPr>
              <w:rPr>
                <w:sz w:val="21"/>
              </w:rPr>
            </w:pPr>
            <w:r w:rsidRPr="003C0E17">
              <w:rPr>
                <w:sz w:val="21"/>
              </w:rPr>
              <w:t>6ª.- El sistema informa que el registro ha sido exitoso.</w:t>
            </w:r>
          </w:p>
        </w:tc>
      </w:tr>
      <w:tr w:rsidR="00F913C6" w14:paraId="7C622670" w14:textId="77777777" w:rsidTr="00F21615">
        <w:trPr>
          <w:trHeight w:val="912"/>
        </w:trPr>
        <w:tc>
          <w:tcPr>
            <w:tcW w:w="4414" w:type="dxa"/>
          </w:tcPr>
          <w:p w14:paraId="04F50ED8" w14:textId="77777777" w:rsidR="00F913C6" w:rsidRDefault="00F913C6" w:rsidP="00F21615">
            <w:pPr>
              <w:rPr>
                <w:b/>
              </w:rPr>
            </w:pPr>
            <w:r>
              <w:rPr>
                <w:b/>
              </w:rPr>
              <w:t>Flujo Alterno:</w:t>
            </w:r>
          </w:p>
        </w:tc>
        <w:tc>
          <w:tcPr>
            <w:tcW w:w="4414" w:type="dxa"/>
          </w:tcPr>
          <w:p w14:paraId="48471C7B" w14:textId="77777777" w:rsidR="00F913C6" w:rsidRPr="003C0E17" w:rsidRDefault="00CE4337" w:rsidP="00F21615">
            <w:pPr>
              <w:rPr>
                <w:b/>
                <w:sz w:val="21"/>
              </w:rPr>
            </w:pPr>
            <w:r w:rsidRPr="003C0E17">
              <w:rPr>
                <w:b/>
                <w:sz w:val="21"/>
              </w:rPr>
              <w:t>Alternativo – Cambio de datos</w:t>
            </w:r>
          </w:p>
          <w:p w14:paraId="6B1C745F" w14:textId="77777777" w:rsidR="00CE4337" w:rsidRPr="003C0E17" w:rsidRDefault="00CE4337" w:rsidP="00CE4337">
            <w:pPr>
              <w:rPr>
                <w:sz w:val="21"/>
              </w:rPr>
            </w:pPr>
            <w:r w:rsidRPr="003C0E17">
              <w:rPr>
                <w:sz w:val="21"/>
              </w:rPr>
              <w:t>5b.- El usuario cancela el registro y actualiza los campos del registro.</w:t>
            </w:r>
          </w:p>
          <w:p w14:paraId="3DA94A9C" w14:textId="77777777" w:rsidR="00CE4337" w:rsidRPr="003C0E17" w:rsidRDefault="00CE4337" w:rsidP="00CE4337">
            <w:pPr>
              <w:rPr>
                <w:sz w:val="21"/>
              </w:rPr>
            </w:pPr>
            <w:r w:rsidRPr="003C0E17">
              <w:rPr>
                <w:sz w:val="21"/>
              </w:rPr>
              <w:t>6</w:t>
            </w:r>
            <w:r w:rsidR="00DE5A42" w:rsidRPr="003C0E17">
              <w:rPr>
                <w:sz w:val="21"/>
              </w:rPr>
              <w:t>b</w:t>
            </w:r>
            <w:r w:rsidRPr="003C0E17">
              <w:rPr>
                <w:sz w:val="21"/>
              </w:rPr>
              <w:t>.- El sistema regresa al flujo normal.</w:t>
            </w:r>
          </w:p>
          <w:p w14:paraId="22A0244E" w14:textId="77777777" w:rsidR="00DE5A42" w:rsidRPr="003C0E17" w:rsidRDefault="00DE5A42" w:rsidP="00CE4337">
            <w:pPr>
              <w:rPr>
                <w:sz w:val="21"/>
              </w:rPr>
            </w:pPr>
          </w:p>
          <w:p w14:paraId="749D91CF" w14:textId="77777777" w:rsidR="00DE5A42" w:rsidRPr="003C0E17" w:rsidRDefault="00DE5A42" w:rsidP="00CE4337">
            <w:pPr>
              <w:rPr>
                <w:b/>
                <w:sz w:val="21"/>
              </w:rPr>
            </w:pPr>
            <w:r w:rsidRPr="003C0E17">
              <w:rPr>
                <w:b/>
                <w:sz w:val="21"/>
              </w:rPr>
              <w:t>Fallido – identificador repetido</w:t>
            </w:r>
          </w:p>
          <w:p w14:paraId="5BEFAB5B" w14:textId="77777777" w:rsidR="00DE5A42" w:rsidRPr="003C0E17" w:rsidRDefault="00DE5A42" w:rsidP="00CE4337">
            <w:pPr>
              <w:rPr>
                <w:sz w:val="21"/>
              </w:rPr>
            </w:pPr>
            <w:r w:rsidRPr="003C0E17">
              <w:rPr>
                <w:sz w:val="21"/>
              </w:rPr>
              <w:t>4c.- El sistema informa al usuario que ya existe un ítem así registrado.</w:t>
            </w:r>
          </w:p>
          <w:p w14:paraId="148DB753" w14:textId="77777777" w:rsidR="00DE5A42" w:rsidRPr="003C0E17" w:rsidRDefault="00DE5A42" w:rsidP="00CE4337">
            <w:pPr>
              <w:rPr>
                <w:sz w:val="21"/>
              </w:rPr>
            </w:pPr>
            <w:r w:rsidRPr="003C0E17">
              <w:rPr>
                <w:sz w:val="21"/>
              </w:rPr>
              <w:t>5c.- El usuario reingresa algún(os) campo(</w:t>
            </w:r>
            <w:r w:rsidR="001A6942" w:rsidRPr="003C0E17">
              <w:rPr>
                <w:sz w:val="21"/>
              </w:rPr>
              <w:t>s) y</w:t>
            </w:r>
            <w:r w:rsidRPr="003C0E17">
              <w:rPr>
                <w:sz w:val="21"/>
              </w:rPr>
              <w:t xml:space="preserve"> vuelve a enviar la información.</w:t>
            </w:r>
          </w:p>
          <w:p w14:paraId="1BBEA8E5" w14:textId="77777777" w:rsidR="00DE5A42" w:rsidRPr="003C0E17" w:rsidRDefault="00DE5A42" w:rsidP="00DE5A42">
            <w:pPr>
              <w:rPr>
                <w:sz w:val="21"/>
              </w:rPr>
            </w:pPr>
            <w:r w:rsidRPr="003C0E17">
              <w:rPr>
                <w:sz w:val="21"/>
              </w:rPr>
              <w:t>6c.- El sistema regresa al flujo normal.</w:t>
            </w:r>
          </w:p>
        </w:tc>
      </w:tr>
      <w:tr w:rsidR="00F913C6" w14:paraId="5CABCB88" w14:textId="77777777" w:rsidTr="00F21615">
        <w:trPr>
          <w:trHeight w:val="912"/>
        </w:trPr>
        <w:tc>
          <w:tcPr>
            <w:tcW w:w="4414" w:type="dxa"/>
          </w:tcPr>
          <w:p w14:paraId="5C69A14E" w14:textId="77777777" w:rsidR="00F913C6" w:rsidRDefault="00F913C6" w:rsidP="00F21615">
            <w:pPr>
              <w:rPr>
                <w:b/>
              </w:rPr>
            </w:pPr>
            <w:r>
              <w:rPr>
                <w:b/>
              </w:rPr>
              <w:t xml:space="preserve">Excepciones: </w:t>
            </w:r>
          </w:p>
        </w:tc>
        <w:tc>
          <w:tcPr>
            <w:tcW w:w="4414" w:type="dxa"/>
          </w:tcPr>
          <w:p w14:paraId="5B5E08AC" w14:textId="77777777" w:rsidR="00DE5A42" w:rsidRPr="003C0E17" w:rsidRDefault="001A6942" w:rsidP="00DE5A42">
            <w:pPr>
              <w:rPr>
                <w:b/>
                <w:sz w:val="21"/>
              </w:rPr>
            </w:pPr>
            <w:r w:rsidRPr="003C0E17">
              <w:rPr>
                <w:b/>
                <w:sz w:val="21"/>
              </w:rPr>
              <w:t>Indeseable</w:t>
            </w:r>
            <w:r w:rsidR="00DE5A42" w:rsidRPr="003C0E17">
              <w:rPr>
                <w:b/>
                <w:sz w:val="21"/>
              </w:rPr>
              <w:t xml:space="preserve"> – Error al recibir datos</w:t>
            </w:r>
          </w:p>
          <w:p w14:paraId="417F986F" w14:textId="77777777" w:rsidR="00DE5A42" w:rsidRPr="003C0E17" w:rsidRDefault="00DE5A42" w:rsidP="00DE5A42">
            <w:pPr>
              <w:rPr>
                <w:sz w:val="21"/>
              </w:rPr>
            </w:pPr>
            <w:r w:rsidRPr="003C0E17">
              <w:rPr>
                <w:sz w:val="21"/>
              </w:rPr>
              <w:t xml:space="preserve">2d.- El sistema no puede conectar con </w:t>
            </w:r>
            <w:proofErr w:type="gramStart"/>
            <w:r w:rsidRPr="003C0E17">
              <w:rPr>
                <w:sz w:val="21"/>
              </w:rPr>
              <w:t xml:space="preserve">la </w:t>
            </w:r>
            <w:r w:rsidR="00F20581" w:rsidRPr="003C0E17">
              <w:rPr>
                <w:sz w:val="21"/>
              </w:rPr>
              <w:t>BD</w:t>
            </w:r>
            <w:proofErr w:type="gramEnd"/>
            <w:r w:rsidRPr="003C0E17">
              <w:rPr>
                <w:sz w:val="21"/>
              </w:rPr>
              <w:t xml:space="preserve"> e informa sobre el problema.</w:t>
            </w:r>
          </w:p>
          <w:p w14:paraId="5707AE05" w14:textId="77777777" w:rsidR="00F913C6" w:rsidRPr="003C0E17" w:rsidRDefault="00DE5A42" w:rsidP="00DE5A42">
            <w:pPr>
              <w:rPr>
                <w:sz w:val="21"/>
              </w:rPr>
            </w:pPr>
            <w:r w:rsidRPr="003C0E17">
              <w:rPr>
                <w:sz w:val="21"/>
              </w:rPr>
              <w:t>3d.- El usuario sale del sistema.</w:t>
            </w:r>
          </w:p>
        </w:tc>
      </w:tr>
      <w:tr w:rsidR="00F913C6" w14:paraId="01619593" w14:textId="77777777" w:rsidTr="00F21615">
        <w:trPr>
          <w:trHeight w:val="912"/>
        </w:trPr>
        <w:tc>
          <w:tcPr>
            <w:tcW w:w="4414" w:type="dxa"/>
          </w:tcPr>
          <w:p w14:paraId="45AC18D1" w14:textId="77777777" w:rsidR="00F913C6" w:rsidRDefault="00F913C6" w:rsidP="00F21615">
            <w:r>
              <w:rPr>
                <w:b/>
              </w:rPr>
              <w:t>Post-condiciones:</w:t>
            </w:r>
          </w:p>
          <w:p w14:paraId="7640DFCA" w14:textId="77777777" w:rsidR="00F913C6" w:rsidRDefault="00F913C6" w:rsidP="00F21615">
            <w:pPr>
              <w:rPr>
                <w:b/>
              </w:rPr>
            </w:pPr>
          </w:p>
        </w:tc>
        <w:tc>
          <w:tcPr>
            <w:tcW w:w="4414" w:type="dxa"/>
          </w:tcPr>
          <w:p w14:paraId="31D64EBB" w14:textId="77777777" w:rsidR="00F913C6" w:rsidRPr="003C0E17" w:rsidRDefault="00DE5A42" w:rsidP="00F21615">
            <w:pPr>
              <w:rPr>
                <w:sz w:val="21"/>
              </w:rPr>
            </w:pPr>
            <w:r w:rsidRPr="003C0E17">
              <w:rPr>
                <w:sz w:val="21"/>
              </w:rPr>
              <w:t>El ítem puede ser prestado</w:t>
            </w:r>
          </w:p>
          <w:p w14:paraId="059729A3" w14:textId="77777777" w:rsidR="00DE5A42" w:rsidRPr="003C0E17" w:rsidRDefault="00DE5A42" w:rsidP="00F21615">
            <w:pPr>
              <w:rPr>
                <w:sz w:val="21"/>
              </w:rPr>
            </w:pPr>
            <w:r w:rsidRPr="003C0E17">
              <w:rPr>
                <w:sz w:val="21"/>
              </w:rPr>
              <w:t>El ítem puede ser reservado.</w:t>
            </w:r>
          </w:p>
          <w:p w14:paraId="1325138E" w14:textId="77777777" w:rsidR="00DE5A42" w:rsidRPr="003C0E17" w:rsidRDefault="00DE5A42" w:rsidP="00F21615">
            <w:pPr>
              <w:rPr>
                <w:sz w:val="21"/>
              </w:rPr>
            </w:pPr>
            <w:r w:rsidRPr="003C0E17">
              <w:rPr>
                <w:sz w:val="21"/>
              </w:rPr>
              <w:t>Se puede escribir reseña del ítem.</w:t>
            </w:r>
          </w:p>
          <w:p w14:paraId="106BF10D" w14:textId="77777777" w:rsidR="00DE5A42" w:rsidRPr="003C0E17" w:rsidRDefault="00DE5A42" w:rsidP="00DE5A42">
            <w:pPr>
              <w:rPr>
                <w:sz w:val="21"/>
              </w:rPr>
            </w:pPr>
            <w:r w:rsidRPr="003C0E17">
              <w:rPr>
                <w:sz w:val="21"/>
              </w:rPr>
              <w:t>Se puede buscar el ítem.</w:t>
            </w:r>
          </w:p>
          <w:p w14:paraId="180B379F" w14:textId="77777777" w:rsidR="00DE5A42" w:rsidRPr="003C0E17" w:rsidRDefault="00DE5A42" w:rsidP="00DE5A42">
            <w:pPr>
              <w:rPr>
                <w:sz w:val="21"/>
              </w:rPr>
            </w:pPr>
            <w:r w:rsidRPr="003C0E17">
              <w:rPr>
                <w:sz w:val="21"/>
              </w:rPr>
              <w:t>Se puede visualizar el ítem.</w:t>
            </w:r>
          </w:p>
        </w:tc>
      </w:tr>
      <w:tr w:rsidR="00F913C6" w14:paraId="12044E9C" w14:textId="77777777" w:rsidTr="00F6403E">
        <w:trPr>
          <w:trHeight w:val="252"/>
        </w:trPr>
        <w:tc>
          <w:tcPr>
            <w:tcW w:w="4414" w:type="dxa"/>
          </w:tcPr>
          <w:p w14:paraId="17B3CE78" w14:textId="77777777" w:rsidR="00F913C6" w:rsidRDefault="00F913C6" w:rsidP="00F21615">
            <w:pPr>
              <w:rPr>
                <w:b/>
              </w:rPr>
            </w:pPr>
            <w:r>
              <w:rPr>
                <w:b/>
              </w:rPr>
              <w:t>Entrada:</w:t>
            </w:r>
          </w:p>
        </w:tc>
        <w:tc>
          <w:tcPr>
            <w:tcW w:w="4414" w:type="dxa"/>
          </w:tcPr>
          <w:p w14:paraId="68048F8F" w14:textId="77777777" w:rsidR="00F913C6" w:rsidRDefault="00DE5A42" w:rsidP="00F21615">
            <w:r>
              <w:t>Datos del ítem</w:t>
            </w:r>
          </w:p>
        </w:tc>
      </w:tr>
      <w:tr w:rsidR="00F913C6" w14:paraId="5BE3DA3B" w14:textId="77777777" w:rsidTr="00F6403E">
        <w:trPr>
          <w:trHeight w:val="70"/>
        </w:trPr>
        <w:tc>
          <w:tcPr>
            <w:tcW w:w="4414" w:type="dxa"/>
          </w:tcPr>
          <w:p w14:paraId="4A4876CF" w14:textId="77777777" w:rsidR="00F913C6" w:rsidRDefault="00F913C6" w:rsidP="00F21615">
            <w:pPr>
              <w:rPr>
                <w:b/>
              </w:rPr>
            </w:pPr>
            <w:r>
              <w:rPr>
                <w:b/>
              </w:rPr>
              <w:t>Salida:</w:t>
            </w:r>
          </w:p>
        </w:tc>
        <w:tc>
          <w:tcPr>
            <w:tcW w:w="4414" w:type="dxa"/>
          </w:tcPr>
          <w:p w14:paraId="5902CF9F" w14:textId="77777777" w:rsidR="00F913C6" w:rsidRDefault="00DE5A42" w:rsidP="00F21615">
            <w:r>
              <w:t>Estado de la agregación</w:t>
            </w:r>
          </w:p>
        </w:tc>
      </w:tr>
      <w:tr w:rsidR="00F913C6" w14:paraId="67B04D5F" w14:textId="77777777" w:rsidTr="00F6403E">
        <w:trPr>
          <w:trHeight w:val="170"/>
        </w:trPr>
        <w:tc>
          <w:tcPr>
            <w:tcW w:w="4414" w:type="dxa"/>
          </w:tcPr>
          <w:p w14:paraId="4F37F09C" w14:textId="77777777" w:rsidR="00F913C6" w:rsidRDefault="00F913C6" w:rsidP="00F21615">
            <w:pPr>
              <w:rPr>
                <w:b/>
              </w:rPr>
            </w:pPr>
            <w:r>
              <w:rPr>
                <w:b/>
              </w:rPr>
              <w:t>Prioridad:</w:t>
            </w:r>
          </w:p>
        </w:tc>
        <w:tc>
          <w:tcPr>
            <w:tcW w:w="4414" w:type="dxa"/>
          </w:tcPr>
          <w:p w14:paraId="30166F15" w14:textId="77777777" w:rsidR="00F913C6" w:rsidRDefault="00F913C6" w:rsidP="00DE5A42">
            <w:r>
              <w:t xml:space="preserve"> </w:t>
            </w:r>
            <w:r w:rsidR="00DE5A42">
              <w:t>Indispensable</w:t>
            </w:r>
          </w:p>
        </w:tc>
      </w:tr>
    </w:tbl>
    <w:p w14:paraId="0F0BE34E" w14:textId="77777777" w:rsidR="00B22396" w:rsidRDefault="00B22396">
      <w:r>
        <w:br w:type="page"/>
      </w:r>
    </w:p>
    <w:p w14:paraId="00FBC488" w14:textId="77777777" w:rsidR="00F913C6" w:rsidRDefault="003A44A8" w:rsidP="00E10958">
      <w:pPr>
        <w:pStyle w:val="H4"/>
      </w:pPr>
      <w:bookmarkStart w:id="42" w:name="_Toc452731662"/>
      <w:r>
        <w:lastRenderedPageBreak/>
        <w:t>Realizar petición interbibliotecaria</w:t>
      </w:r>
      <w:bookmarkEnd w:id="42"/>
    </w:p>
    <w:tbl>
      <w:tblPr>
        <w:tblStyle w:val="Tablaconcuadrcula"/>
        <w:tblW w:w="0" w:type="auto"/>
        <w:tblLayout w:type="fixed"/>
        <w:tblLook w:val="04A0" w:firstRow="1" w:lastRow="0" w:firstColumn="1" w:lastColumn="0" w:noHBand="0" w:noVBand="1"/>
      </w:tblPr>
      <w:tblGrid>
        <w:gridCol w:w="4414"/>
        <w:gridCol w:w="4414"/>
      </w:tblGrid>
      <w:tr w:rsidR="00F913C6" w14:paraId="10D51DD1" w14:textId="77777777" w:rsidTr="005D213F">
        <w:trPr>
          <w:trHeight w:val="134"/>
        </w:trPr>
        <w:tc>
          <w:tcPr>
            <w:tcW w:w="4414" w:type="dxa"/>
          </w:tcPr>
          <w:p w14:paraId="55AF4A3B" w14:textId="77777777" w:rsidR="00F913C6" w:rsidRPr="005B321B" w:rsidRDefault="00F913C6" w:rsidP="00F21615">
            <w:pPr>
              <w:rPr>
                <w:b/>
              </w:rPr>
            </w:pPr>
            <w:r w:rsidRPr="005B321B">
              <w:rPr>
                <w:b/>
              </w:rPr>
              <w:t>ID:</w:t>
            </w:r>
          </w:p>
        </w:tc>
        <w:tc>
          <w:tcPr>
            <w:tcW w:w="4414" w:type="dxa"/>
          </w:tcPr>
          <w:p w14:paraId="40BF9572" w14:textId="77777777" w:rsidR="00F913C6" w:rsidRDefault="00F913C6" w:rsidP="00F21615">
            <w:r>
              <w:t>CU-10</w:t>
            </w:r>
          </w:p>
        </w:tc>
      </w:tr>
      <w:tr w:rsidR="00F913C6" w14:paraId="65910992" w14:textId="77777777" w:rsidTr="005D213F">
        <w:trPr>
          <w:trHeight w:val="345"/>
        </w:trPr>
        <w:tc>
          <w:tcPr>
            <w:tcW w:w="4414" w:type="dxa"/>
          </w:tcPr>
          <w:p w14:paraId="5AE5A7E0" w14:textId="77777777" w:rsidR="00F913C6" w:rsidRPr="005B321B" w:rsidRDefault="00F913C6" w:rsidP="00F21615">
            <w:pPr>
              <w:rPr>
                <w:b/>
              </w:rPr>
            </w:pPr>
            <w:r>
              <w:rPr>
                <w:b/>
              </w:rPr>
              <w:t>Nombre:</w:t>
            </w:r>
          </w:p>
        </w:tc>
        <w:tc>
          <w:tcPr>
            <w:tcW w:w="4414" w:type="dxa"/>
          </w:tcPr>
          <w:p w14:paraId="37662B1F" w14:textId="77777777" w:rsidR="00F913C6" w:rsidRPr="009B7012" w:rsidRDefault="0030292A" w:rsidP="009B7012">
            <w:r w:rsidRPr="009B7012">
              <w:t>Realizar petición interbibliotecaria</w:t>
            </w:r>
          </w:p>
        </w:tc>
      </w:tr>
      <w:tr w:rsidR="00F913C6" w14:paraId="31474A8D" w14:textId="77777777" w:rsidTr="005D213F">
        <w:trPr>
          <w:trHeight w:val="136"/>
        </w:trPr>
        <w:tc>
          <w:tcPr>
            <w:tcW w:w="4414" w:type="dxa"/>
          </w:tcPr>
          <w:p w14:paraId="0829008E" w14:textId="77777777" w:rsidR="00F913C6" w:rsidRPr="005B321B" w:rsidRDefault="00F913C6" w:rsidP="00F21615">
            <w:pPr>
              <w:rPr>
                <w:b/>
              </w:rPr>
            </w:pPr>
            <w:r>
              <w:rPr>
                <w:b/>
              </w:rPr>
              <w:t>Actor:</w:t>
            </w:r>
          </w:p>
        </w:tc>
        <w:tc>
          <w:tcPr>
            <w:tcW w:w="4414" w:type="dxa"/>
          </w:tcPr>
          <w:p w14:paraId="28070B3F" w14:textId="77777777" w:rsidR="00F913C6" w:rsidRDefault="00F913C6" w:rsidP="0030292A">
            <w:r>
              <w:t>Usuario</w:t>
            </w:r>
          </w:p>
        </w:tc>
      </w:tr>
      <w:tr w:rsidR="00F913C6" w14:paraId="1EC06E77" w14:textId="77777777" w:rsidTr="005D213F">
        <w:trPr>
          <w:trHeight w:val="70"/>
        </w:trPr>
        <w:tc>
          <w:tcPr>
            <w:tcW w:w="4414" w:type="dxa"/>
          </w:tcPr>
          <w:p w14:paraId="1703D4D3" w14:textId="77777777" w:rsidR="00F913C6" w:rsidRPr="005B321B" w:rsidRDefault="00F913C6" w:rsidP="00F21615">
            <w:pPr>
              <w:rPr>
                <w:b/>
              </w:rPr>
            </w:pPr>
            <w:r>
              <w:rPr>
                <w:b/>
              </w:rPr>
              <w:t>Fecha de Creación:</w:t>
            </w:r>
          </w:p>
        </w:tc>
        <w:tc>
          <w:tcPr>
            <w:tcW w:w="4414" w:type="dxa"/>
          </w:tcPr>
          <w:p w14:paraId="09084EB7" w14:textId="77777777" w:rsidR="00F913C6" w:rsidRDefault="00F913C6" w:rsidP="00F21615">
            <w:r>
              <w:t>8/03/2016</w:t>
            </w:r>
          </w:p>
        </w:tc>
      </w:tr>
      <w:tr w:rsidR="00F913C6" w14:paraId="37369D1C" w14:textId="77777777" w:rsidTr="005D213F">
        <w:trPr>
          <w:trHeight w:val="70"/>
        </w:trPr>
        <w:tc>
          <w:tcPr>
            <w:tcW w:w="4414" w:type="dxa"/>
          </w:tcPr>
          <w:p w14:paraId="575A969B" w14:textId="77777777" w:rsidR="00F913C6" w:rsidRPr="005B321B" w:rsidRDefault="00F913C6" w:rsidP="00F21615">
            <w:pPr>
              <w:rPr>
                <w:b/>
              </w:rPr>
            </w:pPr>
            <w:r>
              <w:rPr>
                <w:b/>
              </w:rPr>
              <w:t>Fecha de Modificación:</w:t>
            </w:r>
          </w:p>
        </w:tc>
        <w:tc>
          <w:tcPr>
            <w:tcW w:w="4414" w:type="dxa"/>
          </w:tcPr>
          <w:p w14:paraId="4950AE2C" w14:textId="77777777" w:rsidR="00F913C6" w:rsidRDefault="0030292A" w:rsidP="00F21615">
            <w:r>
              <w:t>17/05</w:t>
            </w:r>
            <w:r w:rsidR="00F913C6">
              <w:t>/2016</w:t>
            </w:r>
          </w:p>
        </w:tc>
      </w:tr>
      <w:tr w:rsidR="00F913C6" w14:paraId="7CA38DB9" w14:textId="77777777" w:rsidTr="005D213F">
        <w:trPr>
          <w:trHeight w:val="70"/>
        </w:trPr>
        <w:tc>
          <w:tcPr>
            <w:tcW w:w="4414" w:type="dxa"/>
          </w:tcPr>
          <w:p w14:paraId="45360DD1" w14:textId="77777777" w:rsidR="00F913C6" w:rsidRPr="005B321B" w:rsidRDefault="00F913C6" w:rsidP="00F21615">
            <w:pPr>
              <w:rPr>
                <w:b/>
              </w:rPr>
            </w:pPr>
            <w:r>
              <w:rPr>
                <w:b/>
              </w:rPr>
              <w:t>Autores:</w:t>
            </w:r>
          </w:p>
        </w:tc>
        <w:tc>
          <w:tcPr>
            <w:tcW w:w="4414" w:type="dxa"/>
          </w:tcPr>
          <w:p w14:paraId="45BCF22D" w14:textId="77777777" w:rsidR="00F913C6" w:rsidRDefault="0030292A" w:rsidP="00F21615">
            <w:r>
              <w:t>FRANCISCO GERARDO MARES SOLANO</w:t>
            </w:r>
          </w:p>
        </w:tc>
      </w:tr>
      <w:tr w:rsidR="00F913C6" w14:paraId="0C8C85C4" w14:textId="77777777" w:rsidTr="005D213F">
        <w:trPr>
          <w:trHeight w:val="152"/>
        </w:trPr>
        <w:tc>
          <w:tcPr>
            <w:tcW w:w="4414" w:type="dxa"/>
          </w:tcPr>
          <w:p w14:paraId="2980E932" w14:textId="77777777" w:rsidR="00F913C6" w:rsidRPr="005B321B" w:rsidRDefault="00F913C6" w:rsidP="00F21615">
            <w:pPr>
              <w:rPr>
                <w:b/>
              </w:rPr>
            </w:pPr>
            <w:r>
              <w:rPr>
                <w:b/>
              </w:rPr>
              <w:t>Descripción:</w:t>
            </w:r>
          </w:p>
        </w:tc>
        <w:tc>
          <w:tcPr>
            <w:tcW w:w="4414" w:type="dxa"/>
          </w:tcPr>
          <w:p w14:paraId="517EE7B9" w14:textId="77777777" w:rsidR="00F913C6" w:rsidRDefault="0030292A" w:rsidP="00F21615">
            <w:r>
              <w:t>El usuario consulta un libro de otra biblioteca incluida en el sistema y realiza una petición interbibliotecaria.</w:t>
            </w:r>
            <w:r w:rsidR="00F913C6">
              <w:t xml:space="preserve"> </w:t>
            </w:r>
          </w:p>
        </w:tc>
      </w:tr>
      <w:tr w:rsidR="00F913C6" w14:paraId="77F4B180" w14:textId="77777777" w:rsidTr="005D213F">
        <w:trPr>
          <w:trHeight w:val="178"/>
        </w:trPr>
        <w:tc>
          <w:tcPr>
            <w:tcW w:w="4414" w:type="dxa"/>
          </w:tcPr>
          <w:p w14:paraId="05F476B7" w14:textId="77777777" w:rsidR="00F913C6" w:rsidRPr="005B321B" w:rsidRDefault="00F913C6" w:rsidP="00F21615">
            <w:pPr>
              <w:rPr>
                <w:b/>
              </w:rPr>
            </w:pPr>
            <w:r>
              <w:rPr>
                <w:b/>
              </w:rPr>
              <w:t>Precondiciones:</w:t>
            </w:r>
          </w:p>
        </w:tc>
        <w:tc>
          <w:tcPr>
            <w:tcW w:w="4414" w:type="dxa"/>
          </w:tcPr>
          <w:p w14:paraId="0E7AFB0A" w14:textId="77777777" w:rsidR="00F913C6" w:rsidRDefault="0030292A" w:rsidP="00F21615">
            <w:r>
              <w:t>Debe haber ítems registrados de otras bibliotecas.</w:t>
            </w:r>
          </w:p>
          <w:p w14:paraId="1EFD56B9" w14:textId="77777777" w:rsidR="0030292A" w:rsidRDefault="0030292A" w:rsidP="0030292A">
            <w:r>
              <w:t>El usuario debe estar registrado.</w:t>
            </w:r>
          </w:p>
        </w:tc>
      </w:tr>
      <w:tr w:rsidR="00F913C6" w14:paraId="788C35BD" w14:textId="77777777" w:rsidTr="00F21615">
        <w:trPr>
          <w:trHeight w:val="912"/>
        </w:trPr>
        <w:tc>
          <w:tcPr>
            <w:tcW w:w="4414" w:type="dxa"/>
          </w:tcPr>
          <w:p w14:paraId="014A617B" w14:textId="77777777" w:rsidR="00F913C6" w:rsidRDefault="00F913C6" w:rsidP="00F21615">
            <w:pPr>
              <w:rPr>
                <w:b/>
              </w:rPr>
            </w:pPr>
            <w:r>
              <w:rPr>
                <w:b/>
              </w:rPr>
              <w:t>Flujo Normal:</w:t>
            </w:r>
          </w:p>
        </w:tc>
        <w:tc>
          <w:tcPr>
            <w:tcW w:w="4414" w:type="dxa"/>
          </w:tcPr>
          <w:p w14:paraId="1D8A6767" w14:textId="77777777" w:rsidR="00F913C6" w:rsidRPr="0030292A" w:rsidRDefault="0030292A" w:rsidP="00F21615">
            <w:pPr>
              <w:rPr>
                <w:b/>
              </w:rPr>
            </w:pPr>
            <w:r w:rsidRPr="0030292A">
              <w:rPr>
                <w:b/>
              </w:rPr>
              <w:t>Exitoso – Petición adecuada</w:t>
            </w:r>
          </w:p>
          <w:p w14:paraId="61ADAB57" w14:textId="77777777" w:rsidR="0030292A" w:rsidRDefault="0030292A" w:rsidP="00F21615">
            <w:pPr>
              <w:rPr>
                <w:i/>
              </w:rPr>
            </w:pPr>
            <w:r>
              <w:t xml:space="preserve">1ª.- El usuario se encuentra en la información de un ítem y hace clic en </w:t>
            </w:r>
            <w:r>
              <w:rPr>
                <w:i/>
              </w:rPr>
              <w:t>realizar petición interbibliotecaria.</w:t>
            </w:r>
          </w:p>
          <w:p w14:paraId="5E93148A" w14:textId="77777777" w:rsidR="0030292A" w:rsidRDefault="0030292A" w:rsidP="00F21615">
            <w:r>
              <w:t>2ª.- El sistema pide confirmación de la información.</w:t>
            </w:r>
          </w:p>
          <w:p w14:paraId="4B87D1E4" w14:textId="77777777" w:rsidR="0030292A" w:rsidRDefault="0030292A" w:rsidP="00F21615">
            <w:r>
              <w:t>3ª.- El usuario confirma la solicitud.</w:t>
            </w:r>
          </w:p>
          <w:p w14:paraId="348BF6EA" w14:textId="77777777" w:rsidR="0030292A" w:rsidRPr="0030292A" w:rsidRDefault="0030292A" w:rsidP="0030292A">
            <w:r>
              <w:t>4ª-. El sistema informa que la petición  ha sido enviada y muestra información de la petición.</w:t>
            </w:r>
          </w:p>
        </w:tc>
      </w:tr>
      <w:tr w:rsidR="00F913C6" w14:paraId="6CBB6679" w14:textId="77777777" w:rsidTr="00F21615">
        <w:trPr>
          <w:trHeight w:val="912"/>
        </w:trPr>
        <w:tc>
          <w:tcPr>
            <w:tcW w:w="4414" w:type="dxa"/>
          </w:tcPr>
          <w:p w14:paraId="35F67F7C" w14:textId="77777777" w:rsidR="00F913C6" w:rsidRDefault="00F913C6" w:rsidP="00F21615">
            <w:pPr>
              <w:rPr>
                <w:b/>
              </w:rPr>
            </w:pPr>
            <w:r>
              <w:rPr>
                <w:b/>
              </w:rPr>
              <w:t>Flujo Alterno:</w:t>
            </w:r>
          </w:p>
        </w:tc>
        <w:tc>
          <w:tcPr>
            <w:tcW w:w="4414" w:type="dxa"/>
          </w:tcPr>
          <w:p w14:paraId="4C857A35" w14:textId="77777777" w:rsidR="00F913C6" w:rsidRPr="0030292A" w:rsidRDefault="0030292A" w:rsidP="00F21615">
            <w:pPr>
              <w:rPr>
                <w:b/>
              </w:rPr>
            </w:pPr>
            <w:r w:rsidRPr="0030292A">
              <w:rPr>
                <w:b/>
              </w:rPr>
              <w:t>Alternativo – Petición cancelada</w:t>
            </w:r>
          </w:p>
          <w:p w14:paraId="37AE2C01" w14:textId="77777777" w:rsidR="0030292A" w:rsidRDefault="0030292A" w:rsidP="00F21615">
            <w:r>
              <w:t>3b.- El usuario cancela la solicitud.</w:t>
            </w:r>
          </w:p>
          <w:p w14:paraId="2FDAF9A8" w14:textId="77777777" w:rsidR="0030292A" w:rsidRDefault="0030292A" w:rsidP="00F21615">
            <w:r>
              <w:t>4b.- El sistema regresa al usuario al menú anterior.</w:t>
            </w:r>
          </w:p>
          <w:p w14:paraId="7EA86CF5" w14:textId="77777777" w:rsidR="0030292A" w:rsidRDefault="0030292A" w:rsidP="00F21615"/>
          <w:p w14:paraId="1E68E56C" w14:textId="77777777" w:rsidR="0030292A" w:rsidRPr="0030292A" w:rsidRDefault="0030292A" w:rsidP="0030292A">
            <w:pPr>
              <w:rPr>
                <w:b/>
              </w:rPr>
            </w:pPr>
            <w:r w:rsidRPr="0030292A">
              <w:rPr>
                <w:b/>
              </w:rPr>
              <w:t>Fallido – El ítem no puede ser prestado</w:t>
            </w:r>
          </w:p>
          <w:p w14:paraId="393621CC" w14:textId="77777777" w:rsidR="0030292A" w:rsidRDefault="0030292A" w:rsidP="0030292A">
            <w:r>
              <w:t>2c.- El sistema informa que algún factor externo no permite realizar la petición y regresa al flujo normal</w:t>
            </w:r>
          </w:p>
        </w:tc>
      </w:tr>
      <w:tr w:rsidR="00F913C6" w14:paraId="4C7CAC26" w14:textId="77777777" w:rsidTr="00F21615">
        <w:trPr>
          <w:trHeight w:val="912"/>
        </w:trPr>
        <w:tc>
          <w:tcPr>
            <w:tcW w:w="4414" w:type="dxa"/>
          </w:tcPr>
          <w:p w14:paraId="6C572837" w14:textId="77777777" w:rsidR="00F913C6" w:rsidRDefault="00F913C6" w:rsidP="00F21615">
            <w:pPr>
              <w:rPr>
                <w:b/>
              </w:rPr>
            </w:pPr>
            <w:r>
              <w:rPr>
                <w:b/>
              </w:rPr>
              <w:t xml:space="preserve">Excepciones: </w:t>
            </w:r>
          </w:p>
        </w:tc>
        <w:tc>
          <w:tcPr>
            <w:tcW w:w="4414" w:type="dxa"/>
          </w:tcPr>
          <w:p w14:paraId="66AEB459" w14:textId="77777777" w:rsidR="0030292A" w:rsidRPr="00DD0B37" w:rsidRDefault="0030292A" w:rsidP="0030292A">
            <w:pPr>
              <w:rPr>
                <w:b/>
              </w:rPr>
            </w:pPr>
            <w:r>
              <w:rPr>
                <w:b/>
              </w:rPr>
              <w:t>Indeseable</w:t>
            </w:r>
            <w:r w:rsidRPr="00DD0B37">
              <w:rPr>
                <w:b/>
              </w:rPr>
              <w:t xml:space="preserve"> – Error al recibir datos</w:t>
            </w:r>
          </w:p>
          <w:p w14:paraId="5749A999" w14:textId="77777777" w:rsidR="0030292A" w:rsidRDefault="0030292A" w:rsidP="0030292A">
            <w:r>
              <w:t xml:space="preserve">2d.- El sistema no puede conectar con la </w:t>
            </w:r>
            <w:r w:rsidR="00F20581">
              <w:t>BD</w:t>
            </w:r>
            <w:r>
              <w:t xml:space="preserve"> e informa sobre el problema.</w:t>
            </w:r>
          </w:p>
          <w:p w14:paraId="3FFC48AB" w14:textId="77777777" w:rsidR="00F913C6" w:rsidRDefault="0030292A" w:rsidP="0030292A">
            <w:r>
              <w:t>3d.- El usuario sale del sistema.</w:t>
            </w:r>
          </w:p>
        </w:tc>
      </w:tr>
      <w:tr w:rsidR="00F913C6" w14:paraId="0670ECB9" w14:textId="77777777" w:rsidTr="005D213F">
        <w:trPr>
          <w:trHeight w:val="70"/>
        </w:trPr>
        <w:tc>
          <w:tcPr>
            <w:tcW w:w="4414" w:type="dxa"/>
          </w:tcPr>
          <w:p w14:paraId="21349628" w14:textId="02970F1E" w:rsidR="00F913C6" w:rsidRPr="005D213F" w:rsidRDefault="00F913C6" w:rsidP="00F21615">
            <w:r>
              <w:rPr>
                <w:b/>
              </w:rPr>
              <w:t>Post-condiciones:</w:t>
            </w:r>
          </w:p>
        </w:tc>
        <w:tc>
          <w:tcPr>
            <w:tcW w:w="4414" w:type="dxa"/>
          </w:tcPr>
          <w:p w14:paraId="797130FA" w14:textId="77777777" w:rsidR="0030292A" w:rsidRDefault="0030292A" w:rsidP="00F21615">
            <w:r>
              <w:t>Registrar préstamo.</w:t>
            </w:r>
          </w:p>
        </w:tc>
      </w:tr>
      <w:tr w:rsidR="00F913C6" w14:paraId="45BEA805" w14:textId="77777777" w:rsidTr="005D213F">
        <w:trPr>
          <w:trHeight w:val="70"/>
        </w:trPr>
        <w:tc>
          <w:tcPr>
            <w:tcW w:w="4414" w:type="dxa"/>
          </w:tcPr>
          <w:p w14:paraId="35361919" w14:textId="77777777" w:rsidR="00F913C6" w:rsidRDefault="00F913C6" w:rsidP="00F21615">
            <w:pPr>
              <w:rPr>
                <w:b/>
              </w:rPr>
            </w:pPr>
            <w:r>
              <w:rPr>
                <w:b/>
              </w:rPr>
              <w:t>Entrada:</w:t>
            </w:r>
          </w:p>
        </w:tc>
        <w:tc>
          <w:tcPr>
            <w:tcW w:w="4414" w:type="dxa"/>
          </w:tcPr>
          <w:p w14:paraId="776DAE25" w14:textId="77777777" w:rsidR="00F913C6" w:rsidRDefault="0030292A" w:rsidP="00F21615">
            <w:r>
              <w:t>Solicitación del préstamo</w:t>
            </w:r>
          </w:p>
        </w:tc>
      </w:tr>
      <w:tr w:rsidR="00F913C6" w14:paraId="1782305F" w14:textId="77777777" w:rsidTr="005D213F">
        <w:trPr>
          <w:trHeight w:val="70"/>
        </w:trPr>
        <w:tc>
          <w:tcPr>
            <w:tcW w:w="4414" w:type="dxa"/>
          </w:tcPr>
          <w:p w14:paraId="3E4094EB" w14:textId="77777777" w:rsidR="00F913C6" w:rsidRDefault="00F913C6" w:rsidP="00F21615">
            <w:pPr>
              <w:rPr>
                <w:b/>
              </w:rPr>
            </w:pPr>
            <w:r>
              <w:rPr>
                <w:b/>
              </w:rPr>
              <w:t>Salida:</w:t>
            </w:r>
          </w:p>
        </w:tc>
        <w:tc>
          <w:tcPr>
            <w:tcW w:w="4414" w:type="dxa"/>
          </w:tcPr>
          <w:p w14:paraId="4E9DD1B0" w14:textId="77777777" w:rsidR="00F913C6" w:rsidRDefault="0030292A" w:rsidP="00F21615">
            <w:r>
              <w:t>Estado de la solicitud</w:t>
            </w:r>
          </w:p>
        </w:tc>
      </w:tr>
      <w:tr w:rsidR="00F913C6" w14:paraId="6A308F83" w14:textId="77777777" w:rsidTr="005D213F">
        <w:trPr>
          <w:trHeight w:val="70"/>
        </w:trPr>
        <w:tc>
          <w:tcPr>
            <w:tcW w:w="4414" w:type="dxa"/>
          </w:tcPr>
          <w:p w14:paraId="78866168" w14:textId="77777777" w:rsidR="00F913C6" w:rsidRDefault="00F913C6" w:rsidP="00F21615">
            <w:pPr>
              <w:rPr>
                <w:b/>
              </w:rPr>
            </w:pPr>
            <w:r>
              <w:rPr>
                <w:b/>
              </w:rPr>
              <w:t>Prioridad:</w:t>
            </w:r>
          </w:p>
        </w:tc>
        <w:tc>
          <w:tcPr>
            <w:tcW w:w="4414" w:type="dxa"/>
          </w:tcPr>
          <w:p w14:paraId="5653DC20" w14:textId="77777777" w:rsidR="00F913C6" w:rsidRDefault="0030292A" w:rsidP="00F21615">
            <w:r>
              <w:t>Deseable</w:t>
            </w:r>
          </w:p>
        </w:tc>
      </w:tr>
    </w:tbl>
    <w:p w14:paraId="09CC8FD9" w14:textId="77777777" w:rsidR="00B22396" w:rsidRDefault="00B22396">
      <w:pPr>
        <w:rPr>
          <w:rFonts w:ascii="Raleway" w:eastAsiaTheme="majorEastAsia" w:hAnsi="Raleway" w:cs="Arial"/>
          <w:i/>
          <w:iCs/>
          <w:sz w:val="28"/>
          <w:szCs w:val="28"/>
        </w:rPr>
      </w:pPr>
      <w:bookmarkStart w:id="43" w:name="_Toc452731663"/>
      <w:r>
        <w:br w:type="page"/>
      </w:r>
    </w:p>
    <w:p w14:paraId="38FDDD27" w14:textId="11C6919B" w:rsidR="00FD24A1" w:rsidRDefault="00FD24A1" w:rsidP="00E10958">
      <w:pPr>
        <w:pStyle w:val="H4"/>
      </w:pPr>
      <w:r>
        <w:lastRenderedPageBreak/>
        <w:t>Retroalimentar el sistema</w:t>
      </w:r>
      <w:bookmarkEnd w:id="43"/>
    </w:p>
    <w:tbl>
      <w:tblPr>
        <w:tblStyle w:val="Tablaconcuadrcula"/>
        <w:tblW w:w="0" w:type="auto"/>
        <w:tblLayout w:type="fixed"/>
        <w:tblLook w:val="04A0" w:firstRow="1" w:lastRow="0" w:firstColumn="1" w:lastColumn="0" w:noHBand="0" w:noVBand="1"/>
      </w:tblPr>
      <w:tblGrid>
        <w:gridCol w:w="4414"/>
        <w:gridCol w:w="4414"/>
      </w:tblGrid>
      <w:tr w:rsidR="00FD24A1" w14:paraId="12A538AF" w14:textId="77777777" w:rsidTr="005D213F">
        <w:trPr>
          <w:trHeight w:val="131"/>
        </w:trPr>
        <w:tc>
          <w:tcPr>
            <w:tcW w:w="4414" w:type="dxa"/>
          </w:tcPr>
          <w:p w14:paraId="7E19E5A6" w14:textId="77777777" w:rsidR="00FD24A1" w:rsidRPr="005B321B" w:rsidRDefault="00FD24A1" w:rsidP="004309FE">
            <w:pPr>
              <w:rPr>
                <w:b/>
              </w:rPr>
            </w:pPr>
            <w:r w:rsidRPr="005B321B">
              <w:rPr>
                <w:b/>
              </w:rPr>
              <w:t>ID:</w:t>
            </w:r>
          </w:p>
        </w:tc>
        <w:tc>
          <w:tcPr>
            <w:tcW w:w="4414" w:type="dxa"/>
          </w:tcPr>
          <w:p w14:paraId="428C1242" w14:textId="77777777" w:rsidR="00FD24A1" w:rsidRDefault="00FD24A1" w:rsidP="004309FE">
            <w:r>
              <w:t>CU-11</w:t>
            </w:r>
          </w:p>
        </w:tc>
      </w:tr>
      <w:tr w:rsidR="00FD24A1" w14:paraId="368EA1B9" w14:textId="77777777" w:rsidTr="005D213F">
        <w:trPr>
          <w:trHeight w:val="133"/>
        </w:trPr>
        <w:tc>
          <w:tcPr>
            <w:tcW w:w="4414" w:type="dxa"/>
          </w:tcPr>
          <w:p w14:paraId="677C48B8" w14:textId="77777777" w:rsidR="00FD24A1" w:rsidRPr="005B321B" w:rsidRDefault="00FD24A1" w:rsidP="004309FE">
            <w:pPr>
              <w:rPr>
                <w:b/>
              </w:rPr>
            </w:pPr>
            <w:r>
              <w:rPr>
                <w:b/>
              </w:rPr>
              <w:t>Nombre:</w:t>
            </w:r>
          </w:p>
        </w:tc>
        <w:tc>
          <w:tcPr>
            <w:tcW w:w="4414" w:type="dxa"/>
          </w:tcPr>
          <w:p w14:paraId="25FEAF0F" w14:textId="77777777" w:rsidR="00FD24A1" w:rsidRPr="009B7012" w:rsidRDefault="00FD24A1" w:rsidP="009B7012">
            <w:r w:rsidRPr="009B7012">
              <w:t>Retroalimentar el sistema</w:t>
            </w:r>
          </w:p>
        </w:tc>
      </w:tr>
      <w:tr w:rsidR="00FD24A1" w14:paraId="05863C76" w14:textId="77777777" w:rsidTr="005D213F">
        <w:trPr>
          <w:trHeight w:val="70"/>
        </w:trPr>
        <w:tc>
          <w:tcPr>
            <w:tcW w:w="4414" w:type="dxa"/>
          </w:tcPr>
          <w:p w14:paraId="18DF16CB" w14:textId="77777777" w:rsidR="00FD24A1" w:rsidRPr="005B321B" w:rsidRDefault="00FD24A1" w:rsidP="004309FE">
            <w:pPr>
              <w:rPr>
                <w:b/>
              </w:rPr>
            </w:pPr>
            <w:r>
              <w:rPr>
                <w:b/>
              </w:rPr>
              <w:t>Actor:</w:t>
            </w:r>
          </w:p>
        </w:tc>
        <w:tc>
          <w:tcPr>
            <w:tcW w:w="4414" w:type="dxa"/>
          </w:tcPr>
          <w:p w14:paraId="417A2264" w14:textId="77777777" w:rsidR="00FD24A1" w:rsidRDefault="00FD24A1" w:rsidP="004309FE">
            <w:r>
              <w:t>Usuario</w:t>
            </w:r>
          </w:p>
        </w:tc>
      </w:tr>
      <w:tr w:rsidR="00FD24A1" w14:paraId="1BC225B2" w14:textId="77777777" w:rsidTr="005D213F">
        <w:trPr>
          <w:trHeight w:val="130"/>
        </w:trPr>
        <w:tc>
          <w:tcPr>
            <w:tcW w:w="4414" w:type="dxa"/>
          </w:tcPr>
          <w:p w14:paraId="09CA1E16" w14:textId="77777777" w:rsidR="00FD24A1" w:rsidRPr="005B321B" w:rsidRDefault="00FD24A1" w:rsidP="004309FE">
            <w:pPr>
              <w:rPr>
                <w:b/>
              </w:rPr>
            </w:pPr>
            <w:r>
              <w:rPr>
                <w:b/>
              </w:rPr>
              <w:t>Fecha de Creación:</w:t>
            </w:r>
          </w:p>
        </w:tc>
        <w:tc>
          <w:tcPr>
            <w:tcW w:w="4414" w:type="dxa"/>
          </w:tcPr>
          <w:p w14:paraId="29F0F3B5" w14:textId="77777777" w:rsidR="00FD24A1" w:rsidRDefault="00FD24A1" w:rsidP="00FD24A1">
            <w:r>
              <w:t>17/05/2016</w:t>
            </w:r>
          </w:p>
        </w:tc>
      </w:tr>
      <w:tr w:rsidR="00FD24A1" w14:paraId="60B2C5C7" w14:textId="77777777" w:rsidTr="005D213F">
        <w:trPr>
          <w:trHeight w:val="70"/>
        </w:trPr>
        <w:tc>
          <w:tcPr>
            <w:tcW w:w="4414" w:type="dxa"/>
          </w:tcPr>
          <w:p w14:paraId="022CE753" w14:textId="77777777" w:rsidR="00FD24A1" w:rsidRPr="005B321B" w:rsidRDefault="00FD24A1" w:rsidP="004309FE">
            <w:pPr>
              <w:rPr>
                <w:b/>
              </w:rPr>
            </w:pPr>
            <w:r>
              <w:rPr>
                <w:b/>
              </w:rPr>
              <w:t>Fecha de Modificación:</w:t>
            </w:r>
          </w:p>
        </w:tc>
        <w:tc>
          <w:tcPr>
            <w:tcW w:w="4414" w:type="dxa"/>
          </w:tcPr>
          <w:p w14:paraId="0FB2FD79" w14:textId="77777777" w:rsidR="00FD24A1" w:rsidRDefault="00FD24A1" w:rsidP="004309FE">
            <w:r>
              <w:t>20/05/2016</w:t>
            </w:r>
          </w:p>
        </w:tc>
      </w:tr>
      <w:tr w:rsidR="00FD24A1" w14:paraId="09965C14" w14:textId="77777777" w:rsidTr="005D213F">
        <w:trPr>
          <w:trHeight w:val="128"/>
        </w:trPr>
        <w:tc>
          <w:tcPr>
            <w:tcW w:w="4414" w:type="dxa"/>
          </w:tcPr>
          <w:p w14:paraId="455A4453" w14:textId="77777777" w:rsidR="00FD24A1" w:rsidRPr="005B321B" w:rsidRDefault="00FD24A1" w:rsidP="004309FE">
            <w:pPr>
              <w:rPr>
                <w:b/>
              </w:rPr>
            </w:pPr>
            <w:r>
              <w:rPr>
                <w:b/>
              </w:rPr>
              <w:t>Autores:</w:t>
            </w:r>
          </w:p>
        </w:tc>
        <w:tc>
          <w:tcPr>
            <w:tcW w:w="4414" w:type="dxa"/>
          </w:tcPr>
          <w:p w14:paraId="32FC069C" w14:textId="77777777" w:rsidR="00FD24A1" w:rsidRDefault="00FD24A1" w:rsidP="004309FE">
            <w:r>
              <w:t>FRANCISCO GERARDO MARES SOLANO</w:t>
            </w:r>
          </w:p>
        </w:tc>
      </w:tr>
      <w:tr w:rsidR="00FD24A1" w14:paraId="2C409C80" w14:textId="77777777" w:rsidTr="005D213F">
        <w:trPr>
          <w:trHeight w:val="340"/>
        </w:trPr>
        <w:tc>
          <w:tcPr>
            <w:tcW w:w="4414" w:type="dxa"/>
          </w:tcPr>
          <w:p w14:paraId="685710BA" w14:textId="77777777" w:rsidR="00FD24A1" w:rsidRPr="005B321B" w:rsidRDefault="00FD24A1" w:rsidP="004309FE">
            <w:pPr>
              <w:rPr>
                <w:b/>
              </w:rPr>
            </w:pPr>
            <w:r>
              <w:rPr>
                <w:b/>
              </w:rPr>
              <w:t>Descripción:</w:t>
            </w:r>
          </w:p>
        </w:tc>
        <w:tc>
          <w:tcPr>
            <w:tcW w:w="4414" w:type="dxa"/>
          </w:tcPr>
          <w:p w14:paraId="6F29A8E0" w14:textId="77777777" w:rsidR="00FD24A1" w:rsidRDefault="00FD24A1" w:rsidP="00FD24A1">
            <w:r>
              <w:t>El usuario escribe su opinión sobre el sistema y la registra.</w:t>
            </w:r>
          </w:p>
        </w:tc>
      </w:tr>
      <w:tr w:rsidR="00FD24A1" w14:paraId="0D94E72F" w14:textId="77777777" w:rsidTr="005D213F">
        <w:trPr>
          <w:trHeight w:val="127"/>
        </w:trPr>
        <w:tc>
          <w:tcPr>
            <w:tcW w:w="4414" w:type="dxa"/>
          </w:tcPr>
          <w:p w14:paraId="45C0AF8B" w14:textId="77777777" w:rsidR="00FD24A1" w:rsidRPr="005B321B" w:rsidRDefault="00FD24A1" w:rsidP="004309FE">
            <w:pPr>
              <w:rPr>
                <w:b/>
              </w:rPr>
            </w:pPr>
            <w:r>
              <w:rPr>
                <w:b/>
              </w:rPr>
              <w:t>Precondiciones:</w:t>
            </w:r>
          </w:p>
        </w:tc>
        <w:tc>
          <w:tcPr>
            <w:tcW w:w="4414" w:type="dxa"/>
          </w:tcPr>
          <w:p w14:paraId="0C1B478F" w14:textId="77777777" w:rsidR="00FD24A1" w:rsidRDefault="00FD24A1" w:rsidP="004309FE">
            <w:r>
              <w:t>El usuario debe estar registrado.</w:t>
            </w:r>
          </w:p>
        </w:tc>
      </w:tr>
      <w:tr w:rsidR="00FD24A1" w14:paraId="2D8B949F" w14:textId="77777777" w:rsidTr="004309FE">
        <w:trPr>
          <w:trHeight w:val="912"/>
        </w:trPr>
        <w:tc>
          <w:tcPr>
            <w:tcW w:w="4414" w:type="dxa"/>
          </w:tcPr>
          <w:p w14:paraId="2475AC53" w14:textId="77777777" w:rsidR="00FD24A1" w:rsidRDefault="00FD24A1" w:rsidP="004309FE">
            <w:pPr>
              <w:rPr>
                <w:b/>
              </w:rPr>
            </w:pPr>
            <w:r>
              <w:rPr>
                <w:b/>
              </w:rPr>
              <w:t>Flujo Normal:</w:t>
            </w:r>
          </w:p>
        </w:tc>
        <w:tc>
          <w:tcPr>
            <w:tcW w:w="4414" w:type="dxa"/>
          </w:tcPr>
          <w:p w14:paraId="5160B31C" w14:textId="77777777" w:rsidR="00FD24A1" w:rsidRPr="0030292A" w:rsidRDefault="00FD24A1" w:rsidP="004309FE">
            <w:pPr>
              <w:rPr>
                <w:b/>
              </w:rPr>
            </w:pPr>
            <w:r w:rsidRPr="0030292A">
              <w:rPr>
                <w:b/>
              </w:rPr>
              <w:t>Exitoso – Petición adecuada</w:t>
            </w:r>
          </w:p>
          <w:p w14:paraId="05C4138A" w14:textId="77777777" w:rsidR="00FD24A1" w:rsidRDefault="00FD24A1" w:rsidP="00FD24A1">
            <w:pPr>
              <w:rPr>
                <w:i/>
              </w:rPr>
            </w:pPr>
            <w:r>
              <w:t xml:space="preserve">1ª.- El usuario da clic en </w:t>
            </w:r>
            <w:r w:rsidRPr="00FD24A1">
              <w:rPr>
                <w:i/>
              </w:rPr>
              <w:t>Retroalimentar el sistema</w:t>
            </w:r>
            <w:r>
              <w:rPr>
                <w:i/>
              </w:rPr>
              <w:t>.</w:t>
            </w:r>
          </w:p>
          <w:p w14:paraId="4E2E4ADB" w14:textId="77777777" w:rsidR="00FD24A1" w:rsidRDefault="00FD24A1" w:rsidP="00FD24A1">
            <w:r>
              <w:t>2ª.- El sistema despliega un cuadro de texto para que el usuario ponga su opinión.</w:t>
            </w:r>
          </w:p>
          <w:p w14:paraId="60FA9676" w14:textId="77777777" w:rsidR="00FD24A1" w:rsidRDefault="00FD24A1" w:rsidP="00FD24A1">
            <w:r>
              <w:t>3ª.- El usuario rellena los campos y envía la información.</w:t>
            </w:r>
          </w:p>
          <w:p w14:paraId="086B2415" w14:textId="77777777" w:rsidR="00FD24A1" w:rsidRDefault="00FD24A1" w:rsidP="00FD24A1">
            <w:r>
              <w:t>4ª.- El sistema pide confirmación.</w:t>
            </w:r>
          </w:p>
          <w:p w14:paraId="1153ECBC" w14:textId="77777777" w:rsidR="00FD24A1" w:rsidRDefault="00FD24A1" w:rsidP="00FD24A1">
            <w:r>
              <w:t>5ª.- El usuario confirma la petición</w:t>
            </w:r>
          </w:p>
          <w:p w14:paraId="5BAD9720" w14:textId="77777777" w:rsidR="00FD24A1" w:rsidRPr="00FD24A1" w:rsidRDefault="00FD24A1" w:rsidP="00FD24A1">
            <w:r>
              <w:t>6ª.- El sistema avisa que la información fue enviada satisfactoriamente.</w:t>
            </w:r>
          </w:p>
        </w:tc>
      </w:tr>
      <w:tr w:rsidR="00FD24A1" w14:paraId="73276EE1" w14:textId="77777777" w:rsidTr="004309FE">
        <w:trPr>
          <w:trHeight w:val="912"/>
        </w:trPr>
        <w:tc>
          <w:tcPr>
            <w:tcW w:w="4414" w:type="dxa"/>
          </w:tcPr>
          <w:p w14:paraId="5ED1641D" w14:textId="77777777" w:rsidR="00FD24A1" w:rsidRDefault="00FD24A1" w:rsidP="004309FE">
            <w:pPr>
              <w:rPr>
                <w:b/>
              </w:rPr>
            </w:pPr>
            <w:r>
              <w:rPr>
                <w:b/>
              </w:rPr>
              <w:t>Flujo Alterno:</w:t>
            </w:r>
          </w:p>
        </w:tc>
        <w:tc>
          <w:tcPr>
            <w:tcW w:w="4414" w:type="dxa"/>
          </w:tcPr>
          <w:p w14:paraId="21FA89E6" w14:textId="77777777" w:rsidR="00FA1F07" w:rsidRPr="0030292A" w:rsidRDefault="00FA1F07" w:rsidP="00FA1F07">
            <w:pPr>
              <w:rPr>
                <w:b/>
              </w:rPr>
            </w:pPr>
            <w:r w:rsidRPr="0030292A">
              <w:rPr>
                <w:b/>
              </w:rPr>
              <w:t>Alternativo – Petición cancelada</w:t>
            </w:r>
          </w:p>
          <w:p w14:paraId="2388FC78" w14:textId="77777777" w:rsidR="00FA1F07" w:rsidRDefault="00FA1F07" w:rsidP="00FA1F07">
            <w:r>
              <w:t>3b.- El usuario cancela la solicitud.</w:t>
            </w:r>
          </w:p>
          <w:p w14:paraId="594A5F1C" w14:textId="77777777" w:rsidR="00FA1F07" w:rsidRDefault="00FA1F07" w:rsidP="00FA1F07">
            <w:r>
              <w:t>4b.- El sistema regresa al usuario al menú anterior.</w:t>
            </w:r>
          </w:p>
          <w:p w14:paraId="152F9502" w14:textId="77777777" w:rsidR="00FA1F07" w:rsidRDefault="00FA1F07" w:rsidP="00FA1F07"/>
          <w:p w14:paraId="5D742D6A" w14:textId="77777777" w:rsidR="00FA1F07" w:rsidRPr="0030292A" w:rsidRDefault="00FA1F07" w:rsidP="00FA1F07">
            <w:pPr>
              <w:rPr>
                <w:b/>
              </w:rPr>
            </w:pPr>
            <w:r w:rsidRPr="0030292A">
              <w:rPr>
                <w:b/>
              </w:rPr>
              <w:t>Fallido – El ítem no puede ser prestado</w:t>
            </w:r>
          </w:p>
          <w:p w14:paraId="4CFF247B" w14:textId="77777777" w:rsidR="00FD24A1" w:rsidRDefault="00FA1F07" w:rsidP="00FA1F07">
            <w:r>
              <w:t>4c.- El sistema informa que la información introducida no es válida.</w:t>
            </w:r>
          </w:p>
        </w:tc>
      </w:tr>
      <w:tr w:rsidR="00FD24A1" w14:paraId="17031D16" w14:textId="77777777" w:rsidTr="005D213F">
        <w:trPr>
          <w:trHeight w:val="70"/>
        </w:trPr>
        <w:tc>
          <w:tcPr>
            <w:tcW w:w="4414" w:type="dxa"/>
          </w:tcPr>
          <w:p w14:paraId="4AD592AB" w14:textId="77777777" w:rsidR="00FD24A1" w:rsidRDefault="00FD24A1" w:rsidP="004309FE">
            <w:pPr>
              <w:rPr>
                <w:b/>
              </w:rPr>
            </w:pPr>
            <w:r>
              <w:rPr>
                <w:b/>
              </w:rPr>
              <w:t xml:space="preserve">Excepciones: </w:t>
            </w:r>
          </w:p>
        </w:tc>
        <w:tc>
          <w:tcPr>
            <w:tcW w:w="4414" w:type="dxa"/>
          </w:tcPr>
          <w:p w14:paraId="7E68775E" w14:textId="77777777" w:rsidR="00FA1F07" w:rsidRPr="00DD0B37" w:rsidRDefault="00FA1F07" w:rsidP="00FA1F07">
            <w:pPr>
              <w:rPr>
                <w:b/>
              </w:rPr>
            </w:pPr>
            <w:r>
              <w:rPr>
                <w:b/>
              </w:rPr>
              <w:t>Indeseable</w:t>
            </w:r>
            <w:r w:rsidRPr="00DD0B37">
              <w:rPr>
                <w:b/>
              </w:rPr>
              <w:t xml:space="preserve"> – Error al recibir datos</w:t>
            </w:r>
          </w:p>
          <w:p w14:paraId="08B85BC5" w14:textId="77777777" w:rsidR="00FA1F07" w:rsidRDefault="00FA1F07" w:rsidP="00FA1F07">
            <w:r>
              <w:t xml:space="preserve">2d.- El sistema no puede conectar con </w:t>
            </w:r>
            <w:proofErr w:type="gramStart"/>
            <w:r>
              <w:t xml:space="preserve">la </w:t>
            </w:r>
            <w:r w:rsidR="00F20581">
              <w:t>BD</w:t>
            </w:r>
            <w:proofErr w:type="gramEnd"/>
            <w:r>
              <w:t xml:space="preserve"> e informa sobre el problema.</w:t>
            </w:r>
          </w:p>
          <w:p w14:paraId="23A5498B" w14:textId="77777777" w:rsidR="00FD24A1" w:rsidRDefault="00FA1F07" w:rsidP="00FA1F07">
            <w:r>
              <w:t>3d.- El usuario sale del sistema</w:t>
            </w:r>
            <w:r w:rsidR="00FD24A1">
              <w:t>.</w:t>
            </w:r>
          </w:p>
        </w:tc>
      </w:tr>
      <w:tr w:rsidR="00FD24A1" w14:paraId="28BEF552" w14:textId="77777777" w:rsidTr="005D213F">
        <w:trPr>
          <w:trHeight w:val="70"/>
        </w:trPr>
        <w:tc>
          <w:tcPr>
            <w:tcW w:w="4414" w:type="dxa"/>
          </w:tcPr>
          <w:p w14:paraId="4FB77FDF" w14:textId="2DCC5AF6" w:rsidR="00FD24A1" w:rsidRPr="005D213F" w:rsidRDefault="00FD24A1" w:rsidP="004309FE">
            <w:r>
              <w:rPr>
                <w:b/>
              </w:rPr>
              <w:t>Post-condiciones:</w:t>
            </w:r>
          </w:p>
        </w:tc>
        <w:tc>
          <w:tcPr>
            <w:tcW w:w="4414" w:type="dxa"/>
          </w:tcPr>
          <w:p w14:paraId="4DB1600F" w14:textId="77777777" w:rsidR="00FD24A1" w:rsidRDefault="00FD24A1" w:rsidP="004309FE"/>
        </w:tc>
      </w:tr>
      <w:tr w:rsidR="00FD24A1" w14:paraId="15DB4F4D" w14:textId="77777777" w:rsidTr="005D213F">
        <w:trPr>
          <w:trHeight w:val="70"/>
        </w:trPr>
        <w:tc>
          <w:tcPr>
            <w:tcW w:w="4414" w:type="dxa"/>
          </w:tcPr>
          <w:p w14:paraId="40D60469" w14:textId="77777777" w:rsidR="00FD24A1" w:rsidRDefault="00FD24A1" w:rsidP="004309FE">
            <w:pPr>
              <w:rPr>
                <w:b/>
              </w:rPr>
            </w:pPr>
            <w:r>
              <w:rPr>
                <w:b/>
              </w:rPr>
              <w:t>Entrada:</w:t>
            </w:r>
          </w:p>
        </w:tc>
        <w:tc>
          <w:tcPr>
            <w:tcW w:w="4414" w:type="dxa"/>
          </w:tcPr>
          <w:p w14:paraId="6D73FDC5" w14:textId="77777777" w:rsidR="00FD24A1" w:rsidRDefault="00FA1F07" w:rsidP="004309FE">
            <w:r>
              <w:t>Opinión sobre el sistema</w:t>
            </w:r>
          </w:p>
        </w:tc>
      </w:tr>
      <w:tr w:rsidR="00FD24A1" w14:paraId="3F72222D" w14:textId="77777777" w:rsidTr="005D213F">
        <w:trPr>
          <w:trHeight w:val="200"/>
        </w:trPr>
        <w:tc>
          <w:tcPr>
            <w:tcW w:w="4414" w:type="dxa"/>
          </w:tcPr>
          <w:p w14:paraId="197E03A2" w14:textId="77777777" w:rsidR="00FD24A1" w:rsidRDefault="00FD24A1" w:rsidP="004309FE">
            <w:pPr>
              <w:rPr>
                <w:b/>
              </w:rPr>
            </w:pPr>
            <w:r>
              <w:rPr>
                <w:b/>
              </w:rPr>
              <w:t>Salida:</w:t>
            </w:r>
          </w:p>
        </w:tc>
        <w:tc>
          <w:tcPr>
            <w:tcW w:w="4414" w:type="dxa"/>
          </w:tcPr>
          <w:p w14:paraId="125E1C58" w14:textId="77777777" w:rsidR="00FD24A1" w:rsidRDefault="00FD24A1" w:rsidP="004309FE">
            <w:r>
              <w:t>Estado de la solicitud</w:t>
            </w:r>
          </w:p>
        </w:tc>
      </w:tr>
      <w:tr w:rsidR="00FD24A1" w14:paraId="7AF4EB84" w14:textId="77777777" w:rsidTr="005D213F">
        <w:trPr>
          <w:trHeight w:val="270"/>
        </w:trPr>
        <w:tc>
          <w:tcPr>
            <w:tcW w:w="4414" w:type="dxa"/>
          </w:tcPr>
          <w:p w14:paraId="1895F9C2" w14:textId="77777777" w:rsidR="00FD24A1" w:rsidRDefault="00FD24A1" w:rsidP="004309FE">
            <w:pPr>
              <w:rPr>
                <w:b/>
              </w:rPr>
            </w:pPr>
            <w:r>
              <w:rPr>
                <w:b/>
              </w:rPr>
              <w:t>Prioridad:</w:t>
            </w:r>
          </w:p>
        </w:tc>
        <w:tc>
          <w:tcPr>
            <w:tcW w:w="4414" w:type="dxa"/>
          </w:tcPr>
          <w:p w14:paraId="4C9B400C" w14:textId="77777777" w:rsidR="00FD24A1" w:rsidRDefault="00FD24A1" w:rsidP="004309FE">
            <w:r>
              <w:t>Deseable</w:t>
            </w:r>
          </w:p>
        </w:tc>
      </w:tr>
    </w:tbl>
    <w:p w14:paraId="2E4E3635" w14:textId="77777777" w:rsidR="00B22396" w:rsidRDefault="00B22396">
      <w:pPr>
        <w:rPr>
          <w:rFonts w:ascii="Raleway" w:eastAsiaTheme="majorEastAsia" w:hAnsi="Raleway" w:cs="Arial"/>
          <w:i/>
          <w:iCs/>
          <w:sz w:val="28"/>
          <w:szCs w:val="28"/>
        </w:rPr>
      </w:pPr>
      <w:bookmarkStart w:id="44" w:name="_Toc452731664"/>
      <w:r>
        <w:br w:type="page"/>
      </w:r>
    </w:p>
    <w:p w14:paraId="02A5503C" w14:textId="5E4C405E" w:rsidR="000E0466" w:rsidRDefault="000E0466" w:rsidP="00E10958">
      <w:pPr>
        <w:pStyle w:val="H4"/>
      </w:pPr>
      <w:r>
        <w:lastRenderedPageBreak/>
        <w:t>Renovar préstamo</w:t>
      </w:r>
      <w:bookmarkEnd w:id="44"/>
    </w:p>
    <w:tbl>
      <w:tblPr>
        <w:tblStyle w:val="Tablaconcuadrcula"/>
        <w:tblW w:w="0" w:type="auto"/>
        <w:tblLayout w:type="fixed"/>
        <w:tblLook w:val="04A0" w:firstRow="1" w:lastRow="0" w:firstColumn="1" w:lastColumn="0" w:noHBand="0" w:noVBand="1"/>
      </w:tblPr>
      <w:tblGrid>
        <w:gridCol w:w="4414"/>
        <w:gridCol w:w="4414"/>
      </w:tblGrid>
      <w:tr w:rsidR="000E0466" w14:paraId="0C757BC9" w14:textId="77777777" w:rsidTr="005D213F">
        <w:trPr>
          <w:trHeight w:val="70"/>
        </w:trPr>
        <w:tc>
          <w:tcPr>
            <w:tcW w:w="4414" w:type="dxa"/>
          </w:tcPr>
          <w:p w14:paraId="1B03B0DE" w14:textId="77777777" w:rsidR="000E0466" w:rsidRPr="005B321B" w:rsidRDefault="000E0466" w:rsidP="004309FE">
            <w:pPr>
              <w:rPr>
                <w:b/>
              </w:rPr>
            </w:pPr>
            <w:r w:rsidRPr="005B321B">
              <w:rPr>
                <w:b/>
              </w:rPr>
              <w:t>ID:</w:t>
            </w:r>
          </w:p>
        </w:tc>
        <w:tc>
          <w:tcPr>
            <w:tcW w:w="4414" w:type="dxa"/>
          </w:tcPr>
          <w:p w14:paraId="77A4E86C" w14:textId="77777777" w:rsidR="000E0466" w:rsidRDefault="000E0466" w:rsidP="004309FE">
            <w:r>
              <w:t>CU-12</w:t>
            </w:r>
          </w:p>
        </w:tc>
      </w:tr>
      <w:tr w:rsidR="000E0466" w14:paraId="38A8A671" w14:textId="77777777" w:rsidTr="005D213F">
        <w:trPr>
          <w:trHeight w:val="70"/>
        </w:trPr>
        <w:tc>
          <w:tcPr>
            <w:tcW w:w="4414" w:type="dxa"/>
          </w:tcPr>
          <w:p w14:paraId="121A8DF0" w14:textId="77777777" w:rsidR="000E0466" w:rsidRPr="005B321B" w:rsidRDefault="000E0466" w:rsidP="004309FE">
            <w:pPr>
              <w:rPr>
                <w:b/>
              </w:rPr>
            </w:pPr>
            <w:r>
              <w:rPr>
                <w:b/>
              </w:rPr>
              <w:t>Nombre:</w:t>
            </w:r>
          </w:p>
        </w:tc>
        <w:tc>
          <w:tcPr>
            <w:tcW w:w="4414" w:type="dxa"/>
          </w:tcPr>
          <w:p w14:paraId="1FC3E158" w14:textId="77777777" w:rsidR="000E0466" w:rsidRDefault="000E0466" w:rsidP="004309FE">
            <w:r>
              <w:rPr>
                <w:rFonts w:ascii="Segoe UI" w:hAnsi="Segoe UI" w:cs="Segoe UI"/>
                <w:color w:val="000000"/>
                <w:sz w:val="21"/>
                <w:szCs w:val="21"/>
                <w:shd w:val="clear" w:color="auto" w:fill="F1F0F0"/>
              </w:rPr>
              <w:t>Renovar préstamo</w:t>
            </w:r>
          </w:p>
        </w:tc>
      </w:tr>
      <w:tr w:rsidR="000E0466" w14:paraId="4CA07E0C" w14:textId="77777777" w:rsidTr="005D213F">
        <w:trPr>
          <w:trHeight w:val="70"/>
        </w:trPr>
        <w:tc>
          <w:tcPr>
            <w:tcW w:w="4414" w:type="dxa"/>
          </w:tcPr>
          <w:p w14:paraId="3905FCBE" w14:textId="77777777" w:rsidR="000E0466" w:rsidRPr="005B321B" w:rsidRDefault="000E0466" w:rsidP="004309FE">
            <w:pPr>
              <w:rPr>
                <w:b/>
              </w:rPr>
            </w:pPr>
            <w:r>
              <w:rPr>
                <w:b/>
              </w:rPr>
              <w:t>Actor:</w:t>
            </w:r>
          </w:p>
        </w:tc>
        <w:tc>
          <w:tcPr>
            <w:tcW w:w="4414" w:type="dxa"/>
          </w:tcPr>
          <w:p w14:paraId="35BDC7A3" w14:textId="77777777" w:rsidR="000E0466" w:rsidRDefault="000E0466" w:rsidP="004309FE">
            <w:r>
              <w:t>Usuario</w:t>
            </w:r>
          </w:p>
        </w:tc>
      </w:tr>
      <w:tr w:rsidR="000E0466" w14:paraId="605D5FBC" w14:textId="77777777" w:rsidTr="005D213F">
        <w:trPr>
          <w:trHeight w:val="70"/>
        </w:trPr>
        <w:tc>
          <w:tcPr>
            <w:tcW w:w="4414" w:type="dxa"/>
          </w:tcPr>
          <w:p w14:paraId="4410774A" w14:textId="77777777" w:rsidR="000E0466" w:rsidRPr="005B321B" w:rsidRDefault="000E0466" w:rsidP="004309FE">
            <w:pPr>
              <w:rPr>
                <w:b/>
              </w:rPr>
            </w:pPr>
            <w:r>
              <w:rPr>
                <w:b/>
              </w:rPr>
              <w:t>Fecha de Creación:</w:t>
            </w:r>
          </w:p>
        </w:tc>
        <w:tc>
          <w:tcPr>
            <w:tcW w:w="4414" w:type="dxa"/>
          </w:tcPr>
          <w:p w14:paraId="46BD1F0F" w14:textId="77777777" w:rsidR="000E0466" w:rsidRDefault="000E0466" w:rsidP="004309FE">
            <w:r>
              <w:t>17/05/2016</w:t>
            </w:r>
          </w:p>
        </w:tc>
      </w:tr>
      <w:tr w:rsidR="000E0466" w14:paraId="48CE4273" w14:textId="77777777" w:rsidTr="005D213F">
        <w:trPr>
          <w:trHeight w:val="70"/>
        </w:trPr>
        <w:tc>
          <w:tcPr>
            <w:tcW w:w="4414" w:type="dxa"/>
          </w:tcPr>
          <w:p w14:paraId="792E8E9A" w14:textId="77777777" w:rsidR="000E0466" w:rsidRPr="005B321B" w:rsidRDefault="000E0466" w:rsidP="004309FE">
            <w:pPr>
              <w:rPr>
                <w:b/>
              </w:rPr>
            </w:pPr>
            <w:r>
              <w:rPr>
                <w:b/>
              </w:rPr>
              <w:t>Fecha de Modificación:</w:t>
            </w:r>
          </w:p>
        </w:tc>
        <w:tc>
          <w:tcPr>
            <w:tcW w:w="4414" w:type="dxa"/>
          </w:tcPr>
          <w:p w14:paraId="0A21ABF3" w14:textId="77777777" w:rsidR="000E0466" w:rsidRDefault="000E0466" w:rsidP="004309FE">
            <w:r>
              <w:t>20/05/2016</w:t>
            </w:r>
          </w:p>
        </w:tc>
      </w:tr>
      <w:tr w:rsidR="000E0466" w14:paraId="7B6602C7" w14:textId="77777777" w:rsidTr="005D213F">
        <w:trPr>
          <w:trHeight w:val="70"/>
        </w:trPr>
        <w:tc>
          <w:tcPr>
            <w:tcW w:w="4414" w:type="dxa"/>
          </w:tcPr>
          <w:p w14:paraId="2BD7FFF5" w14:textId="77777777" w:rsidR="000E0466" w:rsidRPr="005B321B" w:rsidRDefault="000E0466" w:rsidP="004309FE">
            <w:pPr>
              <w:rPr>
                <w:b/>
              </w:rPr>
            </w:pPr>
            <w:r>
              <w:rPr>
                <w:b/>
              </w:rPr>
              <w:t>Autores:</w:t>
            </w:r>
          </w:p>
        </w:tc>
        <w:tc>
          <w:tcPr>
            <w:tcW w:w="4414" w:type="dxa"/>
          </w:tcPr>
          <w:p w14:paraId="18832D1A" w14:textId="77777777" w:rsidR="000E0466" w:rsidRDefault="000E0466" w:rsidP="004309FE">
            <w:r>
              <w:t>FRANCISCO GERARDO MARES SOLANO</w:t>
            </w:r>
          </w:p>
        </w:tc>
      </w:tr>
      <w:tr w:rsidR="000E0466" w14:paraId="3FC4B2B4" w14:textId="77777777" w:rsidTr="003C0E17">
        <w:trPr>
          <w:trHeight w:val="500"/>
        </w:trPr>
        <w:tc>
          <w:tcPr>
            <w:tcW w:w="4414" w:type="dxa"/>
          </w:tcPr>
          <w:p w14:paraId="13857F50" w14:textId="77777777" w:rsidR="000E0466" w:rsidRPr="005B321B" w:rsidRDefault="000E0466" w:rsidP="004309FE">
            <w:pPr>
              <w:rPr>
                <w:b/>
              </w:rPr>
            </w:pPr>
            <w:r>
              <w:rPr>
                <w:b/>
              </w:rPr>
              <w:t>Descripción:</w:t>
            </w:r>
          </w:p>
        </w:tc>
        <w:tc>
          <w:tcPr>
            <w:tcW w:w="4414" w:type="dxa"/>
          </w:tcPr>
          <w:p w14:paraId="0371CCA6" w14:textId="77777777" w:rsidR="000E0466" w:rsidRDefault="000E0466" w:rsidP="000E0466">
            <w:r>
              <w:t>El usuario renueva el tiempo que se le otorgó para disponer del ítem</w:t>
            </w:r>
          </w:p>
        </w:tc>
      </w:tr>
      <w:tr w:rsidR="000E0466" w14:paraId="2110A263" w14:textId="77777777" w:rsidTr="004309FE">
        <w:trPr>
          <w:trHeight w:val="912"/>
        </w:trPr>
        <w:tc>
          <w:tcPr>
            <w:tcW w:w="4414" w:type="dxa"/>
          </w:tcPr>
          <w:p w14:paraId="78087848" w14:textId="77777777" w:rsidR="000E0466" w:rsidRPr="005B321B" w:rsidRDefault="000E0466" w:rsidP="004309FE">
            <w:pPr>
              <w:rPr>
                <w:b/>
              </w:rPr>
            </w:pPr>
            <w:r>
              <w:rPr>
                <w:b/>
              </w:rPr>
              <w:t>Precondiciones:</w:t>
            </w:r>
          </w:p>
        </w:tc>
        <w:tc>
          <w:tcPr>
            <w:tcW w:w="4414" w:type="dxa"/>
          </w:tcPr>
          <w:p w14:paraId="77FB5AA3" w14:textId="77777777" w:rsidR="000E0466" w:rsidRDefault="000E0466" w:rsidP="004309FE">
            <w:r>
              <w:t>El usuario debe estar registrado.</w:t>
            </w:r>
          </w:p>
          <w:p w14:paraId="00D1226B" w14:textId="77777777" w:rsidR="000E0466" w:rsidRDefault="000E0466" w:rsidP="004309FE">
            <w:r>
              <w:t>Debe haber un ítem prestado.</w:t>
            </w:r>
          </w:p>
          <w:p w14:paraId="72221871" w14:textId="77777777" w:rsidR="000E0466" w:rsidRDefault="000E0466" w:rsidP="000E0466">
            <w:r>
              <w:t>Debe haber conexión al sistema.</w:t>
            </w:r>
          </w:p>
        </w:tc>
      </w:tr>
      <w:tr w:rsidR="000E0466" w14:paraId="39BC9D08" w14:textId="77777777" w:rsidTr="004309FE">
        <w:trPr>
          <w:trHeight w:val="912"/>
        </w:trPr>
        <w:tc>
          <w:tcPr>
            <w:tcW w:w="4414" w:type="dxa"/>
          </w:tcPr>
          <w:p w14:paraId="16326E3C" w14:textId="77777777" w:rsidR="000E0466" w:rsidRDefault="000E0466" w:rsidP="004309FE">
            <w:pPr>
              <w:rPr>
                <w:b/>
              </w:rPr>
            </w:pPr>
            <w:r>
              <w:rPr>
                <w:b/>
              </w:rPr>
              <w:t>Flujo Normal:</w:t>
            </w:r>
          </w:p>
        </w:tc>
        <w:tc>
          <w:tcPr>
            <w:tcW w:w="4414" w:type="dxa"/>
          </w:tcPr>
          <w:p w14:paraId="27BBA51A" w14:textId="77777777" w:rsidR="000E0466" w:rsidRPr="0030292A" w:rsidRDefault="000E0466" w:rsidP="004309FE">
            <w:pPr>
              <w:rPr>
                <w:b/>
              </w:rPr>
            </w:pPr>
            <w:r w:rsidRPr="0030292A">
              <w:rPr>
                <w:b/>
              </w:rPr>
              <w:t>Exitoso – Petición adecuada</w:t>
            </w:r>
          </w:p>
          <w:p w14:paraId="64B99DDA" w14:textId="77777777" w:rsidR="000E0466" w:rsidRPr="000E0466" w:rsidRDefault="000E0466" w:rsidP="004309FE">
            <w:r>
              <w:t xml:space="preserve">1ª.- El usuario da clic en </w:t>
            </w:r>
            <w:r>
              <w:rPr>
                <w:i/>
              </w:rPr>
              <w:t xml:space="preserve">renovar préstamo, </w:t>
            </w:r>
            <w:r>
              <w:t>dentro de su sección en el sistema.</w:t>
            </w:r>
          </w:p>
          <w:p w14:paraId="3FE99202" w14:textId="77777777" w:rsidR="000E0466" w:rsidRDefault="000E0466" w:rsidP="004309FE">
            <w:r>
              <w:t>2ª.- El sistema despliega una lista de ítems con disponibilidad para ser renovados.</w:t>
            </w:r>
          </w:p>
          <w:p w14:paraId="7E931A15" w14:textId="77777777" w:rsidR="000E0466" w:rsidRPr="000E0466" w:rsidRDefault="000E0466" w:rsidP="004309FE">
            <w:r>
              <w:t xml:space="preserve">3ª.- El usuario da clic en el botón </w:t>
            </w:r>
            <w:r>
              <w:rPr>
                <w:i/>
              </w:rPr>
              <w:t>renovar</w:t>
            </w:r>
            <w:r>
              <w:t xml:space="preserve"> a un lado del ítem.</w:t>
            </w:r>
          </w:p>
          <w:p w14:paraId="6C5CA325" w14:textId="77777777" w:rsidR="000E0466" w:rsidRDefault="000E0466" w:rsidP="004309FE">
            <w:r>
              <w:t>4ª.- El sistema pide confirmación.</w:t>
            </w:r>
          </w:p>
          <w:p w14:paraId="38EBA4AC" w14:textId="77777777" w:rsidR="000E0466" w:rsidRDefault="000E0466" w:rsidP="004309FE">
            <w:r>
              <w:t>5ª.- El usuario confirma la petición.</w:t>
            </w:r>
          </w:p>
          <w:p w14:paraId="4319396B" w14:textId="77777777" w:rsidR="000E0466" w:rsidRPr="00FD24A1" w:rsidRDefault="000E0466" w:rsidP="000E0466">
            <w:r>
              <w:t>6ª.- El sistema avisa que la renovación se llevó a cabo satisfactoriamente.</w:t>
            </w:r>
          </w:p>
        </w:tc>
      </w:tr>
      <w:tr w:rsidR="000E0466" w14:paraId="67B17987" w14:textId="77777777" w:rsidTr="004309FE">
        <w:trPr>
          <w:trHeight w:val="912"/>
        </w:trPr>
        <w:tc>
          <w:tcPr>
            <w:tcW w:w="4414" w:type="dxa"/>
          </w:tcPr>
          <w:p w14:paraId="13E1099C" w14:textId="77777777" w:rsidR="000E0466" w:rsidRDefault="000E0466" w:rsidP="004309FE">
            <w:pPr>
              <w:rPr>
                <w:b/>
              </w:rPr>
            </w:pPr>
            <w:r>
              <w:rPr>
                <w:b/>
              </w:rPr>
              <w:t>Flujo Alterno:</w:t>
            </w:r>
          </w:p>
        </w:tc>
        <w:tc>
          <w:tcPr>
            <w:tcW w:w="4414" w:type="dxa"/>
          </w:tcPr>
          <w:p w14:paraId="3B3A6703" w14:textId="77777777" w:rsidR="000E0466" w:rsidRPr="0030292A" w:rsidRDefault="000E0466" w:rsidP="004309FE">
            <w:pPr>
              <w:rPr>
                <w:b/>
              </w:rPr>
            </w:pPr>
            <w:r w:rsidRPr="0030292A">
              <w:rPr>
                <w:b/>
              </w:rPr>
              <w:t>Alternativo – Petición cancelada</w:t>
            </w:r>
          </w:p>
          <w:p w14:paraId="4A8EA08D" w14:textId="77777777" w:rsidR="000E0466" w:rsidRDefault="000E0466" w:rsidP="004309FE">
            <w:r>
              <w:t>3b.- El usuario cancela la solicitud.</w:t>
            </w:r>
          </w:p>
          <w:p w14:paraId="5CB21F7B" w14:textId="77777777" w:rsidR="000E0466" w:rsidRDefault="000E0466" w:rsidP="004309FE">
            <w:r>
              <w:t>4b.- El sistema regresa al usuario al menú anterior.</w:t>
            </w:r>
          </w:p>
          <w:p w14:paraId="386E9EDB" w14:textId="77777777" w:rsidR="000E0466" w:rsidRDefault="000E0466" w:rsidP="004309FE"/>
          <w:p w14:paraId="06D103FD" w14:textId="77777777" w:rsidR="000E0466" w:rsidRPr="0030292A" w:rsidRDefault="000E0466" w:rsidP="004309FE">
            <w:pPr>
              <w:rPr>
                <w:b/>
              </w:rPr>
            </w:pPr>
            <w:r w:rsidRPr="0030292A">
              <w:rPr>
                <w:b/>
              </w:rPr>
              <w:t>Fallido – El ítem no puede ser prestado</w:t>
            </w:r>
          </w:p>
          <w:p w14:paraId="1B92BEE1" w14:textId="77777777" w:rsidR="000E0466" w:rsidRDefault="000E0466" w:rsidP="004309FE">
            <w:r>
              <w:t>4c.- El sistema informa que la información introducida no es válida.</w:t>
            </w:r>
          </w:p>
        </w:tc>
      </w:tr>
      <w:tr w:rsidR="000E0466" w14:paraId="7A7F2B89" w14:textId="77777777" w:rsidTr="004309FE">
        <w:trPr>
          <w:trHeight w:val="912"/>
        </w:trPr>
        <w:tc>
          <w:tcPr>
            <w:tcW w:w="4414" w:type="dxa"/>
          </w:tcPr>
          <w:p w14:paraId="1E902E4D" w14:textId="77777777" w:rsidR="000E0466" w:rsidRDefault="000E0466" w:rsidP="004309FE">
            <w:pPr>
              <w:rPr>
                <w:b/>
              </w:rPr>
            </w:pPr>
            <w:r>
              <w:rPr>
                <w:b/>
              </w:rPr>
              <w:t xml:space="preserve">Excepciones: </w:t>
            </w:r>
          </w:p>
        </w:tc>
        <w:tc>
          <w:tcPr>
            <w:tcW w:w="4414" w:type="dxa"/>
          </w:tcPr>
          <w:p w14:paraId="1C4CF5EC" w14:textId="77777777" w:rsidR="000E0466" w:rsidRPr="00DD0B37" w:rsidRDefault="000E0466" w:rsidP="004309FE">
            <w:pPr>
              <w:rPr>
                <w:b/>
              </w:rPr>
            </w:pPr>
            <w:r>
              <w:rPr>
                <w:b/>
              </w:rPr>
              <w:t>Indeseable</w:t>
            </w:r>
            <w:r w:rsidRPr="00DD0B37">
              <w:rPr>
                <w:b/>
              </w:rPr>
              <w:t xml:space="preserve"> – Error al recibir datos</w:t>
            </w:r>
          </w:p>
          <w:p w14:paraId="4F83302E" w14:textId="77777777" w:rsidR="000E0466" w:rsidRDefault="000E0466" w:rsidP="004309FE">
            <w:r>
              <w:t xml:space="preserve">2d.- El sistema no puede conectar con </w:t>
            </w:r>
            <w:proofErr w:type="gramStart"/>
            <w:r>
              <w:t xml:space="preserve">la </w:t>
            </w:r>
            <w:r w:rsidR="00F20581">
              <w:t>BD</w:t>
            </w:r>
            <w:proofErr w:type="gramEnd"/>
            <w:r>
              <w:t xml:space="preserve"> e informa sobre el problema.</w:t>
            </w:r>
          </w:p>
          <w:p w14:paraId="76DC3F8E" w14:textId="77777777" w:rsidR="000E0466" w:rsidRDefault="000E0466" w:rsidP="004309FE">
            <w:r>
              <w:t>3d.- El usuario sale del sistema.</w:t>
            </w:r>
          </w:p>
        </w:tc>
      </w:tr>
      <w:tr w:rsidR="000E0466" w14:paraId="2E7B8744" w14:textId="77777777" w:rsidTr="005D213F">
        <w:trPr>
          <w:trHeight w:val="70"/>
        </w:trPr>
        <w:tc>
          <w:tcPr>
            <w:tcW w:w="4414" w:type="dxa"/>
          </w:tcPr>
          <w:p w14:paraId="13BD4A55" w14:textId="65B2CB31" w:rsidR="000E0466" w:rsidRPr="005D213F" w:rsidRDefault="000E0466" w:rsidP="004309FE">
            <w:r>
              <w:rPr>
                <w:b/>
              </w:rPr>
              <w:t>Post-condiciones:</w:t>
            </w:r>
          </w:p>
        </w:tc>
        <w:tc>
          <w:tcPr>
            <w:tcW w:w="4414" w:type="dxa"/>
          </w:tcPr>
          <w:p w14:paraId="5FD94D68" w14:textId="77777777" w:rsidR="000E0466" w:rsidRDefault="000E0466" w:rsidP="004309FE"/>
        </w:tc>
      </w:tr>
      <w:tr w:rsidR="000E0466" w14:paraId="1C4BA1A4" w14:textId="77777777" w:rsidTr="005D213F">
        <w:trPr>
          <w:trHeight w:val="70"/>
        </w:trPr>
        <w:tc>
          <w:tcPr>
            <w:tcW w:w="4414" w:type="dxa"/>
          </w:tcPr>
          <w:p w14:paraId="5401188A" w14:textId="77777777" w:rsidR="000E0466" w:rsidRDefault="000E0466" w:rsidP="004309FE">
            <w:pPr>
              <w:rPr>
                <w:b/>
              </w:rPr>
            </w:pPr>
            <w:r>
              <w:rPr>
                <w:b/>
              </w:rPr>
              <w:t>Entrada:</w:t>
            </w:r>
          </w:p>
        </w:tc>
        <w:tc>
          <w:tcPr>
            <w:tcW w:w="4414" w:type="dxa"/>
          </w:tcPr>
          <w:p w14:paraId="491741FF" w14:textId="77777777" w:rsidR="000E0466" w:rsidRDefault="000E0466" w:rsidP="004309FE">
            <w:r>
              <w:t>Opinión sobre el sistema</w:t>
            </w:r>
          </w:p>
        </w:tc>
      </w:tr>
      <w:tr w:rsidR="000E0466" w14:paraId="2DA36EF3" w14:textId="77777777" w:rsidTr="005D213F">
        <w:trPr>
          <w:trHeight w:val="70"/>
        </w:trPr>
        <w:tc>
          <w:tcPr>
            <w:tcW w:w="4414" w:type="dxa"/>
          </w:tcPr>
          <w:p w14:paraId="1C84C76E" w14:textId="77777777" w:rsidR="000E0466" w:rsidRDefault="000E0466" w:rsidP="004309FE">
            <w:pPr>
              <w:rPr>
                <w:b/>
              </w:rPr>
            </w:pPr>
            <w:r>
              <w:rPr>
                <w:b/>
              </w:rPr>
              <w:t>Salida:</w:t>
            </w:r>
          </w:p>
        </w:tc>
        <w:tc>
          <w:tcPr>
            <w:tcW w:w="4414" w:type="dxa"/>
          </w:tcPr>
          <w:p w14:paraId="2CE378F1" w14:textId="77777777" w:rsidR="000E0466" w:rsidRDefault="000E0466" w:rsidP="004309FE">
            <w:r>
              <w:t>Estado de la solicitud</w:t>
            </w:r>
          </w:p>
        </w:tc>
      </w:tr>
      <w:tr w:rsidR="000E0466" w14:paraId="4DBD80C1" w14:textId="77777777" w:rsidTr="005D213F">
        <w:trPr>
          <w:trHeight w:val="70"/>
        </w:trPr>
        <w:tc>
          <w:tcPr>
            <w:tcW w:w="4414" w:type="dxa"/>
          </w:tcPr>
          <w:p w14:paraId="71E418FF" w14:textId="77777777" w:rsidR="000E0466" w:rsidRDefault="000E0466" w:rsidP="004309FE">
            <w:pPr>
              <w:rPr>
                <w:b/>
              </w:rPr>
            </w:pPr>
            <w:r>
              <w:rPr>
                <w:b/>
              </w:rPr>
              <w:t>Prioridad:</w:t>
            </w:r>
          </w:p>
        </w:tc>
        <w:tc>
          <w:tcPr>
            <w:tcW w:w="4414" w:type="dxa"/>
          </w:tcPr>
          <w:p w14:paraId="569FDBBB" w14:textId="77777777" w:rsidR="000E0466" w:rsidRDefault="000E0466" w:rsidP="004309FE">
            <w:r>
              <w:t>Deseable</w:t>
            </w:r>
          </w:p>
        </w:tc>
      </w:tr>
    </w:tbl>
    <w:p w14:paraId="2D3F9F8B" w14:textId="77777777" w:rsidR="00E10958" w:rsidRDefault="00FC250E" w:rsidP="00E10958">
      <w:pPr>
        <w:pStyle w:val="H2"/>
      </w:pPr>
      <w:r>
        <w:br w:type="page"/>
      </w:r>
      <w:bookmarkStart w:id="45" w:name="_Toc452731665"/>
      <w:bookmarkStart w:id="46" w:name="_Toc452731671"/>
      <w:r w:rsidR="00E10958">
        <w:lastRenderedPageBreak/>
        <w:t xml:space="preserve">Diagramas de </w:t>
      </w:r>
      <w:bookmarkEnd w:id="46"/>
      <w:r w:rsidR="00E10958">
        <w:t>actividad</w:t>
      </w:r>
    </w:p>
    <w:p w14:paraId="7CD8511D" w14:textId="77777777" w:rsidR="00E10958" w:rsidRDefault="00E10958" w:rsidP="00E10958">
      <w:pPr>
        <w:pStyle w:val="H3"/>
        <w:rPr>
          <w:lang w:eastAsia="es-MX"/>
        </w:rPr>
      </w:pPr>
      <w:bookmarkStart w:id="47" w:name="_Toc452731672"/>
      <w:r>
        <w:rPr>
          <w:lang w:eastAsia="es-MX"/>
        </w:rPr>
        <w:t>Acervo</w:t>
      </w:r>
      <w:bookmarkEnd w:id="47"/>
    </w:p>
    <w:p w14:paraId="2A562A6A" w14:textId="77777777" w:rsidR="00E10958" w:rsidRDefault="00E10958" w:rsidP="00E10958">
      <w:pPr>
        <w:pStyle w:val="H4"/>
        <w:rPr>
          <w:lang w:eastAsia="es-MX"/>
        </w:rPr>
      </w:pPr>
      <w:bookmarkStart w:id="48" w:name="_Toc452731674"/>
      <w:r>
        <w:rPr>
          <w:lang w:eastAsia="es-MX"/>
        </w:rPr>
        <w:t>Administrar fondos de la biblioteca</w:t>
      </w:r>
      <w:bookmarkEnd w:id="48"/>
    </w:p>
    <w:p w14:paraId="46A5EB17" w14:textId="77777777" w:rsidR="00E10958" w:rsidRPr="00C40D33" w:rsidRDefault="00E10958" w:rsidP="00E10958">
      <w:pPr>
        <w:rPr>
          <w:lang w:eastAsia="es-MX"/>
        </w:rPr>
      </w:pPr>
      <w:r w:rsidRPr="00C40D33">
        <w:rPr>
          <w:noProof/>
          <w:lang w:eastAsia="ja-JP"/>
        </w:rPr>
        <w:drawing>
          <wp:inline distT="0" distB="0" distL="0" distR="0" wp14:anchorId="755FA937" wp14:editId="71EB9B63">
            <wp:extent cx="2962275" cy="66484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6648450"/>
                    </a:xfrm>
                    <a:prstGeom prst="rect">
                      <a:avLst/>
                    </a:prstGeom>
                    <a:noFill/>
                    <a:ln>
                      <a:noFill/>
                    </a:ln>
                  </pic:spPr>
                </pic:pic>
              </a:graphicData>
            </a:graphic>
          </wp:inline>
        </w:drawing>
      </w:r>
    </w:p>
    <w:p w14:paraId="27A7A7DB" w14:textId="77777777" w:rsidR="00E10958" w:rsidRDefault="00E10958" w:rsidP="00E10958">
      <w:pPr>
        <w:pStyle w:val="H3"/>
        <w:rPr>
          <w:lang w:eastAsia="es-MX"/>
        </w:rPr>
      </w:pPr>
      <w:bookmarkStart w:id="49" w:name="_Toc452731676"/>
      <w:r>
        <w:rPr>
          <w:lang w:eastAsia="es-MX"/>
        </w:rPr>
        <w:lastRenderedPageBreak/>
        <w:t>Administración</w:t>
      </w:r>
      <w:bookmarkEnd w:id="49"/>
    </w:p>
    <w:p w14:paraId="65DF373A" w14:textId="77777777" w:rsidR="00E10958" w:rsidRDefault="00E10958" w:rsidP="00E10958">
      <w:pPr>
        <w:pStyle w:val="H4"/>
        <w:rPr>
          <w:lang w:eastAsia="es-MX"/>
        </w:rPr>
      </w:pPr>
      <w:bookmarkStart w:id="50" w:name="_Toc452731677"/>
      <w:r>
        <w:rPr>
          <w:lang w:eastAsia="es-MX"/>
        </w:rPr>
        <w:t>Consultar adquisiciones</w:t>
      </w:r>
      <w:bookmarkEnd w:id="50"/>
    </w:p>
    <w:p w14:paraId="3F568E87" w14:textId="77777777" w:rsidR="00E10958" w:rsidRPr="00C40D33" w:rsidRDefault="00E10958" w:rsidP="00E10958">
      <w:pPr>
        <w:rPr>
          <w:lang w:eastAsia="es-MX"/>
        </w:rPr>
      </w:pPr>
      <w:r w:rsidRPr="00C40D33">
        <w:rPr>
          <w:noProof/>
          <w:lang w:eastAsia="ja-JP"/>
        </w:rPr>
        <w:drawing>
          <wp:inline distT="0" distB="0" distL="0" distR="0" wp14:anchorId="76B52145" wp14:editId="1DCA3B18">
            <wp:extent cx="3867150" cy="6505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6505575"/>
                    </a:xfrm>
                    <a:prstGeom prst="rect">
                      <a:avLst/>
                    </a:prstGeom>
                    <a:noFill/>
                    <a:ln>
                      <a:noFill/>
                    </a:ln>
                  </pic:spPr>
                </pic:pic>
              </a:graphicData>
            </a:graphic>
          </wp:inline>
        </w:drawing>
      </w:r>
    </w:p>
    <w:p w14:paraId="76A69E71" w14:textId="77777777" w:rsidR="00E10958" w:rsidRDefault="00E10958" w:rsidP="00E10958">
      <w:pPr>
        <w:pStyle w:val="H4"/>
        <w:rPr>
          <w:lang w:eastAsia="es-MX"/>
        </w:rPr>
      </w:pPr>
      <w:bookmarkStart w:id="51" w:name="_Toc452731678"/>
      <w:r>
        <w:rPr>
          <w:lang w:eastAsia="es-MX"/>
        </w:rPr>
        <w:lastRenderedPageBreak/>
        <w:t>Consultar devoluciones</w:t>
      </w:r>
      <w:bookmarkEnd w:id="51"/>
    </w:p>
    <w:p w14:paraId="7119473D" w14:textId="77777777" w:rsidR="00E10958" w:rsidRPr="00C40D33" w:rsidRDefault="00E10958" w:rsidP="00E10958">
      <w:pPr>
        <w:rPr>
          <w:lang w:eastAsia="es-MX"/>
        </w:rPr>
      </w:pPr>
      <w:r w:rsidRPr="00C40D33">
        <w:rPr>
          <w:noProof/>
          <w:lang w:eastAsia="ja-JP"/>
        </w:rPr>
        <w:drawing>
          <wp:inline distT="0" distB="0" distL="0" distR="0" wp14:anchorId="7249D844" wp14:editId="15FA8CA9">
            <wp:extent cx="2733675" cy="6496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33675" cy="6496050"/>
                    </a:xfrm>
                    <a:prstGeom prst="rect">
                      <a:avLst/>
                    </a:prstGeom>
                    <a:noFill/>
                    <a:ln>
                      <a:noFill/>
                    </a:ln>
                  </pic:spPr>
                </pic:pic>
              </a:graphicData>
            </a:graphic>
          </wp:inline>
        </w:drawing>
      </w:r>
    </w:p>
    <w:p w14:paraId="71CEE877" w14:textId="77777777" w:rsidR="00E10958" w:rsidRDefault="00E10958" w:rsidP="00E10958">
      <w:pPr>
        <w:pStyle w:val="H4"/>
        <w:rPr>
          <w:lang w:eastAsia="es-MX"/>
        </w:rPr>
      </w:pPr>
      <w:bookmarkStart w:id="52" w:name="_Toc452731679"/>
      <w:r>
        <w:rPr>
          <w:lang w:eastAsia="es-MX"/>
        </w:rPr>
        <w:lastRenderedPageBreak/>
        <w:t>Registrar devolución</w:t>
      </w:r>
      <w:bookmarkEnd w:id="52"/>
    </w:p>
    <w:p w14:paraId="29B9206E" w14:textId="77777777" w:rsidR="00E10958" w:rsidRPr="00C40D33" w:rsidRDefault="00E10958" w:rsidP="00E10958">
      <w:pPr>
        <w:rPr>
          <w:lang w:eastAsia="es-MX"/>
        </w:rPr>
      </w:pPr>
      <w:r w:rsidRPr="00C40D33">
        <w:rPr>
          <w:noProof/>
          <w:lang w:eastAsia="ja-JP"/>
        </w:rPr>
        <w:drawing>
          <wp:inline distT="0" distB="0" distL="0" distR="0" wp14:anchorId="47F2EEDC" wp14:editId="4CFAE42C">
            <wp:extent cx="2641674" cy="7477125"/>
            <wp:effectExtent l="0" t="0" r="635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74" cy="7477125"/>
                    </a:xfrm>
                    <a:prstGeom prst="rect">
                      <a:avLst/>
                    </a:prstGeom>
                    <a:noFill/>
                    <a:ln>
                      <a:noFill/>
                    </a:ln>
                  </pic:spPr>
                </pic:pic>
              </a:graphicData>
            </a:graphic>
          </wp:inline>
        </w:drawing>
      </w:r>
    </w:p>
    <w:p w14:paraId="1EBC0787" w14:textId="77777777" w:rsidR="00E10958" w:rsidRDefault="00E10958" w:rsidP="00E10958">
      <w:pPr>
        <w:pStyle w:val="H3"/>
        <w:rPr>
          <w:lang w:eastAsia="es-MX"/>
        </w:rPr>
      </w:pPr>
      <w:bookmarkStart w:id="53" w:name="_Toc452731682"/>
      <w:r>
        <w:rPr>
          <w:lang w:eastAsia="es-MX"/>
        </w:rPr>
        <w:lastRenderedPageBreak/>
        <w:t>Administración Usuarios</w:t>
      </w:r>
      <w:bookmarkEnd w:id="53"/>
    </w:p>
    <w:p w14:paraId="2E7978C5" w14:textId="77777777" w:rsidR="00E10958" w:rsidRDefault="00E10958" w:rsidP="00E10958">
      <w:pPr>
        <w:pStyle w:val="H4"/>
        <w:rPr>
          <w:lang w:eastAsia="es-MX"/>
        </w:rPr>
      </w:pPr>
      <w:bookmarkStart w:id="54" w:name="_Toc452731683"/>
      <w:r>
        <w:rPr>
          <w:lang w:eastAsia="es-MX"/>
        </w:rPr>
        <w:t>Agregar usuario</w:t>
      </w:r>
      <w:bookmarkEnd w:id="54"/>
    </w:p>
    <w:p w14:paraId="051AF649" w14:textId="77777777" w:rsidR="00E10958" w:rsidRPr="00C40D33" w:rsidRDefault="00E10958" w:rsidP="00E10958">
      <w:pPr>
        <w:rPr>
          <w:lang w:eastAsia="es-MX"/>
        </w:rPr>
      </w:pPr>
      <w:r w:rsidRPr="00C40D33">
        <w:rPr>
          <w:noProof/>
          <w:lang w:eastAsia="ja-JP"/>
        </w:rPr>
        <w:drawing>
          <wp:inline distT="0" distB="0" distL="0" distR="0" wp14:anchorId="306A7F79" wp14:editId="4FCD01A0">
            <wp:extent cx="3352800" cy="639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6391275"/>
                    </a:xfrm>
                    <a:prstGeom prst="rect">
                      <a:avLst/>
                    </a:prstGeom>
                    <a:noFill/>
                    <a:ln>
                      <a:noFill/>
                    </a:ln>
                  </pic:spPr>
                </pic:pic>
              </a:graphicData>
            </a:graphic>
          </wp:inline>
        </w:drawing>
      </w:r>
      <w:r w:rsidRPr="00C40D33">
        <w:rPr>
          <w:noProof/>
          <w:lang w:eastAsia="ja-JP"/>
        </w:rPr>
        <w:t xml:space="preserve"> </w:t>
      </w:r>
    </w:p>
    <w:p w14:paraId="76670464" w14:textId="77777777" w:rsidR="00E10958" w:rsidRDefault="00E10958" w:rsidP="00E10958">
      <w:pPr>
        <w:pStyle w:val="H4"/>
        <w:rPr>
          <w:lang w:eastAsia="es-MX"/>
        </w:rPr>
      </w:pPr>
      <w:bookmarkStart w:id="55" w:name="_Toc452731684"/>
      <w:r>
        <w:rPr>
          <w:lang w:eastAsia="es-MX"/>
        </w:rPr>
        <w:lastRenderedPageBreak/>
        <w:t>Deshabilitar usuario</w:t>
      </w:r>
      <w:bookmarkEnd w:id="55"/>
    </w:p>
    <w:p w14:paraId="6920612B" w14:textId="77777777" w:rsidR="00E10958" w:rsidRPr="00C40D33" w:rsidRDefault="00E10958" w:rsidP="00E10958">
      <w:pPr>
        <w:rPr>
          <w:lang w:eastAsia="es-MX"/>
        </w:rPr>
      </w:pPr>
      <w:r w:rsidRPr="00C40D33">
        <w:rPr>
          <w:noProof/>
          <w:lang w:eastAsia="ja-JP"/>
        </w:rPr>
        <w:drawing>
          <wp:inline distT="0" distB="0" distL="0" distR="0" wp14:anchorId="6ECDDACB" wp14:editId="6A4F927C">
            <wp:extent cx="2600325" cy="60198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0325" cy="6019800"/>
                    </a:xfrm>
                    <a:prstGeom prst="rect">
                      <a:avLst/>
                    </a:prstGeom>
                    <a:noFill/>
                    <a:ln>
                      <a:noFill/>
                    </a:ln>
                  </pic:spPr>
                </pic:pic>
              </a:graphicData>
            </a:graphic>
          </wp:inline>
        </w:drawing>
      </w:r>
    </w:p>
    <w:p w14:paraId="1A3C9DBE" w14:textId="77777777" w:rsidR="00E10958" w:rsidRDefault="00E10958" w:rsidP="00E10958">
      <w:pPr>
        <w:pStyle w:val="H4"/>
        <w:rPr>
          <w:lang w:eastAsia="es-MX"/>
        </w:rPr>
      </w:pPr>
      <w:bookmarkStart w:id="56" w:name="_Toc452731685"/>
      <w:r>
        <w:rPr>
          <w:lang w:eastAsia="es-MX"/>
        </w:rPr>
        <w:lastRenderedPageBreak/>
        <w:t>Editar Usuario</w:t>
      </w:r>
      <w:bookmarkEnd w:id="56"/>
    </w:p>
    <w:p w14:paraId="227C43D0" w14:textId="77777777" w:rsidR="00E10958" w:rsidRPr="00C40D33" w:rsidRDefault="00E10958" w:rsidP="00E10958">
      <w:pPr>
        <w:rPr>
          <w:lang w:eastAsia="es-MX"/>
        </w:rPr>
      </w:pPr>
      <w:r w:rsidRPr="00C40D33">
        <w:rPr>
          <w:noProof/>
          <w:lang w:eastAsia="ja-JP"/>
        </w:rPr>
        <w:drawing>
          <wp:inline distT="0" distB="0" distL="0" distR="0" wp14:anchorId="09B38447" wp14:editId="23E5B8F9">
            <wp:extent cx="2039023" cy="73818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2675" cy="7395097"/>
                    </a:xfrm>
                    <a:prstGeom prst="rect">
                      <a:avLst/>
                    </a:prstGeom>
                    <a:noFill/>
                    <a:ln>
                      <a:noFill/>
                    </a:ln>
                  </pic:spPr>
                </pic:pic>
              </a:graphicData>
            </a:graphic>
          </wp:inline>
        </w:drawing>
      </w:r>
    </w:p>
    <w:p w14:paraId="14424879" w14:textId="709C9431" w:rsidR="00E10958" w:rsidRDefault="00E10958" w:rsidP="00E10958">
      <w:pPr>
        <w:pStyle w:val="H3"/>
        <w:rPr>
          <w:lang w:eastAsia="es-MX"/>
        </w:rPr>
      </w:pPr>
      <w:r>
        <w:rPr>
          <w:lang w:eastAsia="es-MX"/>
        </w:rPr>
        <w:lastRenderedPageBreak/>
        <w:t>Ítem</w:t>
      </w:r>
    </w:p>
    <w:p w14:paraId="4DE30F7D" w14:textId="77777777" w:rsidR="00E10958" w:rsidRDefault="00E10958" w:rsidP="00E10958">
      <w:pPr>
        <w:pStyle w:val="H4"/>
        <w:rPr>
          <w:lang w:eastAsia="es-MX"/>
        </w:rPr>
      </w:pPr>
      <w:bookmarkStart w:id="57" w:name="_Toc452731687"/>
      <w:r>
        <w:rPr>
          <w:lang w:eastAsia="es-MX"/>
        </w:rPr>
        <w:t>Agregar reseña de ítem</w:t>
      </w:r>
      <w:bookmarkEnd w:id="57"/>
    </w:p>
    <w:p w14:paraId="1AD61DD5" w14:textId="77777777" w:rsidR="00E10958" w:rsidRPr="00E10958" w:rsidRDefault="00E10958" w:rsidP="00E10958">
      <w:pPr>
        <w:rPr>
          <w:lang w:eastAsia="es-MX"/>
        </w:rPr>
      </w:pPr>
      <w:r w:rsidRPr="00E10958">
        <w:rPr>
          <w:noProof/>
          <w:lang w:eastAsia="ja-JP"/>
        </w:rPr>
        <w:drawing>
          <wp:inline distT="0" distB="0" distL="0" distR="0" wp14:anchorId="0E29ED7D" wp14:editId="085DBBA9">
            <wp:extent cx="3619500" cy="7159157"/>
            <wp:effectExtent l="0" t="0" r="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1406" cy="7162926"/>
                    </a:xfrm>
                    <a:prstGeom prst="rect">
                      <a:avLst/>
                    </a:prstGeom>
                    <a:noFill/>
                    <a:ln>
                      <a:noFill/>
                    </a:ln>
                  </pic:spPr>
                </pic:pic>
              </a:graphicData>
            </a:graphic>
          </wp:inline>
        </w:drawing>
      </w:r>
    </w:p>
    <w:p w14:paraId="23432BAE" w14:textId="77777777" w:rsidR="00E10958" w:rsidRDefault="00E10958" w:rsidP="00E10958">
      <w:pPr>
        <w:pStyle w:val="H4"/>
        <w:rPr>
          <w:lang w:eastAsia="es-MX"/>
        </w:rPr>
      </w:pPr>
      <w:bookmarkStart w:id="58" w:name="_Toc452731688"/>
      <w:r>
        <w:rPr>
          <w:lang w:eastAsia="es-MX"/>
        </w:rPr>
        <w:lastRenderedPageBreak/>
        <w:t>Buscar ítem</w:t>
      </w:r>
      <w:bookmarkEnd w:id="58"/>
    </w:p>
    <w:p w14:paraId="62EF67A2" w14:textId="349B5953" w:rsidR="00E10958" w:rsidRDefault="00E10958" w:rsidP="00E10958">
      <w:pPr>
        <w:rPr>
          <w:lang w:eastAsia="es-MX"/>
        </w:rPr>
      </w:pPr>
      <w:r w:rsidRPr="00E10958">
        <w:rPr>
          <w:noProof/>
          <w:lang w:eastAsia="ja-JP"/>
        </w:rPr>
        <w:drawing>
          <wp:inline distT="0" distB="0" distL="0" distR="0" wp14:anchorId="06DD351D" wp14:editId="6F4B4D02">
            <wp:extent cx="3162300" cy="6591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62300" cy="6591300"/>
                    </a:xfrm>
                    <a:prstGeom prst="rect">
                      <a:avLst/>
                    </a:prstGeom>
                    <a:noFill/>
                    <a:ln>
                      <a:noFill/>
                    </a:ln>
                  </pic:spPr>
                </pic:pic>
              </a:graphicData>
            </a:graphic>
          </wp:inline>
        </w:drawing>
      </w:r>
    </w:p>
    <w:p w14:paraId="46BE84D7" w14:textId="77777777" w:rsidR="00E10958" w:rsidRDefault="00E10958">
      <w:pPr>
        <w:rPr>
          <w:lang w:eastAsia="es-MX"/>
        </w:rPr>
      </w:pPr>
      <w:r>
        <w:rPr>
          <w:lang w:eastAsia="es-MX"/>
        </w:rPr>
        <w:br w:type="page"/>
      </w:r>
    </w:p>
    <w:p w14:paraId="15679F40" w14:textId="77777777" w:rsidR="00E10958" w:rsidRDefault="00E10958" w:rsidP="00E10958">
      <w:pPr>
        <w:pStyle w:val="H4"/>
        <w:numPr>
          <w:ilvl w:val="2"/>
          <w:numId w:val="31"/>
        </w:numPr>
        <w:rPr>
          <w:lang w:eastAsia="es-MX"/>
        </w:rPr>
      </w:pPr>
      <w:bookmarkStart w:id="59" w:name="_Toc452731689"/>
      <w:bookmarkStart w:id="60" w:name="_Toc452731680"/>
      <w:r>
        <w:rPr>
          <w:lang w:eastAsia="es-MX"/>
        </w:rPr>
        <w:lastRenderedPageBreak/>
        <w:t>Registrar préstamo</w:t>
      </w:r>
      <w:bookmarkEnd w:id="60"/>
    </w:p>
    <w:p w14:paraId="321BDD50" w14:textId="77777777" w:rsidR="00E10958" w:rsidRPr="00C40D33" w:rsidRDefault="00E10958" w:rsidP="00E10958">
      <w:pPr>
        <w:rPr>
          <w:lang w:eastAsia="es-MX"/>
        </w:rPr>
      </w:pPr>
      <w:r w:rsidRPr="00C40D33">
        <w:rPr>
          <w:noProof/>
          <w:lang w:eastAsia="ja-JP"/>
        </w:rPr>
        <w:drawing>
          <wp:inline distT="0" distB="0" distL="0" distR="0" wp14:anchorId="36D63DC3" wp14:editId="212E5754">
            <wp:extent cx="1622589" cy="7383610"/>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29635" cy="7415672"/>
                    </a:xfrm>
                    <a:prstGeom prst="rect">
                      <a:avLst/>
                    </a:prstGeom>
                    <a:noFill/>
                    <a:ln>
                      <a:noFill/>
                    </a:ln>
                  </pic:spPr>
                </pic:pic>
              </a:graphicData>
            </a:graphic>
          </wp:inline>
        </w:drawing>
      </w:r>
    </w:p>
    <w:bookmarkEnd w:id="59"/>
    <w:p w14:paraId="6BAD2482" w14:textId="77777777" w:rsidR="00E10958" w:rsidRDefault="00E10958" w:rsidP="00E10958">
      <w:pPr>
        <w:pStyle w:val="H4"/>
        <w:rPr>
          <w:lang w:eastAsia="es-MX"/>
        </w:rPr>
      </w:pPr>
      <w:r>
        <w:rPr>
          <w:lang w:eastAsia="es-MX"/>
        </w:rPr>
        <w:lastRenderedPageBreak/>
        <w:t>Renovar préstamo</w:t>
      </w:r>
    </w:p>
    <w:p w14:paraId="6C5E7A72" w14:textId="77777777" w:rsidR="00E10958" w:rsidRPr="00E10958" w:rsidRDefault="00E10958" w:rsidP="00E10958">
      <w:pPr>
        <w:rPr>
          <w:lang w:eastAsia="es-MX"/>
        </w:rPr>
      </w:pPr>
      <w:r w:rsidRPr="00E10958">
        <w:rPr>
          <w:noProof/>
          <w:lang w:eastAsia="ja-JP"/>
        </w:rPr>
        <w:drawing>
          <wp:inline distT="0" distB="0" distL="0" distR="0" wp14:anchorId="744ED466" wp14:editId="0F3736EF">
            <wp:extent cx="5612130" cy="5786027"/>
            <wp:effectExtent l="0" t="0" r="7620" b="571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5786027"/>
                    </a:xfrm>
                    <a:prstGeom prst="rect">
                      <a:avLst/>
                    </a:prstGeom>
                    <a:noFill/>
                    <a:ln>
                      <a:noFill/>
                    </a:ln>
                  </pic:spPr>
                </pic:pic>
              </a:graphicData>
            </a:graphic>
          </wp:inline>
        </w:drawing>
      </w:r>
    </w:p>
    <w:p w14:paraId="48086ECD" w14:textId="77777777" w:rsidR="00E10958" w:rsidRDefault="00E10958" w:rsidP="00E10958">
      <w:pPr>
        <w:pStyle w:val="H4"/>
        <w:rPr>
          <w:lang w:eastAsia="es-MX"/>
        </w:rPr>
      </w:pPr>
      <w:bookmarkStart w:id="61" w:name="_Toc452731691"/>
      <w:r>
        <w:rPr>
          <w:lang w:eastAsia="es-MX"/>
        </w:rPr>
        <w:lastRenderedPageBreak/>
        <w:t>Reservar ítem</w:t>
      </w:r>
      <w:bookmarkEnd w:id="61"/>
    </w:p>
    <w:p w14:paraId="5559E980" w14:textId="36F0B757" w:rsidR="00E10958" w:rsidRPr="00DC53F6" w:rsidRDefault="00E10958" w:rsidP="00E10958">
      <w:pPr>
        <w:rPr>
          <w:lang w:eastAsia="es-MX"/>
        </w:rPr>
      </w:pPr>
      <w:r w:rsidRPr="00E10958">
        <w:rPr>
          <w:noProof/>
          <w:lang w:eastAsia="ja-JP"/>
        </w:rPr>
        <w:drawing>
          <wp:inline distT="0" distB="0" distL="0" distR="0" wp14:anchorId="54431543" wp14:editId="2C938C26">
            <wp:extent cx="2657475" cy="75819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7581900"/>
                    </a:xfrm>
                    <a:prstGeom prst="rect">
                      <a:avLst/>
                    </a:prstGeom>
                    <a:noFill/>
                    <a:ln>
                      <a:noFill/>
                    </a:ln>
                  </pic:spPr>
                </pic:pic>
              </a:graphicData>
            </a:graphic>
          </wp:inline>
        </w:drawing>
      </w:r>
      <w:r>
        <w:rPr>
          <w:lang w:eastAsia="es-MX"/>
        </w:rPr>
        <w:br w:type="page"/>
      </w:r>
    </w:p>
    <w:p w14:paraId="5291FE84" w14:textId="6EFE40D4" w:rsidR="00FC250E" w:rsidRDefault="00FC250E" w:rsidP="00FC250E">
      <w:pPr>
        <w:pStyle w:val="H2"/>
      </w:pPr>
      <w:r>
        <w:lastRenderedPageBreak/>
        <w:t xml:space="preserve">Diagramas de </w:t>
      </w:r>
      <w:bookmarkEnd w:id="45"/>
      <w:r w:rsidR="00E10958">
        <w:t>secuencia</w:t>
      </w:r>
    </w:p>
    <w:p w14:paraId="4622FEA4" w14:textId="66CC4BF8" w:rsidR="00FC250E" w:rsidRDefault="00FC250E" w:rsidP="00FC250E">
      <w:pPr>
        <w:pStyle w:val="H3"/>
        <w:rPr>
          <w:lang w:eastAsia="es-MX"/>
        </w:rPr>
      </w:pPr>
      <w:bookmarkStart w:id="62" w:name="_Toc452731666"/>
      <w:r>
        <w:rPr>
          <w:lang w:eastAsia="es-MX"/>
        </w:rPr>
        <w:t>Acervo</w:t>
      </w:r>
      <w:bookmarkEnd w:id="62"/>
    </w:p>
    <w:p w14:paraId="519FBEA1" w14:textId="35EA4FE6" w:rsidR="00582BB7" w:rsidRDefault="00582BB7" w:rsidP="00E10958">
      <w:pPr>
        <w:pStyle w:val="H4"/>
        <w:rPr>
          <w:lang w:eastAsia="es-MX"/>
        </w:rPr>
      </w:pPr>
      <w:r>
        <w:rPr>
          <w:lang w:eastAsia="es-MX"/>
        </w:rPr>
        <w:t>Administrar convenios</w:t>
      </w:r>
    </w:p>
    <w:p w14:paraId="7907EF09" w14:textId="1C2C2B0B" w:rsidR="00582BB7" w:rsidRPr="00582BB7" w:rsidRDefault="00582BB7" w:rsidP="00582BB7">
      <w:pPr>
        <w:rPr>
          <w:lang w:eastAsia="es-MX"/>
        </w:rPr>
      </w:pPr>
      <w:r w:rsidRPr="00582BB7">
        <w:rPr>
          <w:noProof/>
          <w:lang w:eastAsia="ja-JP"/>
        </w:rPr>
        <w:drawing>
          <wp:inline distT="0" distB="0" distL="0" distR="0" wp14:anchorId="46F41674" wp14:editId="6385B98C">
            <wp:extent cx="5419725" cy="4962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9725" cy="4962525"/>
                    </a:xfrm>
                    <a:prstGeom prst="rect">
                      <a:avLst/>
                    </a:prstGeom>
                    <a:noFill/>
                    <a:ln>
                      <a:noFill/>
                    </a:ln>
                  </pic:spPr>
                </pic:pic>
              </a:graphicData>
            </a:graphic>
          </wp:inline>
        </w:drawing>
      </w:r>
    </w:p>
    <w:p w14:paraId="78611A40" w14:textId="198E25CD" w:rsidR="00582BB7" w:rsidRDefault="00582BB7" w:rsidP="00E10958">
      <w:pPr>
        <w:pStyle w:val="H4"/>
        <w:rPr>
          <w:lang w:eastAsia="es-MX"/>
        </w:rPr>
      </w:pPr>
      <w:r>
        <w:rPr>
          <w:lang w:eastAsia="es-MX"/>
        </w:rPr>
        <w:lastRenderedPageBreak/>
        <w:t>Administrar fondos de la biblioteca</w:t>
      </w:r>
    </w:p>
    <w:p w14:paraId="7D4CFBE4" w14:textId="6415E829" w:rsidR="00DC53F6" w:rsidRDefault="00582BB7" w:rsidP="00582BB7">
      <w:pPr>
        <w:rPr>
          <w:lang w:eastAsia="es-MX"/>
        </w:rPr>
      </w:pPr>
      <w:r w:rsidRPr="00582BB7">
        <w:rPr>
          <w:noProof/>
          <w:lang w:eastAsia="ja-JP"/>
        </w:rPr>
        <w:drawing>
          <wp:inline distT="0" distB="0" distL="0" distR="0" wp14:anchorId="17E64626" wp14:editId="59D55963">
            <wp:extent cx="5612130" cy="3923928"/>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923928"/>
                    </a:xfrm>
                    <a:prstGeom prst="rect">
                      <a:avLst/>
                    </a:prstGeom>
                    <a:noFill/>
                    <a:ln>
                      <a:noFill/>
                    </a:ln>
                  </pic:spPr>
                </pic:pic>
              </a:graphicData>
            </a:graphic>
          </wp:inline>
        </w:drawing>
      </w:r>
    </w:p>
    <w:p w14:paraId="659AEB83" w14:textId="4B2893A4" w:rsidR="00582BB7" w:rsidRPr="00582BB7" w:rsidRDefault="00DC53F6" w:rsidP="00582BB7">
      <w:pPr>
        <w:rPr>
          <w:lang w:eastAsia="es-MX"/>
        </w:rPr>
      </w:pPr>
      <w:r>
        <w:rPr>
          <w:lang w:eastAsia="es-MX"/>
        </w:rPr>
        <w:br w:type="page"/>
      </w:r>
    </w:p>
    <w:p w14:paraId="71753EA8" w14:textId="201BE522" w:rsidR="00FC250E" w:rsidRDefault="00FC250E" w:rsidP="00FC250E">
      <w:pPr>
        <w:pStyle w:val="H3"/>
        <w:rPr>
          <w:lang w:eastAsia="es-MX"/>
        </w:rPr>
      </w:pPr>
      <w:bookmarkStart w:id="63" w:name="_Toc452731667"/>
      <w:r>
        <w:rPr>
          <w:lang w:eastAsia="es-MX"/>
        </w:rPr>
        <w:lastRenderedPageBreak/>
        <w:t>Administración</w:t>
      </w:r>
      <w:bookmarkEnd w:id="63"/>
    </w:p>
    <w:p w14:paraId="7BA2E3DE" w14:textId="5ABC7C8F" w:rsidR="00582BB7" w:rsidRDefault="00582BB7" w:rsidP="00E10958">
      <w:pPr>
        <w:pStyle w:val="H4"/>
        <w:numPr>
          <w:ilvl w:val="2"/>
          <w:numId w:val="28"/>
        </w:numPr>
        <w:rPr>
          <w:lang w:eastAsia="es-MX"/>
        </w:rPr>
      </w:pPr>
      <w:r>
        <w:rPr>
          <w:lang w:eastAsia="es-MX"/>
        </w:rPr>
        <w:t>Consultar adquisiciones</w:t>
      </w:r>
    </w:p>
    <w:p w14:paraId="0C0353CB" w14:textId="2FAA9FAC" w:rsidR="00582BB7" w:rsidRPr="00582BB7" w:rsidRDefault="00582BB7" w:rsidP="00582BB7">
      <w:pPr>
        <w:rPr>
          <w:lang w:eastAsia="es-MX"/>
        </w:rPr>
      </w:pPr>
      <w:r w:rsidRPr="00582BB7">
        <w:rPr>
          <w:noProof/>
          <w:lang w:eastAsia="ja-JP"/>
        </w:rPr>
        <w:drawing>
          <wp:inline distT="0" distB="0" distL="0" distR="0" wp14:anchorId="50E17AA0" wp14:editId="06D8365F">
            <wp:extent cx="5514975" cy="38100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4975" cy="3810000"/>
                    </a:xfrm>
                    <a:prstGeom prst="rect">
                      <a:avLst/>
                    </a:prstGeom>
                    <a:noFill/>
                    <a:ln>
                      <a:noFill/>
                    </a:ln>
                  </pic:spPr>
                </pic:pic>
              </a:graphicData>
            </a:graphic>
          </wp:inline>
        </w:drawing>
      </w:r>
    </w:p>
    <w:p w14:paraId="330CB9FB" w14:textId="33440CDD" w:rsidR="00582BB7" w:rsidRDefault="00582BB7" w:rsidP="00E10958">
      <w:pPr>
        <w:pStyle w:val="H4"/>
        <w:rPr>
          <w:lang w:eastAsia="es-MX"/>
        </w:rPr>
      </w:pPr>
      <w:r>
        <w:rPr>
          <w:lang w:eastAsia="es-MX"/>
        </w:rPr>
        <w:lastRenderedPageBreak/>
        <w:t>Consultar devoluciones</w:t>
      </w:r>
    </w:p>
    <w:p w14:paraId="54AE4104" w14:textId="7C0344D4" w:rsidR="00582BB7" w:rsidRPr="00582BB7" w:rsidRDefault="00582BB7" w:rsidP="00582BB7">
      <w:pPr>
        <w:rPr>
          <w:lang w:eastAsia="es-MX"/>
        </w:rPr>
      </w:pPr>
      <w:r w:rsidRPr="00582BB7">
        <w:rPr>
          <w:noProof/>
          <w:lang w:eastAsia="ja-JP"/>
        </w:rPr>
        <w:drawing>
          <wp:inline distT="0" distB="0" distL="0" distR="0" wp14:anchorId="37D95918" wp14:editId="48CD0345">
            <wp:extent cx="5429250" cy="3810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3810000"/>
                    </a:xfrm>
                    <a:prstGeom prst="rect">
                      <a:avLst/>
                    </a:prstGeom>
                    <a:noFill/>
                    <a:ln>
                      <a:noFill/>
                    </a:ln>
                  </pic:spPr>
                </pic:pic>
              </a:graphicData>
            </a:graphic>
          </wp:inline>
        </w:drawing>
      </w:r>
    </w:p>
    <w:p w14:paraId="0A478F41" w14:textId="260D3357" w:rsidR="00582BB7" w:rsidRDefault="00582BB7" w:rsidP="00E10958">
      <w:pPr>
        <w:pStyle w:val="H4"/>
        <w:rPr>
          <w:lang w:eastAsia="es-MX"/>
        </w:rPr>
      </w:pPr>
      <w:r>
        <w:rPr>
          <w:lang w:eastAsia="es-MX"/>
        </w:rPr>
        <w:t>Registrar devolución</w:t>
      </w:r>
    </w:p>
    <w:p w14:paraId="637768B8" w14:textId="2382F0B8" w:rsidR="00582BB7" w:rsidRPr="00582BB7" w:rsidRDefault="00582BB7" w:rsidP="00582BB7">
      <w:pPr>
        <w:rPr>
          <w:lang w:eastAsia="es-MX"/>
        </w:rPr>
      </w:pPr>
      <w:r w:rsidRPr="00582BB7">
        <w:rPr>
          <w:noProof/>
          <w:lang w:eastAsia="ja-JP"/>
        </w:rPr>
        <w:drawing>
          <wp:inline distT="0" distB="0" distL="0" distR="0" wp14:anchorId="5C513079" wp14:editId="0A9CE54F">
            <wp:extent cx="5612130" cy="2751297"/>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51297"/>
                    </a:xfrm>
                    <a:prstGeom prst="rect">
                      <a:avLst/>
                    </a:prstGeom>
                    <a:noFill/>
                    <a:ln>
                      <a:noFill/>
                    </a:ln>
                  </pic:spPr>
                </pic:pic>
              </a:graphicData>
            </a:graphic>
          </wp:inline>
        </w:drawing>
      </w:r>
    </w:p>
    <w:p w14:paraId="764F6582" w14:textId="72E0848E" w:rsidR="00582BB7" w:rsidRDefault="00582BB7" w:rsidP="00E10958">
      <w:pPr>
        <w:pStyle w:val="H4"/>
        <w:rPr>
          <w:lang w:eastAsia="es-MX"/>
        </w:rPr>
      </w:pPr>
      <w:r>
        <w:rPr>
          <w:lang w:eastAsia="es-MX"/>
        </w:rPr>
        <w:lastRenderedPageBreak/>
        <w:t>Registrar préstamo</w:t>
      </w:r>
    </w:p>
    <w:p w14:paraId="2A4A2B9B" w14:textId="40046A71" w:rsidR="00582BB7" w:rsidRPr="00582BB7" w:rsidRDefault="00582BB7" w:rsidP="00582BB7">
      <w:pPr>
        <w:rPr>
          <w:lang w:eastAsia="es-MX"/>
        </w:rPr>
      </w:pPr>
      <w:r w:rsidRPr="00582BB7">
        <w:rPr>
          <w:noProof/>
          <w:lang w:eastAsia="ja-JP"/>
        </w:rPr>
        <w:drawing>
          <wp:inline distT="0" distB="0" distL="0" distR="0" wp14:anchorId="06618838" wp14:editId="1C7B44A0">
            <wp:extent cx="5381625" cy="38100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625" cy="3810000"/>
                    </a:xfrm>
                    <a:prstGeom prst="rect">
                      <a:avLst/>
                    </a:prstGeom>
                    <a:noFill/>
                    <a:ln>
                      <a:noFill/>
                    </a:ln>
                  </pic:spPr>
                </pic:pic>
              </a:graphicData>
            </a:graphic>
          </wp:inline>
        </w:drawing>
      </w:r>
    </w:p>
    <w:p w14:paraId="5EF63592" w14:textId="32240C70" w:rsidR="00582BB7" w:rsidRDefault="00582BB7" w:rsidP="00E10958">
      <w:pPr>
        <w:pStyle w:val="H4"/>
        <w:rPr>
          <w:lang w:eastAsia="es-MX"/>
        </w:rPr>
      </w:pPr>
      <w:r>
        <w:rPr>
          <w:lang w:eastAsia="es-MX"/>
        </w:rPr>
        <w:lastRenderedPageBreak/>
        <w:t xml:space="preserve">Registrar Adquisiciones </w:t>
      </w:r>
    </w:p>
    <w:p w14:paraId="2BFDE68D" w14:textId="5BFBAF0D" w:rsidR="00582BB7" w:rsidRPr="00582BB7" w:rsidRDefault="00582BB7" w:rsidP="00582BB7">
      <w:pPr>
        <w:rPr>
          <w:lang w:eastAsia="es-MX"/>
        </w:rPr>
      </w:pPr>
      <w:r w:rsidRPr="00582BB7">
        <w:rPr>
          <w:noProof/>
          <w:lang w:eastAsia="ja-JP"/>
        </w:rPr>
        <w:drawing>
          <wp:inline distT="0" distB="0" distL="0" distR="0" wp14:anchorId="49598005" wp14:editId="19D0027A">
            <wp:extent cx="4791075" cy="3810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1075" cy="3810000"/>
                    </a:xfrm>
                    <a:prstGeom prst="rect">
                      <a:avLst/>
                    </a:prstGeom>
                    <a:noFill/>
                    <a:ln>
                      <a:noFill/>
                    </a:ln>
                  </pic:spPr>
                </pic:pic>
              </a:graphicData>
            </a:graphic>
          </wp:inline>
        </w:drawing>
      </w:r>
    </w:p>
    <w:p w14:paraId="185513F5" w14:textId="1C40BDEB" w:rsidR="00FC250E" w:rsidRPr="00FC250E" w:rsidRDefault="00FC250E" w:rsidP="00FC250E">
      <w:pPr>
        <w:rPr>
          <w:lang w:eastAsia="es-MX"/>
        </w:rPr>
      </w:pPr>
    </w:p>
    <w:p w14:paraId="15B96E2A" w14:textId="483AC8A7" w:rsidR="00FC250E" w:rsidRDefault="00FC250E" w:rsidP="00FC250E">
      <w:pPr>
        <w:pStyle w:val="H3"/>
        <w:rPr>
          <w:lang w:eastAsia="es-MX"/>
        </w:rPr>
      </w:pPr>
      <w:bookmarkStart w:id="64" w:name="_Toc452731668"/>
      <w:r>
        <w:rPr>
          <w:lang w:eastAsia="es-MX"/>
        </w:rPr>
        <w:lastRenderedPageBreak/>
        <w:t>Administración Usuarios</w:t>
      </w:r>
      <w:bookmarkEnd w:id="64"/>
    </w:p>
    <w:p w14:paraId="640DA3EA" w14:textId="6268B48C" w:rsidR="00582BB7" w:rsidRDefault="00582BB7" w:rsidP="00E10958">
      <w:pPr>
        <w:pStyle w:val="H4"/>
        <w:numPr>
          <w:ilvl w:val="2"/>
          <w:numId w:val="29"/>
        </w:numPr>
        <w:rPr>
          <w:lang w:eastAsia="es-MX"/>
        </w:rPr>
      </w:pPr>
      <w:r>
        <w:rPr>
          <w:lang w:eastAsia="es-MX"/>
        </w:rPr>
        <w:t>Agregar usuario</w:t>
      </w:r>
    </w:p>
    <w:p w14:paraId="65E352B2" w14:textId="2C48E072" w:rsidR="00582BB7" w:rsidRPr="00582BB7" w:rsidRDefault="00582BB7" w:rsidP="00582BB7">
      <w:pPr>
        <w:rPr>
          <w:lang w:eastAsia="es-MX"/>
        </w:rPr>
      </w:pPr>
      <w:r w:rsidRPr="00582BB7">
        <w:rPr>
          <w:noProof/>
          <w:lang w:eastAsia="ja-JP"/>
        </w:rPr>
        <w:drawing>
          <wp:inline distT="0" distB="0" distL="0" distR="0" wp14:anchorId="187EBF8E" wp14:editId="27374260">
            <wp:extent cx="5612130" cy="3884602"/>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84602"/>
                    </a:xfrm>
                    <a:prstGeom prst="rect">
                      <a:avLst/>
                    </a:prstGeom>
                    <a:noFill/>
                    <a:ln>
                      <a:noFill/>
                    </a:ln>
                  </pic:spPr>
                </pic:pic>
              </a:graphicData>
            </a:graphic>
          </wp:inline>
        </w:drawing>
      </w:r>
    </w:p>
    <w:p w14:paraId="7A5622E5" w14:textId="4D9B3E9B" w:rsidR="00582BB7" w:rsidRDefault="00582BB7" w:rsidP="00E10958">
      <w:pPr>
        <w:pStyle w:val="H4"/>
        <w:rPr>
          <w:lang w:eastAsia="es-MX"/>
        </w:rPr>
      </w:pPr>
      <w:r w:rsidRPr="00582BB7">
        <w:rPr>
          <w:lang w:eastAsia="es-MX"/>
        </w:rPr>
        <w:lastRenderedPageBreak/>
        <w:t>Deshabilitar</w:t>
      </w:r>
      <w:r>
        <w:rPr>
          <w:lang w:eastAsia="es-MX"/>
        </w:rPr>
        <w:t xml:space="preserve"> usuario</w:t>
      </w:r>
    </w:p>
    <w:p w14:paraId="6E5E46BF" w14:textId="5D4D6C82" w:rsidR="00582BB7" w:rsidRPr="00582BB7" w:rsidRDefault="00582BB7" w:rsidP="00582BB7">
      <w:pPr>
        <w:rPr>
          <w:lang w:eastAsia="es-MX"/>
        </w:rPr>
      </w:pPr>
      <w:r w:rsidRPr="00582BB7">
        <w:rPr>
          <w:noProof/>
          <w:lang w:eastAsia="ja-JP"/>
        </w:rPr>
        <w:drawing>
          <wp:inline distT="0" distB="0" distL="0" distR="0" wp14:anchorId="7C85B579" wp14:editId="2252CB49">
            <wp:extent cx="5372100" cy="381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3810000"/>
                    </a:xfrm>
                    <a:prstGeom prst="rect">
                      <a:avLst/>
                    </a:prstGeom>
                    <a:noFill/>
                    <a:ln>
                      <a:noFill/>
                    </a:ln>
                  </pic:spPr>
                </pic:pic>
              </a:graphicData>
            </a:graphic>
          </wp:inline>
        </w:drawing>
      </w:r>
    </w:p>
    <w:p w14:paraId="590AC1BF" w14:textId="1453D56E" w:rsidR="00FC250E" w:rsidRDefault="00582BB7" w:rsidP="00E10958">
      <w:pPr>
        <w:pStyle w:val="H4"/>
        <w:rPr>
          <w:lang w:eastAsia="es-MX"/>
        </w:rPr>
      </w:pPr>
      <w:r>
        <w:rPr>
          <w:lang w:eastAsia="es-MX"/>
        </w:rPr>
        <w:lastRenderedPageBreak/>
        <w:t>Editar Usuario</w:t>
      </w:r>
    </w:p>
    <w:p w14:paraId="6F2F87F8" w14:textId="6EAF0C0E" w:rsidR="00582BB7" w:rsidRPr="00582BB7" w:rsidRDefault="00582BB7" w:rsidP="00582BB7">
      <w:pPr>
        <w:rPr>
          <w:lang w:eastAsia="es-MX"/>
        </w:rPr>
      </w:pPr>
      <w:r w:rsidRPr="00582BB7">
        <w:rPr>
          <w:noProof/>
          <w:lang w:eastAsia="ja-JP"/>
        </w:rPr>
        <w:drawing>
          <wp:inline distT="0" distB="0" distL="0" distR="0" wp14:anchorId="3C47684C" wp14:editId="6BF9F168">
            <wp:extent cx="5457825" cy="38100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25" cy="3810000"/>
                    </a:xfrm>
                    <a:prstGeom prst="rect">
                      <a:avLst/>
                    </a:prstGeom>
                    <a:noFill/>
                    <a:ln>
                      <a:noFill/>
                    </a:ln>
                  </pic:spPr>
                </pic:pic>
              </a:graphicData>
            </a:graphic>
          </wp:inline>
        </w:drawing>
      </w:r>
    </w:p>
    <w:p w14:paraId="39211E17" w14:textId="77777777" w:rsidR="00582BB7" w:rsidRDefault="00582BB7">
      <w:pPr>
        <w:rPr>
          <w:rFonts w:ascii="Raleway" w:eastAsiaTheme="majorEastAsia" w:hAnsi="Raleway" w:cstheme="majorBidi"/>
          <w:b/>
          <w:sz w:val="28"/>
          <w:szCs w:val="24"/>
          <w:lang w:eastAsia="es-MX"/>
        </w:rPr>
      </w:pPr>
      <w:bookmarkStart w:id="65" w:name="_Toc452731669"/>
      <w:r>
        <w:rPr>
          <w:lang w:eastAsia="es-MX"/>
        </w:rPr>
        <w:br w:type="page"/>
      </w:r>
    </w:p>
    <w:p w14:paraId="669544B6" w14:textId="2BFA371D" w:rsidR="00FC250E" w:rsidRDefault="00FC250E" w:rsidP="00FC250E">
      <w:pPr>
        <w:pStyle w:val="H3"/>
        <w:rPr>
          <w:lang w:eastAsia="es-MX"/>
        </w:rPr>
      </w:pPr>
      <w:r>
        <w:rPr>
          <w:lang w:eastAsia="es-MX"/>
        </w:rPr>
        <w:lastRenderedPageBreak/>
        <w:t>Funcionalidad del sistema</w:t>
      </w:r>
      <w:bookmarkEnd w:id="65"/>
    </w:p>
    <w:p w14:paraId="1111FC65" w14:textId="41FA1A09" w:rsidR="00582BB7" w:rsidRDefault="00582BB7" w:rsidP="00E10958">
      <w:pPr>
        <w:pStyle w:val="H4"/>
        <w:rPr>
          <w:lang w:eastAsia="es-MX"/>
        </w:rPr>
      </w:pPr>
      <w:r>
        <w:rPr>
          <w:lang w:eastAsia="es-MX"/>
        </w:rPr>
        <w:t>Buscar ítem</w:t>
      </w:r>
    </w:p>
    <w:p w14:paraId="32C593BA" w14:textId="5D1A9999" w:rsidR="00582BB7" w:rsidRPr="00582BB7" w:rsidRDefault="00582BB7" w:rsidP="00582BB7">
      <w:pPr>
        <w:rPr>
          <w:lang w:eastAsia="es-MX"/>
        </w:rPr>
      </w:pPr>
      <w:r w:rsidRPr="00582BB7">
        <w:rPr>
          <w:noProof/>
          <w:lang w:eastAsia="ja-JP"/>
        </w:rPr>
        <w:drawing>
          <wp:inline distT="0" distB="0" distL="0" distR="0" wp14:anchorId="4BF01BD0" wp14:editId="15BF0B20">
            <wp:extent cx="3143250" cy="3810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3250" cy="3810000"/>
                    </a:xfrm>
                    <a:prstGeom prst="rect">
                      <a:avLst/>
                    </a:prstGeom>
                    <a:noFill/>
                    <a:ln>
                      <a:noFill/>
                    </a:ln>
                  </pic:spPr>
                </pic:pic>
              </a:graphicData>
            </a:graphic>
          </wp:inline>
        </w:drawing>
      </w:r>
    </w:p>
    <w:p w14:paraId="0DC17493" w14:textId="2B74CE4A" w:rsidR="00DB350C" w:rsidRDefault="00DB350C"/>
    <w:p w14:paraId="3B1AC00E" w14:textId="77777777" w:rsidR="0060273A" w:rsidRDefault="0060273A">
      <w:pPr>
        <w:sectPr w:rsidR="0060273A" w:rsidSect="00AE7CB3">
          <w:pgSz w:w="12240" w:h="15840"/>
          <w:pgMar w:top="1418" w:right="1701" w:bottom="1418"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85FE61C" w14:textId="4B95C52E" w:rsidR="00FC250E" w:rsidRPr="00921B82" w:rsidRDefault="00FC250E" w:rsidP="00FC250E">
      <w:pPr>
        <w:pStyle w:val="H2"/>
        <w:numPr>
          <w:ilvl w:val="1"/>
          <w:numId w:val="25"/>
        </w:numPr>
      </w:pPr>
      <w:bookmarkStart w:id="66" w:name="_Toc452731670"/>
      <w:r>
        <w:lastRenderedPageBreak/>
        <w:t>Diagrama entidad relación</w:t>
      </w:r>
      <w:bookmarkEnd w:id="66"/>
    </w:p>
    <w:p w14:paraId="66BDA1C2" w14:textId="66C21121" w:rsidR="00FC250E" w:rsidRDefault="0060273A" w:rsidP="0060273A">
      <w:pPr>
        <w:jc w:val="both"/>
        <w:rPr>
          <w:rFonts w:ascii="Arial" w:hAnsi="Arial" w:cs="Arial"/>
          <w:sz w:val="28"/>
          <w:szCs w:val="28"/>
        </w:rPr>
        <w:sectPr w:rsidR="00FC250E" w:rsidSect="00DB350C">
          <w:pgSz w:w="15840" w:h="12240" w:orient="landscape"/>
          <w:pgMar w:top="1701" w:right="1418" w:bottom="1701" w:left="141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273A">
        <w:rPr>
          <w:rFonts w:ascii="Arial" w:hAnsi="Arial" w:cs="Arial"/>
          <w:noProof/>
          <w:sz w:val="28"/>
          <w:szCs w:val="28"/>
          <w:lang w:eastAsia="ja-JP"/>
        </w:rPr>
        <w:drawing>
          <wp:inline distT="0" distB="0" distL="0" distR="0" wp14:anchorId="1120D307" wp14:editId="5A42A76C">
            <wp:extent cx="8257540" cy="4263810"/>
            <wp:effectExtent l="0" t="0" r="0" b="381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57540" cy="4263810"/>
                    </a:xfrm>
                    <a:prstGeom prst="rect">
                      <a:avLst/>
                    </a:prstGeom>
                    <a:noFill/>
                    <a:ln>
                      <a:noFill/>
                    </a:ln>
                  </pic:spPr>
                </pic:pic>
              </a:graphicData>
            </a:graphic>
          </wp:inline>
        </w:drawing>
      </w:r>
    </w:p>
    <w:p w14:paraId="3024BB9C" w14:textId="057B189D" w:rsidR="00FC250E" w:rsidRDefault="00FC250E" w:rsidP="00FC250E">
      <w:pPr>
        <w:pStyle w:val="H2"/>
        <w:numPr>
          <w:ilvl w:val="1"/>
          <w:numId w:val="26"/>
        </w:numPr>
      </w:pPr>
      <w:bookmarkStart w:id="67" w:name="_Toc452731693"/>
      <w:r>
        <w:lastRenderedPageBreak/>
        <w:t>Diagramas de comunicación</w:t>
      </w:r>
      <w:bookmarkEnd w:id="67"/>
    </w:p>
    <w:p w14:paraId="76A7AA93" w14:textId="77777777" w:rsidR="00DB350C" w:rsidRDefault="00DB350C" w:rsidP="00DB350C">
      <w:pPr>
        <w:pStyle w:val="H3"/>
        <w:rPr>
          <w:lang w:eastAsia="es-MX"/>
        </w:rPr>
      </w:pPr>
      <w:bookmarkStart w:id="68" w:name="_Toc452731694"/>
      <w:r>
        <w:rPr>
          <w:lang w:eastAsia="es-MX"/>
        </w:rPr>
        <w:t>Acervo</w:t>
      </w:r>
      <w:bookmarkEnd w:id="68"/>
    </w:p>
    <w:p w14:paraId="1947CF14" w14:textId="77777777" w:rsidR="00DB350C" w:rsidRDefault="00DB350C" w:rsidP="00E10958">
      <w:pPr>
        <w:pStyle w:val="H4"/>
        <w:rPr>
          <w:lang w:eastAsia="es-MX"/>
        </w:rPr>
      </w:pPr>
      <w:bookmarkStart w:id="69" w:name="_Toc452731695"/>
      <w:r>
        <w:rPr>
          <w:lang w:eastAsia="es-MX"/>
        </w:rPr>
        <w:t>Administrar convenios</w:t>
      </w:r>
      <w:bookmarkEnd w:id="69"/>
    </w:p>
    <w:p w14:paraId="72DFE789" w14:textId="0A88EB4D" w:rsidR="00DB350C" w:rsidRDefault="00DB350C" w:rsidP="00E10958">
      <w:pPr>
        <w:pStyle w:val="H4"/>
        <w:rPr>
          <w:lang w:eastAsia="es-MX"/>
        </w:rPr>
      </w:pPr>
      <w:bookmarkStart w:id="70" w:name="_Toc452731696"/>
      <w:r>
        <w:rPr>
          <w:lang w:eastAsia="es-MX"/>
        </w:rPr>
        <w:t>Administrar fondos de la biblioteca</w:t>
      </w:r>
      <w:bookmarkEnd w:id="70"/>
    </w:p>
    <w:p w14:paraId="12C27898" w14:textId="6095878E" w:rsidR="00DB350C" w:rsidRPr="00FC250E" w:rsidRDefault="00DB350C" w:rsidP="00E10958">
      <w:pPr>
        <w:pStyle w:val="H4"/>
        <w:rPr>
          <w:lang w:eastAsia="es-MX"/>
        </w:rPr>
      </w:pPr>
      <w:bookmarkStart w:id="71" w:name="_Toc452731697"/>
      <w:r>
        <w:rPr>
          <w:lang w:eastAsia="es-MX"/>
        </w:rPr>
        <w:t>Consultar donaciones de la biblioteca</w:t>
      </w:r>
      <w:bookmarkEnd w:id="71"/>
    </w:p>
    <w:p w14:paraId="49992294" w14:textId="61A35707" w:rsidR="00DB350C" w:rsidRDefault="00DB350C" w:rsidP="00DB350C">
      <w:pPr>
        <w:pStyle w:val="H3"/>
        <w:rPr>
          <w:lang w:eastAsia="es-MX"/>
        </w:rPr>
      </w:pPr>
      <w:bookmarkStart w:id="72" w:name="_Toc452731698"/>
      <w:r>
        <w:rPr>
          <w:lang w:eastAsia="es-MX"/>
        </w:rPr>
        <w:t>Administración</w:t>
      </w:r>
      <w:bookmarkEnd w:id="72"/>
    </w:p>
    <w:p w14:paraId="12D06CEC" w14:textId="77777777" w:rsidR="00DB350C" w:rsidRDefault="00DB350C" w:rsidP="00E10958">
      <w:pPr>
        <w:pStyle w:val="H4"/>
        <w:rPr>
          <w:lang w:eastAsia="es-MX"/>
        </w:rPr>
      </w:pPr>
      <w:bookmarkStart w:id="73" w:name="_Toc452731699"/>
      <w:r>
        <w:rPr>
          <w:lang w:eastAsia="es-MX"/>
        </w:rPr>
        <w:t>Consultar adquisiciones</w:t>
      </w:r>
      <w:bookmarkEnd w:id="73"/>
    </w:p>
    <w:p w14:paraId="60EF5573" w14:textId="7B2CC7E3" w:rsidR="00DB350C" w:rsidRDefault="00DB350C" w:rsidP="00E10958">
      <w:pPr>
        <w:pStyle w:val="H4"/>
        <w:rPr>
          <w:lang w:eastAsia="es-MX"/>
        </w:rPr>
      </w:pPr>
      <w:bookmarkStart w:id="74" w:name="_Toc452731700"/>
      <w:r>
        <w:rPr>
          <w:lang w:eastAsia="es-MX"/>
        </w:rPr>
        <w:t>Consultar devoluciones</w:t>
      </w:r>
      <w:bookmarkEnd w:id="74"/>
    </w:p>
    <w:p w14:paraId="58AE1410" w14:textId="679F5C7A" w:rsidR="00DB350C" w:rsidRDefault="00DB350C" w:rsidP="00E10958">
      <w:pPr>
        <w:pStyle w:val="H4"/>
        <w:rPr>
          <w:lang w:eastAsia="es-MX"/>
        </w:rPr>
      </w:pPr>
      <w:bookmarkStart w:id="75" w:name="_Toc452731701"/>
      <w:r>
        <w:rPr>
          <w:lang w:eastAsia="es-MX"/>
        </w:rPr>
        <w:t>Registrar devolución</w:t>
      </w:r>
      <w:bookmarkEnd w:id="75"/>
    </w:p>
    <w:p w14:paraId="29448A3F" w14:textId="090C4C55" w:rsidR="00DB350C" w:rsidRDefault="00DB350C" w:rsidP="00E10958">
      <w:pPr>
        <w:pStyle w:val="H4"/>
        <w:rPr>
          <w:lang w:eastAsia="es-MX"/>
        </w:rPr>
      </w:pPr>
      <w:bookmarkStart w:id="76" w:name="_Toc452731702"/>
      <w:r>
        <w:rPr>
          <w:lang w:eastAsia="es-MX"/>
        </w:rPr>
        <w:t>Registrar préstamo</w:t>
      </w:r>
      <w:bookmarkEnd w:id="76"/>
    </w:p>
    <w:p w14:paraId="457863F6" w14:textId="349FD21F" w:rsidR="00DB350C" w:rsidRPr="00FC250E" w:rsidRDefault="00DB350C" w:rsidP="00E10958">
      <w:pPr>
        <w:pStyle w:val="H4"/>
        <w:rPr>
          <w:lang w:eastAsia="es-MX"/>
        </w:rPr>
      </w:pPr>
      <w:bookmarkStart w:id="77" w:name="_Toc452731703"/>
      <w:r>
        <w:rPr>
          <w:lang w:eastAsia="es-MX"/>
        </w:rPr>
        <w:t>Registrar Adquisiciones</w:t>
      </w:r>
      <w:bookmarkEnd w:id="77"/>
      <w:r>
        <w:rPr>
          <w:lang w:eastAsia="es-MX"/>
        </w:rPr>
        <w:t xml:space="preserve"> </w:t>
      </w:r>
    </w:p>
    <w:p w14:paraId="369F9C60" w14:textId="3FA0EB65" w:rsidR="00DB350C" w:rsidRDefault="00DB350C" w:rsidP="00DB350C">
      <w:pPr>
        <w:pStyle w:val="H3"/>
        <w:rPr>
          <w:lang w:eastAsia="es-MX"/>
        </w:rPr>
      </w:pPr>
      <w:bookmarkStart w:id="78" w:name="_Toc452731704"/>
      <w:r>
        <w:rPr>
          <w:lang w:eastAsia="es-MX"/>
        </w:rPr>
        <w:t>Administración Usuarios</w:t>
      </w:r>
      <w:bookmarkEnd w:id="78"/>
    </w:p>
    <w:p w14:paraId="243ED7B5" w14:textId="77777777" w:rsidR="00DB350C" w:rsidRDefault="00DB350C" w:rsidP="00E10958">
      <w:pPr>
        <w:pStyle w:val="H4"/>
        <w:rPr>
          <w:lang w:eastAsia="es-MX"/>
        </w:rPr>
      </w:pPr>
      <w:bookmarkStart w:id="79" w:name="_Toc452731705"/>
      <w:r>
        <w:rPr>
          <w:lang w:eastAsia="es-MX"/>
        </w:rPr>
        <w:t>Agregar usuario</w:t>
      </w:r>
      <w:bookmarkEnd w:id="79"/>
    </w:p>
    <w:p w14:paraId="19E60383" w14:textId="60D3528E" w:rsidR="00DB350C" w:rsidRDefault="00DB350C" w:rsidP="00E10958">
      <w:pPr>
        <w:pStyle w:val="H4"/>
        <w:rPr>
          <w:lang w:eastAsia="es-MX"/>
        </w:rPr>
      </w:pPr>
      <w:bookmarkStart w:id="80" w:name="_Toc452731706"/>
      <w:r>
        <w:rPr>
          <w:lang w:eastAsia="es-MX"/>
        </w:rPr>
        <w:t>Borrar usuario</w:t>
      </w:r>
      <w:bookmarkEnd w:id="80"/>
    </w:p>
    <w:p w14:paraId="28217A61" w14:textId="0D2E529D" w:rsidR="00DB350C" w:rsidRDefault="00DB350C" w:rsidP="00E10958">
      <w:pPr>
        <w:pStyle w:val="H4"/>
        <w:rPr>
          <w:lang w:eastAsia="es-MX"/>
        </w:rPr>
      </w:pPr>
      <w:bookmarkStart w:id="81" w:name="_Toc452731707"/>
      <w:r>
        <w:rPr>
          <w:lang w:eastAsia="es-MX"/>
        </w:rPr>
        <w:t>Editar Usuario</w:t>
      </w:r>
      <w:bookmarkEnd w:id="81"/>
    </w:p>
    <w:p w14:paraId="2760A126" w14:textId="7B9603A9" w:rsidR="00DB350C" w:rsidRDefault="00DB350C" w:rsidP="00DB350C">
      <w:pPr>
        <w:pStyle w:val="H3"/>
        <w:rPr>
          <w:lang w:eastAsia="es-MX"/>
        </w:rPr>
      </w:pPr>
      <w:bookmarkStart w:id="82" w:name="_Toc452731708"/>
      <w:r>
        <w:rPr>
          <w:lang w:eastAsia="es-MX"/>
        </w:rPr>
        <w:t>Funcionalidad del sistema</w:t>
      </w:r>
      <w:bookmarkEnd w:id="82"/>
    </w:p>
    <w:p w14:paraId="4112F457" w14:textId="77777777" w:rsidR="00DB350C" w:rsidRDefault="00DB350C" w:rsidP="00E10958">
      <w:pPr>
        <w:pStyle w:val="H4"/>
        <w:rPr>
          <w:lang w:eastAsia="es-MX"/>
        </w:rPr>
      </w:pPr>
      <w:bookmarkStart w:id="83" w:name="_Toc452731709"/>
      <w:r>
        <w:rPr>
          <w:lang w:eastAsia="es-MX"/>
        </w:rPr>
        <w:t>Agregar reseña de ítem</w:t>
      </w:r>
      <w:bookmarkEnd w:id="83"/>
    </w:p>
    <w:p w14:paraId="0F3476AA" w14:textId="7AC0B5F0" w:rsidR="00DB350C" w:rsidRDefault="00DB350C" w:rsidP="00E10958">
      <w:pPr>
        <w:pStyle w:val="H4"/>
        <w:rPr>
          <w:lang w:eastAsia="es-MX"/>
        </w:rPr>
      </w:pPr>
      <w:bookmarkStart w:id="84" w:name="_Toc452731710"/>
      <w:r>
        <w:rPr>
          <w:lang w:eastAsia="es-MX"/>
        </w:rPr>
        <w:t>Buscar ítem</w:t>
      </w:r>
      <w:bookmarkEnd w:id="84"/>
    </w:p>
    <w:p w14:paraId="6AB90F0D" w14:textId="5BA22898" w:rsidR="00DB350C" w:rsidRDefault="00DB350C" w:rsidP="00E10958">
      <w:pPr>
        <w:pStyle w:val="H4"/>
        <w:rPr>
          <w:lang w:eastAsia="es-MX"/>
        </w:rPr>
      </w:pPr>
      <w:bookmarkStart w:id="85" w:name="_Toc452731711"/>
      <w:r>
        <w:rPr>
          <w:lang w:eastAsia="es-MX"/>
        </w:rPr>
        <w:t>Realizar petición interbibliotecaria</w:t>
      </w:r>
      <w:bookmarkEnd w:id="85"/>
    </w:p>
    <w:p w14:paraId="588367DF" w14:textId="2409F554" w:rsidR="00DB350C" w:rsidRDefault="00DB350C" w:rsidP="00E10958">
      <w:pPr>
        <w:pStyle w:val="H4"/>
        <w:rPr>
          <w:lang w:eastAsia="es-MX"/>
        </w:rPr>
      </w:pPr>
      <w:bookmarkStart w:id="86" w:name="_Toc452731712"/>
      <w:r>
        <w:rPr>
          <w:lang w:eastAsia="es-MX"/>
        </w:rPr>
        <w:t>Realizar préstamo</w:t>
      </w:r>
      <w:bookmarkEnd w:id="86"/>
    </w:p>
    <w:p w14:paraId="4434C368" w14:textId="2BD5144B" w:rsidR="00DB350C" w:rsidRDefault="00DB350C" w:rsidP="00E10958">
      <w:pPr>
        <w:pStyle w:val="H4"/>
        <w:rPr>
          <w:lang w:eastAsia="es-MX"/>
        </w:rPr>
      </w:pPr>
      <w:bookmarkStart w:id="87" w:name="_Toc452731713"/>
      <w:r>
        <w:rPr>
          <w:lang w:eastAsia="es-MX"/>
        </w:rPr>
        <w:t>Reservar ítem</w:t>
      </w:r>
      <w:bookmarkEnd w:id="87"/>
    </w:p>
    <w:p w14:paraId="37394E1D" w14:textId="0D7A1791" w:rsidR="00DB350C" w:rsidRPr="00DB350C" w:rsidRDefault="00DB350C" w:rsidP="00E10958">
      <w:pPr>
        <w:pStyle w:val="H4"/>
        <w:rPr>
          <w:lang w:eastAsia="es-MX"/>
        </w:rPr>
      </w:pPr>
      <w:bookmarkStart w:id="88" w:name="_Toc452731714"/>
      <w:r>
        <w:rPr>
          <w:lang w:eastAsia="es-MX"/>
        </w:rPr>
        <w:t>Retroalimentar al sistema</w:t>
      </w:r>
      <w:bookmarkEnd w:id="88"/>
    </w:p>
    <w:p w14:paraId="09422510" w14:textId="77777777"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8390007" w14:textId="12B43E0B" w:rsidR="00DB350C" w:rsidRDefault="00E4470E" w:rsidP="00E4470E">
      <w:pPr>
        <w:pStyle w:val="H2"/>
        <w:rPr>
          <w:lang w:val="es-ES"/>
        </w:rPr>
      </w:pPr>
      <w:bookmarkStart w:id="89" w:name="_Toc452731715"/>
      <w:r>
        <w:rPr>
          <w:lang w:val="es-ES"/>
        </w:rPr>
        <w:lastRenderedPageBreak/>
        <w:t>Diagramas de estado</w:t>
      </w:r>
      <w:bookmarkEnd w:id="89"/>
    </w:p>
    <w:p w14:paraId="27BCDA14" w14:textId="2FD3FA59" w:rsidR="007557D3" w:rsidRPr="007557D3" w:rsidRDefault="007557D3" w:rsidP="00E10958">
      <w:pPr>
        <w:pStyle w:val="H4"/>
        <w:rPr>
          <w:lang w:val="es-ES" w:eastAsia="es-MX"/>
        </w:rPr>
      </w:pPr>
      <w:r>
        <w:rPr>
          <w:lang w:val="es-ES" w:eastAsia="es-MX"/>
        </w:rPr>
        <w:t xml:space="preserve">Diagrama de estado de </w:t>
      </w:r>
      <w:r w:rsidR="00E10958">
        <w:rPr>
          <w:lang w:val="es-ES" w:eastAsia="es-MX"/>
        </w:rPr>
        <w:t>Ítem</w:t>
      </w:r>
    </w:p>
    <w:p w14:paraId="2DF9E776" w14:textId="77777777" w:rsidR="00DC53F6" w:rsidRDefault="000F77AE">
      <w:pPr>
        <w:rPr>
          <w:lang w:val="es-ES"/>
        </w:rPr>
      </w:pPr>
      <w:r w:rsidRPr="000F77AE">
        <w:rPr>
          <w:noProof/>
          <w:lang w:eastAsia="ja-JP"/>
        </w:rPr>
        <w:drawing>
          <wp:inline distT="0" distB="0" distL="0" distR="0" wp14:anchorId="34A21772" wp14:editId="4F7933D5">
            <wp:extent cx="5575300" cy="3840278"/>
            <wp:effectExtent l="0" t="0" r="635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4439" cy="3846573"/>
                    </a:xfrm>
                    <a:prstGeom prst="rect">
                      <a:avLst/>
                    </a:prstGeom>
                    <a:noFill/>
                    <a:ln>
                      <a:noFill/>
                    </a:ln>
                  </pic:spPr>
                </pic:pic>
              </a:graphicData>
            </a:graphic>
          </wp:inline>
        </w:drawing>
      </w:r>
    </w:p>
    <w:p w14:paraId="545144A8" w14:textId="77777777" w:rsidR="00DC53F6" w:rsidRDefault="00E10958">
      <w:pPr>
        <w:rPr>
          <w:lang w:val="es-ES"/>
        </w:rPr>
      </w:pPr>
      <w:r w:rsidRPr="00E10958">
        <w:rPr>
          <w:noProof/>
          <w:lang w:eastAsia="ja-JP"/>
        </w:rPr>
        <w:lastRenderedPageBreak/>
        <w:drawing>
          <wp:inline distT="0" distB="0" distL="0" distR="0" wp14:anchorId="423C4667" wp14:editId="11A78CB0">
            <wp:extent cx="5467350" cy="4245238"/>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510" cy="4260115"/>
                    </a:xfrm>
                    <a:prstGeom prst="rect">
                      <a:avLst/>
                    </a:prstGeom>
                    <a:noFill/>
                    <a:ln>
                      <a:noFill/>
                    </a:ln>
                  </pic:spPr>
                </pic:pic>
              </a:graphicData>
            </a:graphic>
          </wp:inline>
        </w:drawing>
      </w:r>
    </w:p>
    <w:p w14:paraId="2576A320" w14:textId="1C6B1D57" w:rsidR="000F77AE" w:rsidRDefault="00E10958">
      <w:pPr>
        <w:rPr>
          <w:lang w:val="es-ES"/>
        </w:rPr>
      </w:pPr>
      <w:r w:rsidRPr="00E10958">
        <w:rPr>
          <w:noProof/>
          <w:lang w:eastAsia="ja-JP"/>
        </w:rPr>
        <w:lastRenderedPageBreak/>
        <w:drawing>
          <wp:inline distT="0" distB="0" distL="0" distR="0" wp14:anchorId="166ED593" wp14:editId="1CD45220">
            <wp:extent cx="5612130" cy="4357654"/>
            <wp:effectExtent l="0" t="0" r="762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357654"/>
                    </a:xfrm>
                    <a:prstGeom prst="rect">
                      <a:avLst/>
                    </a:prstGeom>
                    <a:noFill/>
                    <a:ln>
                      <a:noFill/>
                    </a:ln>
                  </pic:spPr>
                </pic:pic>
              </a:graphicData>
            </a:graphic>
          </wp:inline>
        </w:drawing>
      </w:r>
    </w:p>
    <w:p w14:paraId="5249149A" w14:textId="02F5A990" w:rsidR="00DB350C" w:rsidRDefault="00DB350C">
      <w:pPr>
        <w:rPr>
          <w:rFonts w:ascii="Raleway" w:eastAsiaTheme="majorEastAsia" w:hAnsi="Raleway" w:cstheme="majorBidi"/>
          <w:color w:val="000000" w:themeColor="text1"/>
          <w:sz w:val="28"/>
          <w:szCs w:val="26"/>
          <w:lang w:val="es-ES" w:eastAsia="es-MX"/>
        </w:rPr>
      </w:pPr>
      <w:r>
        <w:rPr>
          <w:lang w:val="es-ES"/>
        </w:rPr>
        <w:br w:type="page"/>
      </w:r>
    </w:p>
    <w:p w14:paraId="596A36B5" w14:textId="2DFED5A5" w:rsidR="00217D82" w:rsidRDefault="00217D82" w:rsidP="00FC250E">
      <w:pPr>
        <w:pStyle w:val="H2"/>
      </w:pPr>
      <w:bookmarkStart w:id="90" w:name="_Toc452731716"/>
      <w:r>
        <w:lastRenderedPageBreak/>
        <w:t>Prototipos</w:t>
      </w:r>
      <w:bookmarkEnd w:id="90"/>
    </w:p>
    <w:p w14:paraId="14AF7A30" w14:textId="77777777" w:rsidR="00DB350C" w:rsidRDefault="00DB350C" w:rsidP="00DB350C">
      <w:pPr>
        <w:pStyle w:val="H3"/>
        <w:rPr>
          <w:lang w:eastAsia="es-MX"/>
        </w:rPr>
      </w:pPr>
      <w:bookmarkStart w:id="91" w:name="_Toc452731717"/>
      <w:bookmarkStart w:id="92" w:name="_GoBack"/>
      <w:bookmarkEnd w:id="92"/>
      <w:r>
        <w:rPr>
          <w:lang w:eastAsia="es-MX"/>
        </w:rPr>
        <w:t>Acervo</w:t>
      </w:r>
      <w:bookmarkEnd w:id="91"/>
    </w:p>
    <w:p w14:paraId="2AEF2EAC" w14:textId="77777777" w:rsidR="00DB350C" w:rsidRDefault="00DB350C" w:rsidP="00E10958">
      <w:pPr>
        <w:pStyle w:val="H4"/>
        <w:rPr>
          <w:lang w:eastAsia="es-MX"/>
        </w:rPr>
      </w:pPr>
      <w:bookmarkStart w:id="93" w:name="_Toc452731718"/>
      <w:r>
        <w:rPr>
          <w:lang w:eastAsia="es-MX"/>
        </w:rPr>
        <w:t>Administrar convenios</w:t>
      </w:r>
      <w:bookmarkEnd w:id="93"/>
    </w:p>
    <w:p w14:paraId="34DE4EE8" w14:textId="6C5BADB3" w:rsidR="00DB350C" w:rsidRDefault="00DB350C" w:rsidP="00E10958">
      <w:pPr>
        <w:pStyle w:val="H4"/>
        <w:rPr>
          <w:lang w:eastAsia="es-MX"/>
        </w:rPr>
      </w:pPr>
      <w:bookmarkStart w:id="94" w:name="_Toc452731719"/>
      <w:r>
        <w:rPr>
          <w:lang w:eastAsia="es-MX"/>
        </w:rPr>
        <w:t>Administrar fondos de la biblioteca</w:t>
      </w:r>
      <w:bookmarkEnd w:id="94"/>
    </w:p>
    <w:p w14:paraId="4F85ECA0" w14:textId="41EDD6AD" w:rsidR="00DB350C" w:rsidRPr="00FC250E" w:rsidRDefault="00DB350C" w:rsidP="00E10958">
      <w:pPr>
        <w:pStyle w:val="H4"/>
        <w:rPr>
          <w:lang w:eastAsia="es-MX"/>
        </w:rPr>
      </w:pPr>
      <w:bookmarkStart w:id="95" w:name="_Toc452731720"/>
      <w:r>
        <w:rPr>
          <w:lang w:eastAsia="es-MX"/>
        </w:rPr>
        <w:t>Consultar donaciones de la biblioteca</w:t>
      </w:r>
      <w:bookmarkEnd w:id="95"/>
    </w:p>
    <w:p w14:paraId="5FD3A7DD" w14:textId="57E7D7D7" w:rsidR="00DB350C" w:rsidRDefault="00DB350C" w:rsidP="00DB350C">
      <w:pPr>
        <w:pStyle w:val="H3"/>
        <w:rPr>
          <w:lang w:eastAsia="es-MX"/>
        </w:rPr>
      </w:pPr>
      <w:bookmarkStart w:id="96" w:name="_Toc452731721"/>
      <w:r>
        <w:rPr>
          <w:lang w:eastAsia="es-MX"/>
        </w:rPr>
        <w:t>Administración</w:t>
      </w:r>
      <w:bookmarkEnd w:id="96"/>
    </w:p>
    <w:p w14:paraId="55DBBF25" w14:textId="77777777" w:rsidR="00DB350C" w:rsidRDefault="00DB350C" w:rsidP="00E10958">
      <w:pPr>
        <w:pStyle w:val="H4"/>
        <w:rPr>
          <w:lang w:eastAsia="es-MX"/>
        </w:rPr>
      </w:pPr>
      <w:bookmarkStart w:id="97" w:name="_Toc452731722"/>
      <w:r>
        <w:rPr>
          <w:lang w:eastAsia="es-MX"/>
        </w:rPr>
        <w:t>Consultar adquisiciones</w:t>
      </w:r>
      <w:bookmarkEnd w:id="97"/>
    </w:p>
    <w:p w14:paraId="6A40E3ED" w14:textId="34960746" w:rsidR="00DB350C" w:rsidRDefault="00DB350C" w:rsidP="00E10958">
      <w:pPr>
        <w:pStyle w:val="H4"/>
        <w:rPr>
          <w:lang w:eastAsia="es-MX"/>
        </w:rPr>
      </w:pPr>
      <w:bookmarkStart w:id="98" w:name="_Toc452731723"/>
      <w:r>
        <w:rPr>
          <w:lang w:eastAsia="es-MX"/>
        </w:rPr>
        <w:t>Consultar devoluciones</w:t>
      </w:r>
      <w:bookmarkEnd w:id="98"/>
    </w:p>
    <w:p w14:paraId="5674F41B" w14:textId="7412AA97" w:rsidR="00DB350C" w:rsidRDefault="00DB350C" w:rsidP="00E10958">
      <w:pPr>
        <w:pStyle w:val="H4"/>
        <w:rPr>
          <w:lang w:eastAsia="es-MX"/>
        </w:rPr>
      </w:pPr>
      <w:bookmarkStart w:id="99" w:name="_Toc452731724"/>
      <w:r>
        <w:rPr>
          <w:lang w:eastAsia="es-MX"/>
        </w:rPr>
        <w:t>Registrar devolución</w:t>
      </w:r>
      <w:bookmarkEnd w:id="99"/>
    </w:p>
    <w:p w14:paraId="5FC5970F" w14:textId="1BAEAE21" w:rsidR="00DB350C" w:rsidRDefault="00DB350C" w:rsidP="00E10958">
      <w:pPr>
        <w:pStyle w:val="H4"/>
        <w:rPr>
          <w:lang w:eastAsia="es-MX"/>
        </w:rPr>
      </w:pPr>
      <w:bookmarkStart w:id="100" w:name="_Toc452731725"/>
      <w:r>
        <w:rPr>
          <w:lang w:eastAsia="es-MX"/>
        </w:rPr>
        <w:t>Registrar préstamo</w:t>
      </w:r>
      <w:bookmarkEnd w:id="100"/>
    </w:p>
    <w:p w14:paraId="3A40FFD4" w14:textId="746C8D59" w:rsidR="00DB350C" w:rsidRPr="00FC250E" w:rsidRDefault="00DB350C" w:rsidP="00E10958">
      <w:pPr>
        <w:pStyle w:val="H4"/>
        <w:rPr>
          <w:lang w:eastAsia="es-MX"/>
        </w:rPr>
      </w:pPr>
      <w:bookmarkStart w:id="101" w:name="_Toc452731726"/>
      <w:r>
        <w:rPr>
          <w:lang w:eastAsia="es-MX"/>
        </w:rPr>
        <w:t>Registrar Adquisiciones</w:t>
      </w:r>
      <w:bookmarkEnd w:id="101"/>
      <w:r>
        <w:rPr>
          <w:lang w:eastAsia="es-MX"/>
        </w:rPr>
        <w:t xml:space="preserve"> </w:t>
      </w:r>
    </w:p>
    <w:p w14:paraId="6AA338A3" w14:textId="28561B50" w:rsidR="00DB350C" w:rsidRDefault="00DB350C" w:rsidP="00DB350C">
      <w:pPr>
        <w:pStyle w:val="H3"/>
        <w:rPr>
          <w:lang w:eastAsia="es-MX"/>
        </w:rPr>
      </w:pPr>
      <w:bookmarkStart w:id="102" w:name="_Toc452731727"/>
      <w:r>
        <w:rPr>
          <w:lang w:eastAsia="es-MX"/>
        </w:rPr>
        <w:t>Administración Usuarios</w:t>
      </w:r>
      <w:bookmarkEnd w:id="102"/>
    </w:p>
    <w:p w14:paraId="12C0B024" w14:textId="5A7F810C" w:rsidR="00DB350C" w:rsidRDefault="00DB350C" w:rsidP="00E10958">
      <w:pPr>
        <w:pStyle w:val="H4"/>
        <w:rPr>
          <w:lang w:eastAsia="es-MX"/>
        </w:rPr>
      </w:pPr>
      <w:bookmarkStart w:id="103" w:name="_Toc452731728"/>
      <w:r>
        <w:rPr>
          <w:lang w:eastAsia="es-MX"/>
        </w:rPr>
        <w:t>Agregar usuario</w:t>
      </w:r>
      <w:bookmarkEnd w:id="103"/>
    </w:p>
    <w:p w14:paraId="6886A2D1" w14:textId="77777777" w:rsidR="00E10958" w:rsidRPr="00E10958" w:rsidRDefault="00E10958" w:rsidP="00E10958">
      <w:pPr>
        <w:rPr>
          <w:lang w:eastAsia="es-MX"/>
        </w:rPr>
      </w:pPr>
    </w:p>
    <w:p w14:paraId="05321047" w14:textId="64F3B8C5" w:rsidR="00DB350C" w:rsidRDefault="00DB350C" w:rsidP="00E10958">
      <w:pPr>
        <w:pStyle w:val="H4"/>
        <w:rPr>
          <w:lang w:eastAsia="es-MX"/>
        </w:rPr>
      </w:pPr>
      <w:bookmarkStart w:id="104" w:name="_Toc452731729"/>
      <w:r>
        <w:rPr>
          <w:lang w:eastAsia="es-MX"/>
        </w:rPr>
        <w:t>Borrar usuario</w:t>
      </w:r>
      <w:bookmarkEnd w:id="104"/>
    </w:p>
    <w:p w14:paraId="6CA713EF" w14:textId="456EEA65" w:rsidR="00DB350C" w:rsidRDefault="00DB350C" w:rsidP="00E10958">
      <w:pPr>
        <w:pStyle w:val="H4"/>
        <w:rPr>
          <w:lang w:eastAsia="es-MX"/>
        </w:rPr>
      </w:pPr>
      <w:bookmarkStart w:id="105" w:name="_Toc452731730"/>
      <w:r>
        <w:rPr>
          <w:lang w:eastAsia="es-MX"/>
        </w:rPr>
        <w:t>Editar Usuario</w:t>
      </w:r>
      <w:bookmarkEnd w:id="105"/>
    </w:p>
    <w:p w14:paraId="60B4B51A" w14:textId="1F066A31" w:rsidR="00DB350C" w:rsidRDefault="00DB350C" w:rsidP="00DB350C">
      <w:pPr>
        <w:pStyle w:val="H3"/>
        <w:rPr>
          <w:lang w:eastAsia="es-MX"/>
        </w:rPr>
      </w:pPr>
      <w:bookmarkStart w:id="106" w:name="_Toc452731731"/>
      <w:r>
        <w:rPr>
          <w:lang w:eastAsia="es-MX"/>
        </w:rPr>
        <w:t>Funcionalidad del sistema</w:t>
      </w:r>
      <w:bookmarkEnd w:id="106"/>
    </w:p>
    <w:p w14:paraId="0F949B43" w14:textId="77777777" w:rsidR="00DB350C" w:rsidRDefault="00DB350C" w:rsidP="00E10958">
      <w:pPr>
        <w:pStyle w:val="H4"/>
        <w:rPr>
          <w:lang w:eastAsia="es-MX"/>
        </w:rPr>
      </w:pPr>
      <w:bookmarkStart w:id="107" w:name="_Toc452731732"/>
      <w:r>
        <w:rPr>
          <w:lang w:eastAsia="es-MX"/>
        </w:rPr>
        <w:t>Agregar reseña de ítem</w:t>
      </w:r>
      <w:bookmarkEnd w:id="107"/>
    </w:p>
    <w:p w14:paraId="531513A2" w14:textId="6D63E637" w:rsidR="00DB350C" w:rsidRDefault="00DB350C" w:rsidP="00E10958">
      <w:pPr>
        <w:pStyle w:val="H4"/>
        <w:rPr>
          <w:lang w:eastAsia="es-MX"/>
        </w:rPr>
      </w:pPr>
      <w:bookmarkStart w:id="108" w:name="_Toc452731733"/>
      <w:r>
        <w:rPr>
          <w:lang w:eastAsia="es-MX"/>
        </w:rPr>
        <w:t>Buscar ítem</w:t>
      </w:r>
      <w:bookmarkEnd w:id="108"/>
    </w:p>
    <w:p w14:paraId="6A9F13D4" w14:textId="5E22EA75" w:rsidR="00DB350C" w:rsidRDefault="00DB350C" w:rsidP="00E10958">
      <w:pPr>
        <w:pStyle w:val="H4"/>
        <w:rPr>
          <w:lang w:eastAsia="es-MX"/>
        </w:rPr>
      </w:pPr>
      <w:bookmarkStart w:id="109" w:name="_Toc452731734"/>
      <w:r>
        <w:rPr>
          <w:lang w:eastAsia="es-MX"/>
        </w:rPr>
        <w:t>Realizar petición interbibliotecaria</w:t>
      </w:r>
      <w:bookmarkEnd w:id="109"/>
    </w:p>
    <w:p w14:paraId="73C88E05" w14:textId="0CD3A82B" w:rsidR="00DB350C" w:rsidRDefault="00DB350C" w:rsidP="00E10958">
      <w:pPr>
        <w:pStyle w:val="H4"/>
        <w:rPr>
          <w:lang w:eastAsia="es-MX"/>
        </w:rPr>
      </w:pPr>
      <w:bookmarkStart w:id="110" w:name="_Toc452731735"/>
      <w:r>
        <w:rPr>
          <w:lang w:eastAsia="es-MX"/>
        </w:rPr>
        <w:t>Realizar préstamo</w:t>
      </w:r>
      <w:bookmarkEnd w:id="110"/>
    </w:p>
    <w:p w14:paraId="6FFD4622" w14:textId="004C17F3" w:rsidR="00DB350C" w:rsidRDefault="00DB350C" w:rsidP="00E10958">
      <w:pPr>
        <w:pStyle w:val="H4"/>
        <w:rPr>
          <w:lang w:eastAsia="es-MX"/>
        </w:rPr>
      </w:pPr>
      <w:bookmarkStart w:id="111" w:name="_Toc452731736"/>
      <w:r>
        <w:rPr>
          <w:lang w:eastAsia="es-MX"/>
        </w:rPr>
        <w:t>Reservar ítem</w:t>
      </w:r>
      <w:bookmarkEnd w:id="111"/>
    </w:p>
    <w:p w14:paraId="62786AFA" w14:textId="513FA009" w:rsidR="00DB350C" w:rsidRPr="00DB350C" w:rsidRDefault="00DB350C" w:rsidP="00E10958">
      <w:pPr>
        <w:pStyle w:val="H4"/>
        <w:rPr>
          <w:lang w:eastAsia="es-MX"/>
        </w:rPr>
      </w:pPr>
      <w:bookmarkStart w:id="112" w:name="_Toc452731737"/>
      <w:r>
        <w:rPr>
          <w:lang w:eastAsia="es-MX"/>
        </w:rPr>
        <w:t>Retroalimentar al sistema</w:t>
      </w:r>
      <w:bookmarkEnd w:id="112"/>
    </w:p>
    <w:p w14:paraId="4706098D" w14:textId="44E7227C" w:rsidR="00DB350C" w:rsidRDefault="00DB350C">
      <w:pPr>
        <w:rPr>
          <w:lang w:eastAsia="es-MX"/>
        </w:rPr>
      </w:pPr>
      <w:r>
        <w:rPr>
          <w:lang w:eastAsia="es-MX"/>
        </w:rPr>
        <w:br w:type="page"/>
      </w:r>
    </w:p>
    <w:p w14:paraId="5AC1B38A" w14:textId="77777777" w:rsidR="00217D82" w:rsidRDefault="00217D82" w:rsidP="00217D82">
      <w:pPr>
        <w:rPr>
          <w:lang w:val="es-ES" w:eastAsia="ja-JP"/>
        </w:rPr>
      </w:pPr>
      <w:r w:rsidRPr="008C1CF0">
        <w:rPr>
          <w:noProof/>
          <w:lang w:eastAsia="ja-JP"/>
        </w:rPr>
        <w:lastRenderedPageBreak/>
        <w:drawing>
          <wp:inline distT="0" distB="0" distL="0" distR="0" wp14:anchorId="6683D055" wp14:editId="69DC2810">
            <wp:extent cx="5612130" cy="3403789"/>
            <wp:effectExtent l="0" t="0" r="7620" b="6350"/>
            <wp:docPr id="2" name="Imagen 2" descr="C:\Users\VictorHugo\Desktop\principios\Prototipos\13293270_10206064865323958_3932903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Hugo\Desktop\principios\Prototipos\13293270_10206064865323958_393290374_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5411A3A7" w14:textId="77777777" w:rsidR="00217D82" w:rsidRDefault="00217D82" w:rsidP="00217D82">
      <w:pPr>
        <w:rPr>
          <w:lang w:val="es-ES" w:eastAsia="ja-JP"/>
        </w:rPr>
      </w:pPr>
      <w:r w:rsidRPr="008C1CF0">
        <w:rPr>
          <w:noProof/>
          <w:lang w:eastAsia="ja-JP"/>
        </w:rPr>
        <w:drawing>
          <wp:inline distT="0" distB="0" distL="0" distR="0" wp14:anchorId="3DF9F030" wp14:editId="38803D60">
            <wp:extent cx="5612130" cy="3403789"/>
            <wp:effectExtent l="0" t="0" r="7620" b="6350"/>
            <wp:docPr id="26" name="Imagen 26" descr="C:\Users\VictorHugo\Desktop\principios\Prototipos\13293276_10206064865443961_3806335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Hugo\Desktop\principios\Prototipos\13293276_10206064865443961_380633524_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C0146F" w14:textId="77777777" w:rsidR="00217D82" w:rsidRDefault="00217D82" w:rsidP="00217D82">
      <w:pPr>
        <w:rPr>
          <w:lang w:val="es-ES" w:eastAsia="ja-JP"/>
        </w:rPr>
      </w:pPr>
      <w:r w:rsidRPr="008C1CF0">
        <w:rPr>
          <w:noProof/>
          <w:lang w:eastAsia="ja-JP"/>
        </w:rPr>
        <w:lastRenderedPageBreak/>
        <w:drawing>
          <wp:inline distT="0" distB="0" distL="0" distR="0" wp14:anchorId="2ABF60D8" wp14:editId="0AF31790">
            <wp:extent cx="5612130" cy="3403789"/>
            <wp:effectExtent l="0" t="0" r="7620" b="6350"/>
            <wp:docPr id="27" name="Imagen 27" descr="C:\Users\VictorHugo\Desktop\principios\Prototipos\13295167_10206064865483962_1502253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Hugo\Desktop\principios\Prototipos\13295167_10206064865483962_1502253456_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ADCCD34" w14:textId="77777777" w:rsidR="00217D82" w:rsidRDefault="00217D82" w:rsidP="00217D82">
      <w:pPr>
        <w:rPr>
          <w:lang w:val="es-ES" w:eastAsia="ja-JP"/>
        </w:rPr>
      </w:pPr>
      <w:r w:rsidRPr="008C1CF0">
        <w:rPr>
          <w:noProof/>
          <w:lang w:eastAsia="ja-JP"/>
        </w:rPr>
        <w:drawing>
          <wp:inline distT="0" distB="0" distL="0" distR="0" wp14:anchorId="2ADBA1AA" wp14:editId="46D5D2FF">
            <wp:extent cx="5612130" cy="3403789"/>
            <wp:effectExtent l="0" t="0" r="7620" b="6350"/>
            <wp:docPr id="28" name="Imagen 28" descr="C:\Users\VictorHugo\Desktop\principios\Prototipos\13295285_10206064865603965_202057681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Hugo\Desktop\principios\Prototipos\13295285_10206064865603965_2020576811_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43B9066D" w14:textId="77777777" w:rsidR="00217D82" w:rsidRDefault="00217D82" w:rsidP="00217D82">
      <w:pPr>
        <w:rPr>
          <w:lang w:val="es-ES" w:eastAsia="ja-JP"/>
        </w:rPr>
      </w:pPr>
      <w:r w:rsidRPr="008C1CF0">
        <w:rPr>
          <w:noProof/>
          <w:lang w:eastAsia="ja-JP"/>
        </w:rPr>
        <w:lastRenderedPageBreak/>
        <w:drawing>
          <wp:inline distT="0" distB="0" distL="0" distR="0" wp14:anchorId="140C4B1E" wp14:editId="36AA8681">
            <wp:extent cx="5612130" cy="3403789"/>
            <wp:effectExtent l="0" t="0" r="7620" b="6350"/>
            <wp:docPr id="29" name="Imagen 29" descr="C:\Users\VictorHugo\Desktop\principios\Prototipos\13296293_10206064865403960_140986396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rHugo\Desktop\principios\Prototipos\13296293_10206064865403960_1409863960_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2C3868D4" w14:textId="77777777" w:rsidR="00217D82" w:rsidRDefault="00217D82" w:rsidP="00217D82">
      <w:pPr>
        <w:rPr>
          <w:lang w:val="es-ES" w:eastAsia="ja-JP"/>
        </w:rPr>
      </w:pPr>
      <w:r w:rsidRPr="008C1CF0">
        <w:rPr>
          <w:noProof/>
          <w:lang w:eastAsia="ja-JP"/>
        </w:rPr>
        <w:drawing>
          <wp:inline distT="0" distB="0" distL="0" distR="0" wp14:anchorId="46F6DD14" wp14:editId="078C166B">
            <wp:extent cx="5612130" cy="3403789"/>
            <wp:effectExtent l="0" t="0" r="7620" b="6350"/>
            <wp:docPr id="30" name="Imagen 30" descr="C:\Users\VictorHugo\Desktop\principios\Prototipos\13335435_10206064865563964_171829061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rHugo\Desktop\principios\Prototipos\13335435_10206064865563964_1718290614_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1A4FB5" w14:textId="77777777" w:rsidR="00217D82" w:rsidRDefault="00217D82" w:rsidP="00217D82">
      <w:pPr>
        <w:rPr>
          <w:lang w:val="es-ES" w:eastAsia="ja-JP"/>
        </w:rPr>
      </w:pPr>
      <w:r w:rsidRPr="008C1CF0">
        <w:rPr>
          <w:noProof/>
          <w:lang w:eastAsia="ja-JP"/>
        </w:rPr>
        <w:lastRenderedPageBreak/>
        <w:drawing>
          <wp:inline distT="0" distB="0" distL="0" distR="0" wp14:anchorId="2444CBA8" wp14:editId="7E45BC20">
            <wp:extent cx="5612130" cy="3403789"/>
            <wp:effectExtent l="0" t="0" r="7620" b="6350"/>
            <wp:docPr id="31" name="Imagen 31" descr="C:\Users\VictorHugo\Desktop\principios\Prototipos\13336305_10206064865643966_1611056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ctorHugo\Desktop\principios\Prototipos\13336305_10206064865643966_1611056924_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B707932" w14:textId="77777777" w:rsidR="00217D82" w:rsidRDefault="00217D82" w:rsidP="00217D82">
      <w:pPr>
        <w:rPr>
          <w:lang w:val="es-ES" w:eastAsia="ja-JP"/>
        </w:rPr>
      </w:pPr>
      <w:r w:rsidRPr="008C1CF0">
        <w:rPr>
          <w:noProof/>
          <w:lang w:eastAsia="ja-JP"/>
        </w:rPr>
        <w:drawing>
          <wp:inline distT="0" distB="0" distL="0" distR="0" wp14:anchorId="544F1E7F" wp14:editId="7A51C62D">
            <wp:extent cx="5612130" cy="3403789"/>
            <wp:effectExtent l="0" t="0" r="7620" b="6350"/>
            <wp:docPr id="32" name="Imagen 32" descr="C:\Users\VictorHugo\Desktop\principios\Prototipos\13115437_10206064865283957_1480431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ctorHugo\Desktop\principios\Prototipos\13115437_10206064865283957_1480431298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74E62D9B" w14:textId="77777777" w:rsidR="00217D82" w:rsidRDefault="00217D82" w:rsidP="00217D82">
      <w:pPr>
        <w:rPr>
          <w:lang w:val="es-ES" w:eastAsia="ja-JP"/>
        </w:rPr>
      </w:pPr>
      <w:r w:rsidRPr="008C1CF0">
        <w:rPr>
          <w:noProof/>
          <w:lang w:eastAsia="ja-JP"/>
        </w:rPr>
        <w:lastRenderedPageBreak/>
        <w:drawing>
          <wp:inline distT="0" distB="0" distL="0" distR="0" wp14:anchorId="2E2C9699" wp14:editId="7F9A34EF">
            <wp:extent cx="5612130" cy="3403789"/>
            <wp:effectExtent l="0" t="0" r="7620" b="6350"/>
            <wp:docPr id="33" name="Imagen 33" descr="C:\Users\VictorHugo\Desktop\principios\Prototipos\13282097_10206064865243956_8704777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ctorHugo\Desktop\principios\Prototipos\13282097_10206064865243956_870477783_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3D708739" w14:textId="77777777" w:rsidR="00217D82" w:rsidRPr="008C1CF0" w:rsidRDefault="00217D82" w:rsidP="00217D82">
      <w:pPr>
        <w:rPr>
          <w:lang w:val="es-ES" w:eastAsia="ja-JP"/>
        </w:rPr>
      </w:pPr>
      <w:r w:rsidRPr="008C1CF0">
        <w:rPr>
          <w:noProof/>
          <w:lang w:eastAsia="ja-JP"/>
        </w:rPr>
        <w:drawing>
          <wp:inline distT="0" distB="0" distL="0" distR="0" wp14:anchorId="59EDAE5B" wp14:editId="0E46CAE1">
            <wp:extent cx="5612130" cy="3403789"/>
            <wp:effectExtent l="0" t="0" r="7620" b="6350"/>
            <wp:docPr id="34" name="Imagen 34" descr="C:\Users\VictorHugo\Desktop\principios\Prototipos\13293170_10206064865363959_21228007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ctorHugo\Desktop\principios\Prototipos\13293170_10206064865363959_2122800740_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3403789"/>
                    </a:xfrm>
                    <a:prstGeom prst="rect">
                      <a:avLst/>
                    </a:prstGeom>
                    <a:noFill/>
                    <a:ln>
                      <a:noFill/>
                    </a:ln>
                  </pic:spPr>
                </pic:pic>
              </a:graphicData>
            </a:graphic>
          </wp:inline>
        </w:drawing>
      </w:r>
    </w:p>
    <w:p w14:paraId="099191DC" w14:textId="77777777" w:rsidR="00DB350C" w:rsidRDefault="00DB350C">
      <w:pPr>
        <w:rPr>
          <w:rFonts w:ascii="Raleway" w:eastAsiaTheme="majorEastAsia" w:hAnsi="Raleway" w:cstheme="majorBidi"/>
          <w:caps/>
          <w:color w:val="000000" w:themeColor="text1"/>
          <w:spacing w:val="14"/>
          <w:sz w:val="44"/>
          <w:szCs w:val="32"/>
          <w:lang w:val="es-ES" w:eastAsia="ja-JP"/>
        </w:rPr>
      </w:pPr>
      <w:r>
        <w:br w:type="page"/>
      </w:r>
    </w:p>
    <w:p w14:paraId="78E45584" w14:textId="7FD7818A" w:rsidR="006427A1" w:rsidRPr="00921B82" w:rsidRDefault="006427A1" w:rsidP="00D26FB4">
      <w:pPr>
        <w:pStyle w:val="H1"/>
      </w:pPr>
      <w:bookmarkStart w:id="113" w:name="_Toc452731738"/>
      <w:r w:rsidRPr="00921B82">
        <w:lastRenderedPageBreak/>
        <w:t>CONCLUSIONES</w:t>
      </w:r>
      <w:bookmarkEnd w:id="113"/>
    </w:p>
    <w:p w14:paraId="39605B8F" w14:textId="77777777" w:rsidR="006427A1" w:rsidRPr="006427A1" w:rsidRDefault="006427A1" w:rsidP="0069144F">
      <w:pPr>
        <w:spacing w:after="0" w:line="240" w:lineRule="auto"/>
        <w:jc w:val="both"/>
        <w:rPr>
          <w:rFonts w:ascii="Arial" w:eastAsia="Times New Roman" w:hAnsi="Arial" w:cs="Arial"/>
          <w:sz w:val="24"/>
          <w:szCs w:val="24"/>
          <w:lang w:eastAsia="es-MX"/>
        </w:rPr>
      </w:pPr>
      <w:r w:rsidRPr="006427A1">
        <w:rPr>
          <w:rFonts w:ascii="Arial" w:eastAsia="Times New Roman" w:hAnsi="Arial" w:cs="Arial"/>
          <w:color w:val="000000"/>
          <w:lang w:eastAsia="es-MX"/>
        </w:rPr>
        <w:t xml:space="preserve">En </w:t>
      </w:r>
      <w:r w:rsidR="001A6942" w:rsidRPr="006427A1">
        <w:rPr>
          <w:rFonts w:ascii="Arial" w:eastAsia="Times New Roman" w:hAnsi="Arial" w:cs="Arial"/>
          <w:color w:val="000000"/>
          <w:lang w:eastAsia="es-MX"/>
        </w:rPr>
        <w:t>conclusión,</w:t>
      </w:r>
      <w:r w:rsidRPr="006427A1">
        <w:rPr>
          <w:rFonts w:ascii="Arial" w:eastAsia="Times New Roman" w:hAnsi="Arial" w:cs="Arial"/>
          <w:color w:val="000000"/>
          <w:lang w:eastAsia="es-MX"/>
        </w:rPr>
        <w:t xml:space="preserve"> esperamos que </w:t>
      </w:r>
      <w:r w:rsidR="006E641B">
        <w:rPr>
          <w:rFonts w:ascii="Arial" w:eastAsia="Times New Roman" w:hAnsi="Arial" w:cs="Arial"/>
          <w:color w:val="000000"/>
          <w:lang w:eastAsia="es-MX"/>
        </w:rPr>
        <w:t>éste documento sirva como una guía fiel y basta para desarrollar el sistema de la biblioteca, sea, además, comprensible para los diferentes stakeholders, así como descriptiva en los procesos que llevará a cabo el sistema de la BUAEEI y ofrezca las soluciones adecuadas para la implementación del sistema solicitado.</w:t>
      </w:r>
    </w:p>
    <w:p w14:paraId="40A55584" w14:textId="77777777" w:rsidR="006427A1" w:rsidRPr="0069144F" w:rsidRDefault="006427A1" w:rsidP="0069144F">
      <w:pPr>
        <w:jc w:val="both"/>
        <w:rPr>
          <w:rFonts w:ascii="Arial" w:hAnsi="Arial" w:cs="Arial"/>
        </w:rPr>
      </w:pPr>
    </w:p>
    <w:sectPr w:rsidR="006427A1" w:rsidRPr="0069144F" w:rsidSect="00921B82">
      <w:headerReference w:type="default" r:id="rId56"/>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9C1C8" w14:textId="77777777" w:rsidR="0076601F" w:rsidRDefault="0076601F" w:rsidP="00F913C6">
      <w:pPr>
        <w:spacing w:after="0" w:line="240" w:lineRule="auto"/>
      </w:pPr>
      <w:r>
        <w:separator/>
      </w:r>
    </w:p>
  </w:endnote>
  <w:endnote w:type="continuationSeparator" w:id="0">
    <w:p w14:paraId="2DEA0E2D" w14:textId="77777777" w:rsidR="0076601F" w:rsidRDefault="0076601F" w:rsidP="00F9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Raleway">
    <w:altName w:val="Segoe Script"/>
    <w:panose1 w:val="020B0603030101060003"/>
    <w:charset w:val="00"/>
    <w:family w:val="swiss"/>
    <w:pitch w:val="variable"/>
    <w:sig w:usb0="A00002FF" w:usb1="5000205B" w:usb2="00000000" w:usb3="00000000" w:csb0="000000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215698"/>
      <w:docPartObj>
        <w:docPartGallery w:val="Page Numbers (Bottom of Page)"/>
        <w:docPartUnique/>
      </w:docPartObj>
    </w:sdtPr>
    <w:sdtContent>
      <w:p w14:paraId="48327E50" w14:textId="77777777" w:rsidR="00582BB7" w:rsidRDefault="00582BB7">
        <w:pPr>
          <w:pStyle w:val="Piedepgina"/>
        </w:pPr>
        <w:r>
          <w:rPr>
            <w:noProof/>
            <w:lang w:eastAsia="ja-JP"/>
          </w:rPr>
          <mc:AlternateContent>
            <mc:Choice Requires="wps">
              <w:drawing>
                <wp:anchor distT="0" distB="0" distL="114300" distR="114300" simplePos="0" relativeHeight="251660288" behindDoc="0" locked="0" layoutInCell="1" allowOverlap="1" wp14:anchorId="55ECECD9" wp14:editId="7D4726A8">
                  <wp:simplePos x="0" y="0"/>
                  <wp:positionH relativeFrom="margin">
                    <wp:align>center</wp:align>
                  </wp:positionH>
                  <wp:positionV relativeFrom="bottomMargin">
                    <wp:align>center</wp:align>
                  </wp:positionV>
                  <wp:extent cx="551815" cy="238760"/>
                  <wp:effectExtent l="19050" t="19050" r="19685" b="18415"/>
                  <wp:wrapNone/>
                  <wp:docPr id="10" name="Corchete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80A02DA" w14:textId="7DC5960D" w:rsidR="00582BB7" w:rsidRDefault="00582BB7">
                              <w:pPr>
                                <w:jc w:val="center"/>
                              </w:pPr>
                              <w:r>
                                <w:fldChar w:fldCharType="begin"/>
                              </w:r>
                              <w:r>
                                <w:instrText>PAGE    \* MERGEFORMAT</w:instrText>
                              </w:r>
                              <w:r>
                                <w:fldChar w:fldCharType="separate"/>
                              </w:r>
                              <w:r w:rsidR="00BF4EA1" w:rsidRPr="00BF4EA1">
                                <w:rPr>
                                  <w:noProof/>
                                  <w:lang w:val="es-ES"/>
                                </w:rPr>
                                <w:t>54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5ECEC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aTBNQTUCAABnBAAADgAAAAAAAAAAAAAA&#10;AAAuAgAAZHJzL2Uyb0RvYy54bWxQSwECLQAUAAYACAAAACEA/y8q6t4AAAADAQAADwAAAAAAAAAA&#10;AAAAAACPBAAAZHJzL2Rvd25yZXYueG1sUEsFBgAAAAAEAAQA8wAAAJoFAAAAAA==&#10;" filled="t" strokecolor="gray" strokeweight="2.25pt">
                  <v:textbox inset=",0,,0">
                    <w:txbxContent>
                      <w:p w14:paraId="580A02DA" w14:textId="7DC5960D" w:rsidR="00582BB7" w:rsidRDefault="00582BB7">
                        <w:pPr>
                          <w:jc w:val="center"/>
                        </w:pPr>
                        <w:r>
                          <w:fldChar w:fldCharType="begin"/>
                        </w:r>
                        <w:r>
                          <w:instrText>PAGE    \* MERGEFORMAT</w:instrText>
                        </w:r>
                        <w:r>
                          <w:fldChar w:fldCharType="separate"/>
                        </w:r>
                        <w:r w:rsidR="00BF4EA1" w:rsidRPr="00BF4EA1">
                          <w:rPr>
                            <w:noProof/>
                            <w:lang w:val="es-ES"/>
                          </w:rPr>
                          <w:t>54</w:t>
                        </w:r>
                        <w:r>
                          <w:fldChar w:fldCharType="end"/>
                        </w:r>
                      </w:p>
                    </w:txbxContent>
                  </v:textbox>
                  <w10:wrap anchorx="margin" anchory="margin"/>
                </v:shape>
              </w:pict>
            </mc:Fallback>
          </mc:AlternateContent>
        </w:r>
        <w:r>
          <w:rPr>
            <w:noProof/>
            <w:lang w:eastAsia="ja-JP"/>
          </w:rPr>
          <mc:AlternateContent>
            <mc:Choice Requires="wps">
              <w:drawing>
                <wp:anchor distT="0" distB="0" distL="114300" distR="114300" simplePos="0" relativeHeight="251659264" behindDoc="0" locked="0" layoutInCell="1" allowOverlap="1" wp14:anchorId="2DA2F577" wp14:editId="5FAFA893">
                  <wp:simplePos x="0" y="0"/>
                  <wp:positionH relativeFrom="margin">
                    <wp:align>center</wp:align>
                  </wp:positionH>
                  <wp:positionV relativeFrom="bottomMargin">
                    <wp:align>center</wp:align>
                  </wp:positionV>
                  <wp:extent cx="5518150" cy="0"/>
                  <wp:effectExtent l="9525" t="9525" r="6350" b="9525"/>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mv="urn:schemas-microsoft-com:mac:vml" xmlns:mo="http://schemas.microsoft.com/office/mac/office/2008/main">
              <w:pict>
                <v:shapetype w14:anchorId="3069EFBC" id="_x0000_t32" coordsize="21600,21600" o:spt="32" o:oned="t" path="m,l21600,21600e" filled="f">
                  <v:path arrowok="t" fillok="f" o:connecttype="none"/>
                  <o:lock v:ext="edit" shapetype="t"/>
                </v:shapetype>
                <v:shape id="Conector recto de flecha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4FYc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0EB2F1" w14:textId="77777777" w:rsidR="0076601F" w:rsidRDefault="0076601F" w:rsidP="00F913C6">
      <w:pPr>
        <w:spacing w:after="0" w:line="240" w:lineRule="auto"/>
      </w:pPr>
      <w:r>
        <w:separator/>
      </w:r>
    </w:p>
  </w:footnote>
  <w:footnote w:type="continuationSeparator" w:id="0">
    <w:p w14:paraId="303DF716" w14:textId="77777777" w:rsidR="0076601F" w:rsidRDefault="0076601F" w:rsidP="00F91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CD9AC" w14:textId="77777777" w:rsidR="00582BB7" w:rsidRDefault="00582BB7">
    <w:pPr>
      <w:pStyle w:val="Encabezado"/>
    </w:pPr>
    <w:r>
      <w:rPr>
        <w:rFonts w:ascii="Helvetica" w:hAnsi="Helvetica" w:cs="Helvetica"/>
        <w:noProof/>
        <w:lang w:eastAsia="ja-JP"/>
      </w:rPr>
      <w:drawing>
        <wp:inline distT="0" distB="0" distL="0" distR="0" wp14:anchorId="4597AA9F" wp14:editId="66797B83">
          <wp:extent cx="828000" cy="718590"/>
          <wp:effectExtent l="0" t="0" r="1079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D84440E" wp14:editId="3633A367">
          <wp:extent cx="622800" cy="721590"/>
          <wp:effectExtent l="0" t="0" r="1270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761089D8" wp14:editId="73852518">
          <wp:extent cx="1402543" cy="720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A0E56" w14:textId="77777777" w:rsidR="00582BB7" w:rsidRDefault="00582BB7">
    <w:pPr>
      <w:pStyle w:val="Encabezado"/>
    </w:pPr>
    <w:r>
      <w:rPr>
        <w:rFonts w:ascii="Helvetica" w:hAnsi="Helvetica" w:cs="Helvetica"/>
        <w:noProof/>
        <w:lang w:eastAsia="ja-JP"/>
      </w:rPr>
      <w:drawing>
        <wp:inline distT="0" distB="0" distL="0" distR="0" wp14:anchorId="20F4D209" wp14:editId="6B2A5518">
          <wp:extent cx="828000" cy="718590"/>
          <wp:effectExtent l="0" t="0" r="1079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20F71E7" wp14:editId="3591923F">
          <wp:extent cx="622800" cy="721590"/>
          <wp:effectExtent l="0" t="0" r="1270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2CA440DF" wp14:editId="34597784">
          <wp:extent cx="1402543" cy="7200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62874" w14:textId="77777777" w:rsidR="00582BB7" w:rsidRDefault="00582BB7">
    <w:pPr>
      <w:pStyle w:val="Encabezado"/>
    </w:pPr>
    <w:r>
      <w:rPr>
        <w:rFonts w:ascii="Helvetica" w:hAnsi="Helvetica" w:cs="Helvetica"/>
        <w:noProof/>
        <w:lang w:eastAsia="ja-JP"/>
      </w:rPr>
      <w:drawing>
        <wp:inline distT="0" distB="0" distL="0" distR="0" wp14:anchorId="0B1C892A" wp14:editId="60C6CFCC">
          <wp:extent cx="828000" cy="718590"/>
          <wp:effectExtent l="0" t="0" r="1079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461EA026" wp14:editId="1FF29FE2">
          <wp:extent cx="622800" cy="721590"/>
          <wp:effectExtent l="0" t="0" r="1270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39EC5EEB" wp14:editId="3C023197">
          <wp:extent cx="1402543" cy="720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78F18" w14:textId="77777777" w:rsidR="00582BB7" w:rsidRDefault="00582BB7">
    <w:pPr>
      <w:pStyle w:val="Encabezado"/>
    </w:pPr>
    <w:r>
      <w:rPr>
        <w:rFonts w:ascii="Helvetica" w:hAnsi="Helvetica" w:cs="Helvetica"/>
        <w:noProof/>
        <w:lang w:eastAsia="ja-JP"/>
      </w:rPr>
      <w:drawing>
        <wp:inline distT="0" distB="0" distL="0" distR="0" wp14:anchorId="422746AA" wp14:editId="77CEB6BB">
          <wp:extent cx="828000" cy="718590"/>
          <wp:effectExtent l="0" t="0" r="1079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718590"/>
                  </a:xfrm>
                  <a:prstGeom prst="rect">
                    <a:avLst/>
                  </a:prstGeom>
                  <a:noFill/>
                  <a:ln>
                    <a:noFill/>
                  </a:ln>
                </pic:spPr>
              </pic:pic>
            </a:graphicData>
          </a:graphic>
        </wp:inline>
      </w:drawing>
    </w:r>
    <w:r>
      <w:tab/>
    </w:r>
    <w:r w:rsidRPr="00067549">
      <w:rPr>
        <w:noProof/>
        <w:lang w:eastAsia="ja-JP"/>
      </w:rPr>
      <w:drawing>
        <wp:inline distT="0" distB="0" distL="0" distR="0" wp14:anchorId="50450F01" wp14:editId="045D88EF">
          <wp:extent cx="622800" cy="721590"/>
          <wp:effectExtent l="0" t="0" r="1270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622800" cy="721590"/>
                  </a:xfrm>
                  <a:prstGeom prst="rect">
                    <a:avLst/>
                  </a:prstGeom>
                </pic:spPr>
              </pic:pic>
            </a:graphicData>
          </a:graphic>
        </wp:inline>
      </w:drawing>
    </w:r>
    <w:r>
      <w:tab/>
    </w:r>
    <w:r w:rsidRPr="00067549">
      <w:rPr>
        <w:noProof/>
        <w:lang w:eastAsia="ja-JP"/>
      </w:rPr>
      <w:drawing>
        <wp:inline distT="0" distB="0" distL="0" distR="0" wp14:anchorId="135AFE10" wp14:editId="24D158FF">
          <wp:extent cx="1402543" cy="720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402543"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50E58"/>
    <w:multiLevelType w:val="hybridMultilevel"/>
    <w:tmpl w:val="E912F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E2E3A"/>
    <w:multiLevelType w:val="hybridMultilevel"/>
    <w:tmpl w:val="5B543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669F5"/>
    <w:multiLevelType w:val="hybridMultilevel"/>
    <w:tmpl w:val="74B49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EA203E"/>
    <w:multiLevelType w:val="hybridMultilevel"/>
    <w:tmpl w:val="2B98B8C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4" w15:restartNumberingAfterBreak="0">
    <w:nsid w:val="2A217757"/>
    <w:multiLevelType w:val="multilevel"/>
    <w:tmpl w:val="000070B0"/>
    <w:lvl w:ilvl="0">
      <w:start w:val="1"/>
      <w:numFmt w:val="decimal"/>
      <w:lvlText w:val="%1."/>
      <w:lvlJc w:val="left"/>
      <w:pPr>
        <w:ind w:left="720" w:hanging="360"/>
      </w:pPr>
    </w:lvl>
    <w:lvl w:ilvl="1">
      <w:start w:val="1"/>
      <w:numFmt w:val="decimal"/>
      <w:isLgl/>
      <w:lvlText w:val="%1.%2"/>
      <w:lvlJc w:val="left"/>
      <w:pPr>
        <w:ind w:left="825" w:hanging="46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5" w15:restartNumberingAfterBreak="0">
    <w:nsid w:val="2BA46424"/>
    <w:multiLevelType w:val="multilevel"/>
    <w:tmpl w:val="E7A67BF6"/>
    <w:lvl w:ilvl="0">
      <w:start w:val="1"/>
      <w:numFmt w:val="decimal"/>
      <w:pStyle w:val="Ttulo1"/>
      <w:lvlText w:val="%1."/>
      <w:lvlJc w:val="left"/>
      <w:pPr>
        <w:ind w:left="720" w:hanging="360"/>
      </w:pPr>
    </w:lvl>
    <w:lvl w:ilvl="1">
      <w:start w:val="1"/>
      <w:numFmt w:val="decimal"/>
      <w:pStyle w:val="H2"/>
      <w:isLgl/>
      <w:lvlText w:val="%1.%2"/>
      <w:lvlJc w:val="left"/>
      <w:pPr>
        <w:ind w:left="825" w:hanging="465"/>
      </w:pPr>
    </w:lvl>
    <w:lvl w:ilvl="2">
      <w:start w:val="1"/>
      <w:numFmt w:val="decimal"/>
      <w:pStyle w:val="H4"/>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305730C8"/>
    <w:multiLevelType w:val="hybridMultilevel"/>
    <w:tmpl w:val="64741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1FD3AD7"/>
    <w:multiLevelType w:val="hybridMultilevel"/>
    <w:tmpl w:val="044C1306"/>
    <w:lvl w:ilvl="0" w:tplc="080A0001">
      <w:start w:val="1"/>
      <w:numFmt w:val="bullet"/>
      <w:lvlText w:val=""/>
      <w:lvlJc w:val="left"/>
      <w:pPr>
        <w:ind w:left="1211" w:hanging="360"/>
      </w:pPr>
      <w:rPr>
        <w:rFonts w:ascii="Symbol" w:hAnsi="Symbol" w:hint="default"/>
      </w:rPr>
    </w:lvl>
    <w:lvl w:ilvl="1" w:tplc="080A0003">
      <w:start w:val="1"/>
      <w:numFmt w:val="bullet"/>
      <w:lvlText w:val="o"/>
      <w:lvlJc w:val="left"/>
      <w:pPr>
        <w:ind w:left="1931" w:hanging="360"/>
      </w:pPr>
      <w:rPr>
        <w:rFonts w:ascii="Courier New" w:hAnsi="Courier New" w:cs="Courier New" w:hint="default"/>
      </w:rPr>
    </w:lvl>
    <w:lvl w:ilvl="2" w:tplc="080A0005">
      <w:start w:val="1"/>
      <w:numFmt w:val="bullet"/>
      <w:lvlText w:val=""/>
      <w:lvlJc w:val="left"/>
      <w:pPr>
        <w:ind w:left="2651" w:hanging="360"/>
      </w:pPr>
      <w:rPr>
        <w:rFonts w:ascii="Wingdings" w:hAnsi="Wingdings" w:hint="default"/>
      </w:rPr>
    </w:lvl>
    <w:lvl w:ilvl="3" w:tplc="080A0001">
      <w:start w:val="1"/>
      <w:numFmt w:val="bullet"/>
      <w:lvlText w:val=""/>
      <w:lvlJc w:val="left"/>
      <w:pPr>
        <w:ind w:left="3371" w:hanging="360"/>
      </w:pPr>
      <w:rPr>
        <w:rFonts w:ascii="Symbol" w:hAnsi="Symbol" w:hint="default"/>
      </w:rPr>
    </w:lvl>
    <w:lvl w:ilvl="4" w:tplc="080A0003">
      <w:start w:val="1"/>
      <w:numFmt w:val="bullet"/>
      <w:lvlText w:val="o"/>
      <w:lvlJc w:val="left"/>
      <w:pPr>
        <w:ind w:left="4091" w:hanging="360"/>
      </w:pPr>
      <w:rPr>
        <w:rFonts w:ascii="Courier New" w:hAnsi="Courier New" w:cs="Courier New" w:hint="default"/>
      </w:rPr>
    </w:lvl>
    <w:lvl w:ilvl="5" w:tplc="080A0005">
      <w:start w:val="1"/>
      <w:numFmt w:val="bullet"/>
      <w:lvlText w:val=""/>
      <w:lvlJc w:val="left"/>
      <w:pPr>
        <w:ind w:left="4811" w:hanging="360"/>
      </w:pPr>
      <w:rPr>
        <w:rFonts w:ascii="Wingdings" w:hAnsi="Wingdings" w:hint="default"/>
      </w:rPr>
    </w:lvl>
    <w:lvl w:ilvl="6" w:tplc="080A0001">
      <w:start w:val="1"/>
      <w:numFmt w:val="bullet"/>
      <w:lvlText w:val=""/>
      <w:lvlJc w:val="left"/>
      <w:pPr>
        <w:ind w:left="5531" w:hanging="360"/>
      </w:pPr>
      <w:rPr>
        <w:rFonts w:ascii="Symbol" w:hAnsi="Symbol" w:hint="default"/>
      </w:rPr>
    </w:lvl>
    <w:lvl w:ilvl="7" w:tplc="080A0003">
      <w:start w:val="1"/>
      <w:numFmt w:val="bullet"/>
      <w:lvlText w:val="o"/>
      <w:lvlJc w:val="left"/>
      <w:pPr>
        <w:ind w:left="6251" w:hanging="360"/>
      </w:pPr>
      <w:rPr>
        <w:rFonts w:ascii="Courier New" w:hAnsi="Courier New" w:cs="Courier New" w:hint="default"/>
      </w:rPr>
    </w:lvl>
    <w:lvl w:ilvl="8" w:tplc="080A0005">
      <w:start w:val="1"/>
      <w:numFmt w:val="bullet"/>
      <w:lvlText w:val=""/>
      <w:lvlJc w:val="left"/>
      <w:pPr>
        <w:ind w:left="6971" w:hanging="360"/>
      </w:pPr>
      <w:rPr>
        <w:rFonts w:ascii="Wingdings" w:hAnsi="Wingdings" w:hint="default"/>
      </w:rPr>
    </w:lvl>
  </w:abstractNum>
  <w:abstractNum w:abstractNumId="8" w15:restartNumberingAfterBreak="0">
    <w:nsid w:val="4A46358C"/>
    <w:multiLevelType w:val="multilevel"/>
    <w:tmpl w:val="F28C79C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7B51644"/>
    <w:multiLevelType w:val="multilevel"/>
    <w:tmpl w:val="F58C8F80"/>
    <w:lvl w:ilvl="0">
      <w:start w:val="1"/>
      <w:numFmt w:val="decimal"/>
      <w:lvlText w:val="%1."/>
      <w:lvlJc w:val="left"/>
      <w:pPr>
        <w:ind w:left="720" w:hanging="360"/>
      </w:pPr>
      <w:rPr>
        <w:rFonts w:hint="default"/>
        <w:color w:val="000000"/>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D14FB8"/>
    <w:multiLevelType w:val="hybridMultilevel"/>
    <w:tmpl w:val="310859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9"/>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1"/>
  </w:num>
  <w:num w:numId="8">
    <w:abstractNumId w:val="5"/>
  </w:num>
  <w:num w:numId="9">
    <w:abstractNumId w:val="6"/>
  </w:num>
  <w:num w:numId="10">
    <w:abstractNumId w:val="10"/>
  </w:num>
  <w:num w:numId="11">
    <w:abstractNumId w:val="0"/>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is Fernando Gomez Alejandre">
    <w15:presenceInfo w15:providerId="Windows Live" w15:userId="f2856b47e5e54f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A1"/>
    <w:rsid w:val="00000951"/>
    <w:rsid w:val="000028DC"/>
    <w:rsid w:val="000040F1"/>
    <w:rsid w:val="00020161"/>
    <w:rsid w:val="000267E2"/>
    <w:rsid w:val="00033C23"/>
    <w:rsid w:val="000615B6"/>
    <w:rsid w:val="00073DD7"/>
    <w:rsid w:val="000B70AE"/>
    <w:rsid w:val="000C4B83"/>
    <w:rsid w:val="000D27EA"/>
    <w:rsid w:val="000D6D77"/>
    <w:rsid w:val="000E0466"/>
    <w:rsid w:val="000E3F7B"/>
    <w:rsid w:val="000F77AE"/>
    <w:rsid w:val="00101D51"/>
    <w:rsid w:val="00104017"/>
    <w:rsid w:val="001272CD"/>
    <w:rsid w:val="00130220"/>
    <w:rsid w:val="0013528B"/>
    <w:rsid w:val="00145EFA"/>
    <w:rsid w:val="00147008"/>
    <w:rsid w:val="00162268"/>
    <w:rsid w:val="001648E5"/>
    <w:rsid w:val="00177C8B"/>
    <w:rsid w:val="00185D99"/>
    <w:rsid w:val="001972F6"/>
    <w:rsid w:val="001A6942"/>
    <w:rsid w:val="001B57C7"/>
    <w:rsid w:val="001B5C12"/>
    <w:rsid w:val="001C489D"/>
    <w:rsid w:val="001D477C"/>
    <w:rsid w:val="001D5920"/>
    <w:rsid w:val="00200AB8"/>
    <w:rsid w:val="00217D82"/>
    <w:rsid w:val="00232B10"/>
    <w:rsid w:val="0023566E"/>
    <w:rsid w:val="00283393"/>
    <w:rsid w:val="00284E4A"/>
    <w:rsid w:val="00296FB9"/>
    <w:rsid w:val="002C37FF"/>
    <w:rsid w:val="002C7207"/>
    <w:rsid w:val="002D4E62"/>
    <w:rsid w:val="002D7EAD"/>
    <w:rsid w:val="002F72F4"/>
    <w:rsid w:val="0030174B"/>
    <w:rsid w:val="0030292A"/>
    <w:rsid w:val="00331361"/>
    <w:rsid w:val="0033757F"/>
    <w:rsid w:val="00350EF5"/>
    <w:rsid w:val="003A44A8"/>
    <w:rsid w:val="003C0E17"/>
    <w:rsid w:val="00401A29"/>
    <w:rsid w:val="00402262"/>
    <w:rsid w:val="00414B46"/>
    <w:rsid w:val="00430357"/>
    <w:rsid w:val="004309FE"/>
    <w:rsid w:val="00432F30"/>
    <w:rsid w:val="004437B1"/>
    <w:rsid w:val="0045070B"/>
    <w:rsid w:val="0047242B"/>
    <w:rsid w:val="004732B8"/>
    <w:rsid w:val="0047530A"/>
    <w:rsid w:val="004836C3"/>
    <w:rsid w:val="0048595D"/>
    <w:rsid w:val="004D45AE"/>
    <w:rsid w:val="004F4C20"/>
    <w:rsid w:val="004F59F6"/>
    <w:rsid w:val="00505014"/>
    <w:rsid w:val="00506E2B"/>
    <w:rsid w:val="00510930"/>
    <w:rsid w:val="0051170B"/>
    <w:rsid w:val="0055068B"/>
    <w:rsid w:val="00562DEC"/>
    <w:rsid w:val="005655DA"/>
    <w:rsid w:val="005724DE"/>
    <w:rsid w:val="00582BB7"/>
    <w:rsid w:val="00587480"/>
    <w:rsid w:val="005D213F"/>
    <w:rsid w:val="005E1C1B"/>
    <w:rsid w:val="005F5C97"/>
    <w:rsid w:val="0060273A"/>
    <w:rsid w:val="006350A0"/>
    <w:rsid w:val="0063632A"/>
    <w:rsid w:val="006427A1"/>
    <w:rsid w:val="00656E6B"/>
    <w:rsid w:val="0067456B"/>
    <w:rsid w:val="00675ED8"/>
    <w:rsid w:val="006779C3"/>
    <w:rsid w:val="0069144F"/>
    <w:rsid w:val="006966F1"/>
    <w:rsid w:val="006A65C9"/>
    <w:rsid w:val="006C177B"/>
    <w:rsid w:val="006D31DC"/>
    <w:rsid w:val="006D406C"/>
    <w:rsid w:val="006D5CA1"/>
    <w:rsid w:val="006E29A4"/>
    <w:rsid w:val="006E4F2C"/>
    <w:rsid w:val="006E641B"/>
    <w:rsid w:val="006F1DBB"/>
    <w:rsid w:val="00730371"/>
    <w:rsid w:val="00751A70"/>
    <w:rsid w:val="007557D3"/>
    <w:rsid w:val="007634EE"/>
    <w:rsid w:val="0076601F"/>
    <w:rsid w:val="00766D09"/>
    <w:rsid w:val="00770E0A"/>
    <w:rsid w:val="0077549A"/>
    <w:rsid w:val="00784246"/>
    <w:rsid w:val="00791FEC"/>
    <w:rsid w:val="007C313C"/>
    <w:rsid w:val="007F2B05"/>
    <w:rsid w:val="0080234C"/>
    <w:rsid w:val="00832090"/>
    <w:rsid w:val="00853940"/>
    <w:rsid w:val="008743F2"/>
    <w:rsid w:val="00884880"/>
    <w:rsid w:val="008A2075"/>
    <w:rsid w:val="008B4FF9"/>
    <w:rsid w:val="00902783"/>
    <w:rsid w:val="009132A0"/>
    <w:rsid w:val="00921B82"/>
    <w:rsid w:val="00926F32"/>
    <w:rsid w:val="009301CB"/>
    <w:rsid w:val="009368C5"/>
    <w:rsid w:val="00952002"/>
    <w:rsid w:val="00955DA5"/>
    <w:rsid w:val="0097154F"/>
    <w:rsid w:val="009831CA"/>
    <w:rsid w:val="00984397"/>
    <w:rsid w:val="0099318E"/>
    <w:rsid w:val="009A06C0"/>
    <w:rsid w:val="009B7012"/>
    <w:rsid w:val="009E5744"/>
    <w:rsid w:val="009F1171"/>
    <w:rsid w:val="009F1D89"/>
    <w:rsid w:val="00A231F0"/>
    <w:rsid w:val="00A37CDB"/>
    <w:rsid w:val="00A55C7F"/>
    <w:rsid w:val="00A604C8"/>
    <w:rsid w:val="00A71F13"/>
    <w:rsid w:val="00A731D4"/>
    <w:rsid w:val="00A7670B"/>
    <w:rsid w:val="00A81D06"/>
    <w:rsid w:val="00A85D20"/>
    <w:rsid w:val="00A85F31"/>
    <w:rsid w:val="00AB5926"/>
    <w:rsid w:val="00AD035F"/>
    <w:rsid w:val="00AE61F3"/>
    <w:rsid w:val="00AE7CB3"/>
    <w:rsid w:val="00B22396"/>
    <w:rsid w:val="00B5782E"/>
    <w:rsid w:val="00B80CE8"/>
    <w:rsid w:val="00BA174F"/>
    <w:rsid w:val="00BA1CE2"/>
    <w:rsid w:val="00BA4B1E"/>
    <w:rsid w:val="00BB6946"/>
    <w:rsid w:val="00BD08F3"/>
    <w:rsid w:val="00BD4F20"/>
    <w:rsid w:val="00BF3B47"/>
    <w:rsid w:val="00BF4EA1"/>
    <w:rsid w:val="00C16733"/>
    <w:rsid w:val="00C32D5B"/>
    <w:rsid w:val="00C4054E"/>
    <w:rsid w:val="00C40D33"/>
    <w:rsid w:val="00C54348"/>
    <w:rsid w:val="00C57323"/>
    <w:rsid w:val="00C64EDD"/>
    <w:rsid w:val="00C95AF7"/>
    <w:rsid w:val="00CE2819"/>
    <w:rsid w:val="00CE4337"/>
    <w:rsid w:val="00CE5333"/>
    <w:rsid w:val="00CF13AA"/>
    <w:rsid w:val="00D0354B"/>
    <w:rsid w:val="00D0595A"/>
    <w:rsid w:val="00D26FB4"/>
    <w:rsid w:val="00D34330"/>
    <w:rsid w:val="00D343A3"/>
    <w:rsid w:val="00D461BB"/>
    <w:rsid w:val="00D626C6"/>
    <w:rsid w:val="00D74C30"/>
    <w:rsid w:val="00D76EBE"/>
    <w:rsid w:val="00D914FD"/>
    <w:rsid w:val="00D95C54"/>
    <w:rsid w:val="00D95D76"/>
    <w:rsid w:val="00DB350C"/>
    <w:rsid w:val="00DB4E07"/>
    <w:rsid w:val="00DB6099"/>
    <w:rsid w:val="00DC53F6"/>
    <w:rsid w:val="00DD0B37"/>
    <w:rsid w:val="00DD6709"/>
    <w:rsid w:val="00DE5A42"/>
    <w:rsid w:val="00DF7D18"/>
    <w:rsid w:val="00E10958"/>
    <w:rsid w:val="00E16F26"/>
    <w:rsid w:val="00E20DF0"/>
    <w:rsid w:val="00E333A1"/>
    <w:rsid w:val="00E361A7"/>
    <w:rsid w:val="00E4470E"/>
    <w:rsid w:val="00E753B9"/>
    <w:rsid w:val="00E94B3C"/>
    <w:rsid w:val="00EA156C"/>
    <w:rsid w:val="00EA18CB"/>
    <w:rsid w:val="00EB741D"/>
    <w:rsid w:val="00F20581"/>
    <w:rsid w:val="00F21615"/>
    <w:rsid w:val="00F6403E"/>
    <w:rsid w:val="00F661A6"/>
    <w:rsid w:val="00F71AE1"/>
    <w:rsid w:val="00F73D3D"/>
    <w:rsid w:val="00F90089"/>
    <w:rsid w:val="00F913C6"/>
    <w:rsid w:val="00FA1F07"/>
    <w:rsid w:val="00FB71B7"/>
    <w:rsid w:val="00FC250E"/>
    <w:rsid w:val="00FD24A1"/>
    <w:rsid w:val="00FF125D"/>
    <w:rsid w:val="00FF1426"/>
    <w:rsid w:val="00FF638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3FC52"/>
  <w15:chartTrackingRefBased/>
  <w15:docId w15:val="{9F162C9A-D05B-47D7-8E21-4AD1A40E8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A85D20"/>
    <w:pPr>
      <w:keepNext/>
      <w:keepLines/>
      <w:numPr>
        <w:numId w:val="8"/>
      </w:numPr>
      <w:spacing w:before="240" w:after="320" w:line="240" w:lineRule="auto"/>
      <w:outlineLvl w:val="0"/>
    </w:pPr>
    <w:rPr>
      <w:rFonts w:asciiTheme="majorHAnsi" w:eastAsiaTheme="majorEastAsia" w:hAnsiTheme="majorHAnsi" w:cstheme="majorBidi"/>
      <w:caps/>
      <w:color w:val="5B9BD5" w:themeColor="accent1"/>
      <w:spacing w:val="14"/>
      <w:sz w:val="52"/>
      <w:szCs w:val="32"/>
      <w:lang w:val="es-ES" w:eastAsia="ja-JP"/>
    </w:rPr>
  </w:style>
  <w:style w:type="paragraph" w:styleId="Ttulo2">
    <w:name w:val="heading 2"/>
    <w:basedOn w:val="Normal"/>
    <w:next w:val="Normal"/>
    <w:link w:val="Ttulo2Car"/>
    <w:uiPriority w:val="9"/>
    <w:unhideWhenUsed/>
    <w:qFormat/>
    <w:rsid w:val="00CF13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C25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C250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6427A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uiPriority w:val="9"/>
    <w:rsid w:val="00A85D20"/>
    <w:rPr>
      <w:rFonts w:asciiTheme="majorHAnsi" w:eastAsiaTheme="majorEastAsia" w:hAnsiTheme="majorHAnsi" w:cstheme="majorBidi"/>
      <w:caps/>
      <w:color w:val="5B9BD5" w:themeColor="accent1"/>
      <w:spacing w:val="14"/>
      <w:sz w:val="52"/>
      <w:szCs w:val="32"/>
      <w:lang w:val="es-ES" w:eastAsia="ja-JP"/>
    </w:rPr>
  </w:style>
  <w:style w:type="paragraph" w:styleId="Prrafodelista">
    <w:name w:val="List Paragraph"/>
    <w:basedOn w:val="Normal"/>
    <w:uiPriority w:val="34"/>
    <w:qFormat/>
    <w:rsid w:val="0069144F"/>
    <w:pPr>
      <w:ind w:left="720"/>
      <w:contextualSpacing/>
    </w:pPr>
  </w:style>
  <w:style w:type="table" w:styleId="Tablaconcuadrcula">
    <w:name w:val="Table Grid"/>
    <w:basedOn w:val="Tablanormal"/>
    <w:uiPriority w:val="39"/>
    <w:rsid w:val="00F913C6"/>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F913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13C6"/>
  </w:style>
  <w:style w:type="paragraph" w:styleId="Piedepgina">
    <w:name w:val="footer"/>
    <w:basedOn w:val="Normal"/>
    <w:link w:val="PiedepginaCar"/>
    <w:uiPriority w:val="99"/>
    <w:unhideWhenUsed/>
    <w:rsid w:val="00F913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13C6"/>
  </w:style>
  <w:style w:type="character" w:customStyle="1" w:styleId="Ttulo2Car">
    <w:name w:val="Título 2 Car"/>
    <w:basedOn w:val="Fuentedeprrafopredeter"/>
    <w:link w:val="Ttulo2"/>
    <w:uiPriority w:val="9"/>
    <w:rsid w:val="00CF13AA"/>
    <w:rPr>
      <w:rFonts w:asciiTheme="majorHAnsi" w:eastAsiaTheme="majorEastAsia" w:hAnsiTheme="majorHAnsi" w:cstheme="majorBidi"/>
      <w:color w:val="2E74B5" w:themeColor="accent1" w:themeShade="BF"/>
      <w:sz w:val="26"/>
      <w:szCs w:val="26"/>
    </w:rPr>
  </w:style>
  <w:style w:type="paragraph" w:styleId="Descripcin">
    <w:name w:val="caption"/>
    <w:basedOn w:val="Normal"/>
    <w:next w:val="Normal"/>
    <w:uiPriority w:val="35"/>
    <w:unhideWhenUsed/>
    <w:qFormat/>
    <w:rsid w:val="004732B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4732B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H1">
    <w:name w:val="H1"/>
    <w:basedOn w:val="Ttulo1"/>
    <w:next w:val="Normal"/>
    <w:link w:val="H1Car"/>
    <w:qFormat/>
    <w:rsid w:val="0023566E"/>
    <w:pPr>
      <w:spacing w:before="360" w:after="440"/>
      <w:ind w:left="360"/>
    </w:pPr>
    <w:rPr>
      <w:rFonts w:ascii="Raleway" w:hAnsi="Raleway"/>
      <w:color w:val="000000" w:themeColor="text1"/>
      <w:sz w:val="44"/>
    </w:rPr>
  </w:style>
  <w:style w:type="paragraph" w:customStyle="1" w:styleId="H2">
    <w:name w:val="H2"/>
    <w:basedOn w:val="Ttulo2"/>
    <w:next w:val="Normal"/>
    <w:link w:val="H2Car"/>
    <w:qFormat/>
    <w:rsid w:val="0023566E"/>
    <w:pPr>
      <w:numPr>
        <w:ilvl w:val="1"/>
        <w:numId w:val="8"/>
      </w:numPr>
      <w:spacing w:before="280" w:after="240"/>
    </w:pPr>
    <w:rPr>
      <w:rFonts w:ascii="Raleway" w:hAnsi="Raleway"/>
      <w:color w:val="000000" w:themeColor="text1"/>
      <w:sz w:val="28"/>
      <w:lang w:eastAsia="es-MX"/>
    </w:rPr>
  </w:style>
  <w:style w:type="character" w:customStyle="1" w:styleId="H1Car">
    <w:name w:val="H1 Car"/>
    <w:basedOn w:val="Ttulo1Car"/>
    <w:link w:val="H1"/>
    <w:rsid w:val="0023566E"/>
    <w:rPr>
      <w:rFonts w:ascii="Raleway" w:eastAsiaTheme="majorEastAsia" w:hAnsi="Raleway" w:cstheme="majorBidi"/>
      <w:caps/>
      <w:color w:val="000000" w:themeColor="text1"/>
      <w:spacing w:val="14"/>
      <w:sz w:val="44"/>
      <w:szCs w:val="32"/>
      <w:lang w:val="es-ES" w:eastAsia="ja-JP"/>
    </w:rPr>
  </w:style>
  <w:style w:type="paragraph" w:customStyle="1" w:styleId="Default">
    <w:name w:val="Default"/>
    <w:rsid w:val="00902783"/>
    <w:pPr>
      <w:autoSpaceDE w:val="0"/>
      <w:autoSpaceDN w:val="0"/>
      <w:adjustRightInd w:val="0"/>
      <w:spacing w:after="0" w:line="240" w:lineRule="auto"/>
    </w:pPr>
    <w:rPr>
      <w:rFonts w:ascii="Arial" w:hAnsi="Arial" w:cs="Arial"/>
      <w:color w:val="000000"/>
      <w:sz w:val="24"/>
      <w:szCs w:val="24"/>
    </w:rPr>
  </w:style>
  <w:style w:type="character" w:customStyle="1" w:styleId="H2Car">
    <w:name w:val="H2 Car"/>
    <w:basedOn w:val="Ttulo2Car"/>
    <w:link w:val="H2"/>
    <w:rsid w:val="0023566E"/>
    <w:rPr>
      <w:rFonts w:ascii="Raleway" w:eastAsiaTheme="majorEastAsia" w:hAnsi="Raleway" w:cstheme="majorBidi"/>
      <w:color w:val="000000" w:themeColor="text1"/>
      <w:sz w:val="28"/>
      <w:szCs w:val="26"/>
      <w:lang w:eastAsia="es-MX"/>
    </w:rPr>
  </w:style>
  <w:style w:type="paragraph" w:customStyle="1" w:styleId="H4">
    <w:name w:val="H4"/>
    <w:basedOn w:val="Ttulo4"/>
    <w:next w:val="Normal"/>
    <w:link w:val="H4Car"/>
    <w:autoRedefine/>
    <w:qFormat/>
    <w:rsid w:val="00E10958"/>
    <w:pPr>
      <w:numPr>
        <w:ilvl w:val="2"/>
        <w:numId w:val="8"/>
      </w:numPr>
      <w:jc w:val="both"/>
    </w:pPr>
    <w:rPr>
      <w:rFonts w:ascii="Raleway" w:hAnsi="Raleway" w:cs="Arial"/>
      <w:color w:val="auto"/>
      <w:sz w:val="28"/>
      <w:szCs w:val="28"/>
    </w:rPr>
  </w:style>
  <w:style w:type="character" w:customStyle="1" w:styleId="H4Car">
    <w:name w:val="H4 Car"/>
    <w:basedOn w:val="Fuentedeprrafopredeter"/>
    <w:link w:val="H4"/>
    <w:rsid w:val="00E10958"/>
    <w:rPr>
      <w:rFonts w:ascii="Raleway" w:eastAsiaTheme="majorEastAsia" w:hAnsi="Raleway" w:cs="Arial"/>
      <w:i/>
      <w:iCs/>
      <w:sz w:val="28"/>
      <w:szCs w:val="28"/>
    </w:rPr>
  </w:style>
  <w:style w:type="paragraph" w:styleId="TDC1">
    <w:name w:val="toc 1"/>
    <w:basedOn w:val="Normal"/>
    <w:next w:val="Normal"/>
    <w:autoRedefine/>
    <w:uiPriority w:val="39"/>
    <w:unhideWhenUsed/>
    <w:rsid w:val="00D0595A"/>
    <w:pPr>
      <w:spacing w:after="100"/>
    </w:pPr>
  </w:style>
  <w:style w:type="paragraph" w:styleId="TDC2">
    <w:name w:val="toc 2"/>
    <w:basedOn w:val="Normal"/>
    <w:next w:val="Normal"/>
    <w:autoRedefine/>
    <w:uiPriority w:val="39"/>
    <w:unhideWhenUsed/>
    <w:rsid w:val="00D0595A"/>
    <w:pPr>
      <w:spacing w:after="100"/>
      <w:ind w:left="220"/>
    </w:pPr>
  </w:style>
  <w:style w:type="character" w:styleId="Hipervnculo">
    <w:name w:val="Hyperlink"/>
    <w:basedOn w:val="Fuentedeprrafopredeter"/>
    <w:uiPriority w:val="99"/>
    <w:unhideWhenUsed/>
    <w:rsid w:val="00D0595A"/>
    <w:rPr>
      <w:color w:val="0563C1" w:themeColor="hyperlink"/>
      <w:u w:val="single"/>
    </w:rPr>
  </w:style>
  <w:style w:type="paragraph" w:styleId="TDC3">
    <w:name w:val="toc 3"/>
    <w:basedOn w:val="Normal"/>
    <w:next w:val="Normal"/>
    <w:autoRedefine/>
    <w:uiPriority w:val="39"/>
    <w:unhideWhenUsed/>
    <w:rsid w:val="00D0595A"/>
    <w:pPr>
      <w:spacing w:after="100"/>
      <w:ind w:left="440"/>
    </w:pPr>
  </w:style>
  <w:style w:type="paragraph" w:styleId="Textodeglobo">
    <w:name w:val="Balloon Text"/>
    <w:basedOn w:val="Normal"/>
    <w:link w:val="TextodegloboCar"/>
    <w:uiPriority w:val="99"/>
    <w:semiHidden/>
    <w:unhideWhenUsed/>
    <w:rsid w:val="00D26FB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6FB4"/>
    <w:rPr>
      <w:rFonts w:ascii="Segoe UI" w:hAnsi="Segoe UI" w:cs="Segoe UI"/>
      <w:sz w:val="18"/>
      <w:szCs w:val="18"/>
    </w:rPr>
  </w:style>
  <w:style w:type="character" w:styleId="Refdecomentario">
    <w:name w:val="annotation reference"/>
    <w:basedOn w:val="Fuentedeprrafopredeter"/>
    <w:uiPriority w:val="99"/>
    <w:semiHidden/>
    <w:unhideWhenUsed/>
    <w:rsid w:val="002D7EAD"/>
    <w:rPr>
      <w:sz w:val="18"/>
      <w:szCs w:val="18"/>
    </w:rPr>
  </w:style>
  <w:style w:type="paragraph" w:styleId="Textocomentario">
    <w:name w:val="annotation text"/>
    <w:basedOn w:val="Normal"/>
    <w:link w:val="TextocomentarioCar"/>
    <w:uiPriority w:val="99"/>
    <w:semiHidden/>
    <w:unhideWhenUsed/>
    <w:rsid w:val="002D7EAD"/>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2D7EAD"/>
    <w:rPr>
      <w:sz w:val="24"/>
      <w:szCs w:val="24"/>
    </w:rPr>
  </w:style>
  <w:style w:type="paragraph" w:styleId="Asuntodelcomentario">
    <w:name w:val="annotation subject"/>
    <w:basedOn w:val="Textocomentario"/>
    <w:next w:val="Textocomentario"/>
    <w:link w:val="AsuntodelcomentarioCar"/>
    <w:uiPriority w:val="99"/>
    <w:semiHidden/>
    <w:unhideWhenUsed/>
    <w:rsid w:val="002D7EAD"/>
    <w:rPr>
      <w:b/>
      <w:bCs/>
      <w:sz w:val="20"/>
      <w:szCs w:val="20"/>
    </w:rPr>
  </w:style>
  <w:style w:type="character" w:customStyle="1" w:styleId="AsuntodelcomentarioCar">
    <w:name w:val="Asunto del comentario Car"/>
    <w:basedOn w:val="TextocomentarioCar"/>
    <w:link w:val="Asuntodelcomentario"/>
    <w:uiPriority w:val="99"/>
    <w:semiHidden/>
    <w:rsid w:val="002D7EAD"/>
    <w:rPr>
      <w:b/>
      <w:bCs/>
      <w:sz w:val="20"/>
      <w:szCs w:val="20"/>
    </w:rPr>
  </w:style>
  <w:style w:type="paragraph" w:styleId="Revisin">
    <w:name w:val="Revision"/>
    <w:hidden/>
    <w:uiPriority w:val="99"/>
    <w:semiHidden/>
    <w:rsid w:val="00217D82"/>
    <w:pPr>
      <w:spacing w:after="0" w:line="240" w:lineRule="auto"/>
    </w:pPr>
  </w:style>
  <w:style w:type="paragraph" w:customStyle="1" w:styleId="H3">
    <w:name w:val="H3"/>
    <w:basedOn w:val="Ttulo3"/>
    <w:next w:val="Normal"/>
    <w:link w:val="H3Car"/>
    <w:autoRedefine/>
    <w:qFormat/>
    <w:rsid w:val="00FC250E"/>
    <w:rPr>
      <w:rFonts w:ascii="Raleway" w:hAnsi="Raleway"/>
      <w:b/>
      <w:color w:val="auto"/>
      <w:sz w:val="28"/>
    </w:rPr>
  </w:style>
  <w:style w:type="character" w:customStyle="1" w:styleId="H3Car">
    <w:name w:val="H3 Car"/>
    <w:basedOn w:val="H2Car"/>
    <w:link w:val="H3"/>
    <w:rsid w:val="00FC250E"/>
    <w:rPr>
      <w:rFonts w:ascii="Raleway" w:eastAsiaTheme="majorEastAsia" w:hAnsi="Raleway" w:cstheme="majorBidi"/>
      <w:b/>
      <w:color w:val="000000" w:themeColor="text1"/>
      <w:sz w:val="28"/>
      <w:szCs w:val="24"/>
      <w:lang w:eastAsia="es-MX"/>
    </w:rPr>
  </w:style>
  <w:style w:type="paragraph" w:styleId="TDC4">
    <w:name w:val="toc 4"/>
    <w:basedOn w:val="Normal"/>
    <w:next w:val="Normal"/>
    <w:autoRedefine/>
    <w:uiPriority w:val="39"/>
    <w:unhideWhenUsed/>
    <w:rsid w:val="00BF3B47"/>
    <w:pPr>
      <w:spacing w:after="100"/>
      <w:ind w:left="660"/>
    </w:pPr>
  </w:style>
  <w:style w:type="character" w:customStyle="1" w:styleId="Ttulo3Car">
    <w:name w:val="Título 3 Car"/>
    <w:basedOn w:val="Fuentedeprrafopredeter"/>
    <w:link w:val="Ttulo3"/>
    <w:uiPriority w:val="9"/>
    <w:semiHidden/>
    <w:rsid w:val="00FC250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C250E"/>
    <w:rPr>
      <w:rFonts w:asciiTheme="majorHAnsi" w:eastAsiaTheme="majorEastAsia" w:hAnsiTheme="majorHAnsi" w:cstheme="majorBidi"/>
      <w:i/>
      <w:iCs/>
      <w:color w:val="2E74B5" w:themeColor="accent1" w:themeShade="BF"/>
    </w:rPr>
  </w:style>
  <w:style w:type="paragraph" w:styleId="TDC5">
    <w:name w:val="toc 5"/>
    <w:basedOn w:val="Normal"/>
    <w:next w:val="Normal"/>
    <w:autoRedefine/>
    <w:uiPriority w:val="39"/>
    <w:unhideWhenUsed/>
    <w:rsid w:val="00BF3B47"/>
    <w:pPr>
      <w:spacing w:after="100"/>
      <w:ind w:left="880"/>
    </w:pPr>
    <w:rPr>
      <w:rFonts w:eastAsiaTheme="minorEastAsia"/>
      <w:lang w:eastAsia="ja-JP"/>
    </w:rPr>
  </w:style>
  <w:style w:type="paragraph" w:styleId="TDC6">
    <w:name w:val="toc 6"/>
    <w:basedOn w:val="Normal"/>
    <w:next w:val="Normal"/>
    <w:autoRedefine/>
    <w:uiPriority w:val="39"/>
    <w:unhideWhenUsed/>
    <w:rsid w:val="00BF3B47"/>
    <w:pPr>
      <w:spacing w:after="100"/>
      <w:ind w:left="1100"/>
    </w:pPr>
    <w:rPr>
      <w:rFonts w:eastAsiaTheme="minorEastAsia"/>
      <w:lang w:eastAsia="ja-JP"/>
    </w:rPr>
  </w:style>
  <w:style w:type="paragraph" w:styleId="TDC7">
    <w:name w:val="toc 7"/>
    <w:basedOn w:val="Normal"/>
    <w:next w:val="Normal"/>
    <w:autoRedefine/>
    <w:uiPriority w:val="39"/>
    <w:unhideWhenUsed/>
    <w:rsid w:val="00BF3B47"/>
    <w:pPr>
      <w:spacing w:after="100"/>
      <w:ind w:left="1320"/>
    </w:pPr>
    <w:rPr>
      <w:rFonts w:eastAsiaTheme="minorEastAsia"/>
      <w:lang w:eastAsia="ja-JP"/>
    </w:rPr>
  </w:style>
  <w:style w:type="paragraph" w:styleId="TDC8">
    <w:name w:val="toc 8"/>
    <w:basedOn w:val="Normal"/>
    <w:next w:val="Normal"/>
    <w:autoRedefine/>
    <w:uiPriority w:val="39"/>
    <w:unhideWhenUsed/>
    <w:rsid w:val="00BF3B47"/>
    <w:pPr>
      <w:spacing w:after="100"/>
      <w:ind w:left="1540"/>
    </w:pPr>
    <w:rPr>
      <w:rFonts w:eastAsiaTheme="minorEastAsia"/>
      <w:lang w:eastAsia="ja-JP"/>
    </w:rPr>
  </w:style>
  <w:style w:type="paragraph" w:styleId="TDC9">
    <w:name w:val="toc 9"/>
    <w:basedOn w:val="Normal"/>
    <w:next w:val="Normal"/>
    <w:autoRedefine/>
    <w:uiPriority w:val="39"/>
    <w:unhideWhenUsed/>
    <w:rsid w:val="00BF3B47"/>
    <w:pPr>
      <w:spacing w:after="100"/>
      <w:ind w:left="176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4360">
      <w:bodyDiv w:val="1"/>
      <w:marLeft w:val="0"/>
      <w:marRight w:val="0"/>
      <w:marTop w:val="0"/>
      <w:marBottom w:val="0"/>
      <w:divBdr>
        <w:top w:val="none" w:sz="0" w:space="0" w:color="auto"/>
        <w:left w:val="none" w:sz="0" w:space="0" w:color="auto"/>
        <w:bottom w:val="none" w:sz="0" w:space="0" w:color="auto"/>
        <w:right w:val="none" w:sz="0" w:space="0" w:color="auto"/>
      </w:divBdr>
    </w:div>
    <w:div w:id="576865796">
      <w:bodyDiv w:val="1"/>
      <w:marLeft w:val="0"/>
      <w:marRight w:val="0"/>
      <w:marTop w:val="0"/>
      <w:marBottom w:val="0"/>
      <w:divBdr>
        <w:top w:val="none" w:sz="0" w:space="0" w:color="auto"/>
        <w:left w:val="none" w:sz="0" w:space="0" w:color="auto"/>
        <w:bottom w:val="none" w:sz="0" w:space="0" w:color="auto"/>
        <w:right w:val="none" w:sz="0" w:space="0" w:color="auto"/>
      </w:divBdr>
    </w:div>
    <w:div w:id="800882356">
      <w:bodyDiv w:val="1"/>
      <w:marLeft w:val="0"/>
      <w:marRight w:val="0"/>
      <w:marTop w:val="0"/>
      <w:marBottom w:val="0"/>
      <w:divBdr>
        <w:top w:val="none" w:sz="0" w:space="0" w:color="auto"/>
        <w:left w:val="none" w:sz="0" w:space="0" w:color="auto"/>
        <w:bottom w:val="none" w:sz="0" w:space="0" w:color="auto"/>
        <w:right w:val="none" w:sz="0" w:space="0" w:color="auto"/>
      </w:divBdr>
    </w:div>
    <w:div w:id="808976925">
      <w:bodyDiv w:val="1"/>
      <w:marLeft w:val="0"/>
      <w:marRight w:val="0"/>
      <w:marTop w:val="0"/>
      <w:marBottom w:val="0"/>
      <w:divBdr>
        <w:top w:val="none" w:sz="0" w:space="0" w:color="auto"/>
        <w:left w:val="none" w:sz="0" w:space="0" w:color="auto"/>
        <w:bottom w:val="none" w:sz="0" w:space="0" w:color="auto"/>
        <w:right w:val="none" w:sz="0" w:space="0" w:color="auto"/>
      </w:divBdr>
    </w:div>
    <w:div w:id="920259931">
      <w:bodyDiv w:val="1"/>
      <w:marLeft w:val="0"/>
      <w:marRight w:val="0"/>
      <w:marTop w:val="0"/>
      <w:marBottom w:val="0"/>
      <w:divBdr>
        <w:top w:val="none" w:sz="0" w:space="0" w:color="auto"/>
        <w:left w:val="none" w:sz="0" w:space="0" w:color="auto"/>
        <w:bottom w:val="none" w:sz="0" w:space="0" w:color="auto"/>
        <w:right w:val="none" w:sz="0" w:space="0" w:color="auto"/>
      </w:divBdr>
    </w:div>
    <w:div w:id="1114787199">
      <w:bodyDiv w:val="1"/>
      <w:marLeft w:val="0"/>
      <w:marRight w:val="0"/>
      <w:marTop w:val="0"/>
      <w:marBottom w:val="0"/>
      <w:divBdr>
        <w:top w:val="none" w:sz="0" w:space="0" w:color="auto"/>
        <w:left w:val="none" w:sz="0" w:space="0" w:color="auto"/>
        <w:bottom w:val="none" w:sz="0" w:space="0" w:color="auto"/>
        <w:right w:val="none" w:sz="0" w:space="0" w:color="auto"/>
      </w:divBdr>
    </w:div>
    <w:div w:id="1279949539">
      <w:bodyDiv w:val="1"/>
      <w:marLeft w:val="0"/>
      <w:marRight w:val="0"/>
      <w:marTop w:val="0"/>
      <w:marBottom w:val="0"/>
      <w:divBdr>
        <w:top w:val="none" w:sz="0" w:space="0" w:color="auto"/>
        <w:left w:val="none" w:sz="0" w:space="0" w:color="auto"/>
        <w:bottom w:val="none" w:sz="0" w:space="0" w:color="auto"/>
        <w:right w:val="none" w:sz="0" w:space="0" w:color="auto"/>
      </w:divBdr>
    </w:div>
    <w:div w:id="1518082359">
      <w:bodyDiv w:val="1"/>
      <w:marLeft w:val="0"/>
      <w:marRight w:val="0"/>
      <w:marTop w:val="0"/>
      <w:marBottom w:val="0"/>
      <w:divBdr>
        <w:top w:val="none" w:sz="0" w:space="0" w:color="auto"/>
        <w:left w:val="none" w:sz="0" w:space="0" w:color="auto"/>
        <w:bottom w:val="none" w:sz="0" w:space="0" w:color="auto"/>
        <w:right w:val="none" w:sz="0" w:space="0" w:color="auto"/>
      </w:divBdr>
    </w:div>
    <w:div w:id="1648246525">
      <w:bodyDiv w:val="1"/>
      <w:marLeft w:val="0"/>
      <w:marRight w:val="0"/>
      <w:marTop w:val="0"/>
      <w:marBottom w:val="0"/>
      <w:divBdr>
        <w:top w:val="none" w:sz="0" w:space="0" w:color="auto"/>
        <w:left w:val="none" w:sz="0" w:space="0" w:color="auto"/>
        <w:bottom w:val="none" w:sz="0" w:space="0" w:color="auto"/>
        <w:right w:val="none" w:sz="0" w:space="0" w:color="auto"/>
      </w:divBdr>
    </w:div>
    <w:div w:id="1689332588">
      <w:bodyDiv w:val="1"/>
      <w:marLeft w:val="0"/>
      <w:marRight w:val="0"/>
      <w:marTop w:val="0"/>
      <w:marBottom w:val="0"/>
      <w:divBdr>
        <w:top w:val="none" w:sz="0" w:space="0" w:color="auto"/>
        <w:left w:val="none" w:sz="0" w:space="0" w:color="auto"/>
        <w:bottom w:val="none" w:sz="0" w:space="0" w:color="auto"/>
        <w:right w:val="none" w:sz="0" w:space="0" w:color="auto"/>
      </w:divBdr>
    </w:div>
    <w:div w:id="1747147449">
      <w:bodyDiv w:val="1"/>
      <w:marLeft w:val="0"/>
      <w:marRight w:val="0"/>
      <w:marTop w:val="0"/>
      <w:marBottom w:val="0"/>
      <w:divBdr>
        <w:top w:val="none" w:sz="0" w:space="0" w:color="auto"/>
        <w:left w:val="none" w:sz="0" w:space="0" w:color="auto"/>
        <w:bottom w:val="none" w:sz="0" w:space="0" w:color="auto"/>
        <w:right w:val="none" w:sz="0" w:space="0" w:color="auto"/>
      </w:divBdr>
    </w:div>
    <w:div w:id="1759786843">
      <w:bodyDiv w:val="1"/>
      <w:marLeft w:val="0"/>
      <w:marRight w:val="0"/>
      <w:marTop w:val="0"/>
      <w:marBottom w:val="0"/>
      <w:divBdr>
        <w:top w:val="none" w:sz="0" w:space="0" w:color="auto"/>
        <w:left w:val="none" w:sz="0" w:space="0" w:color="auto"/>
        <w:bottom w:val="none" w:sz="0" w:space="0" w:color="auto"/>
        <w:right w:val="none" w:sz="0" w:space="0" w:color="auto"/>
      </w:divBdr>
    </w:div>
    <w:div w:id="191169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emf"/><Relationship Id="rId11" Type="http://schemas.openxmlformats.org/officeDocument/2006/relationships/image" Target="media/image5.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jpe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jpeg"/><Relationship Id="rId56" Type="http://schemas.openxmlformats.org/officeDocument/2006/relationships/header" Target="header4.xml"/><Relationship Id="rId8" Type="http://schemas.openxmlformats.org/officeDocument/2006/relationships/image" Target="media/image1.emf"/><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jpeg"/><Relationship Id="rId59"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jpe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emf"/><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17272-D847-4B72-86D6-4259C0CC6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71</Pages>
  <Words>7149</Words>
  <Characters>39323</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Hernández</dc:creator>
  <cp:keywords/>
  <dc:description/>
  <cp:lastModifiedBy>Luis Fernando Gomez Alejandre</cp:lastModifiedBy>
  <cp:revision>14</cp:revision>
  <dcterms:created xsi:type="dcterms:W3CDTF">2016-06-05T00:30:00Z</dcterms:created>
  <dcterms:modified xsi:type="dcterms:W3CDTF">2016-06-06T17:00:00Z</dcterms:modified>
</cp:coreProperties>
</file>